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068CA" w14:textId="26FB8B6E" w:rsidR="1470F30D" w:rsidRPr="00F54781" w:rsidRDefault="1470F30D" w:rsidP="00C40BA2">
      <w:pPr>
        <w:pStyle w:val="Heading5"/>
        <w:numPr>
          <w:ilvl w:val="0"/>
          <w:numId w:val="0"/>
        </w:numPr>
      </w:pPr>
    </w:p>
    <w:p w14:paraId="1AAEF96C" w14:textId="77777777" w:rsidR="00790B50" w:rsidRPr="00790B50" w:rsidRDefault="00790B50" w:rsidP="452C587D">
      <w:pPr>
        <w:pStyle w:val="author"/>
        <w:outlineLvl w:val="0"/>
        <w:rPr>
          <w:b/>
          <w:bCs/>
          <w:color w:val="000000" w:themeColor="text1"/>
          <w:sz w:val="28"/>
          <w:szCs w:val="28"/>
        </w:rPr>
      </w:pPr>
      <w:r w:rsidRPr="00790B50">
        <w:rPr>
          <w:b/>
          <w:bCs/>
          <w:color w:val="000000" w:themeColor="text1"/>
          <w:sz w:val="28"/>
          <w:szCs w:val="28"/>
        </w:rPr>
        <w:t>Enhancing Trust in the Cryptocurrency Marketplace: A Risk Scoring Approach</w:t>
      </w:r>
    </w:p>
    <w:p w14:paraId="5C444123" w14:textId="7BE14380" w:rsidR="00B5181B" w:rsidRPr="00963BDA" w:rsidRDefault="00B5181B" w:rsidP="001F7C8D">
      <w:pPr>
        <w:pStyle w:val="author"/>
        <w:spacing w:after="0"/>
        <w:ind w:firstLine="0"/>
        <w:outlineLvl w:val="0"/>
        <w:rPr>
          <w:b/>
          <w:color w:val="000000" w:themeColor="text1"/>
          <w:sz w:val="28"/>
          <w:szCs w:val="28"/>
        </w:rPr>
      </w:pPr>
    </w:p>
    <w:p w14:paraId="5555715A" w14:textId="77777777" w:rsidR="00BA0774" w:rsidRDefault="00BA0774" w:rsidP="00E3194C">
      <w:pPr>
        <w:pStyle w:val="author"/>
        <w:spacing w:after="0"/>
        <w:rPr>
          <w:lang w:val="de-DE"/>
        </w:rPr>
      </w:pPr>
    </w:p>
    <w:p w14:paraId="49EA6C4D" w14:textId="199955DA" w:rsidR="009B1D59" w:rsidRPr="00BA0774" w:rsidRDefault="6B9D6C99" w:rsidP="6B9D6C99">
      <w:pPr>
        <w:pStyle w:val="author"/>
        <w:spacing w:after="0"/>
        <w:rPr>
          <w:b/>
          <w:bCs/>
          <w:sz w:val="28"/>
          <w:szCs w:val="28"/>
        </w:rPr>
      </w:pPr>
      <w:r w:rsidRPr="6B9D6C99">
        <w:rPr>
          <w:lang w:val="de-DE"/>
        </w:rPr>
        <w:t>Sudip Bhattacharyya</w:t>
      </w:r>
      <w:r w:rsidR="1B50F63B" w:rsidRPr="005A5D3B">
        <w:rPr>
          <w:sz w:val="28"/>
          <w:szCs w:val="28"/>
          <w:vertAlign w:val="superscript"/>
          <w:lang w:val="de-DE"/>
          <w:rPrChange w:id="0" w:author="Daniel Engels" w:date="2018-07-31T23:35:00Z">
            <w:rPr>
              <w:vertAlign w:val="superscript"/>
              <w:lang w:val="de-DE"/>
            </w:rPr>
          </w:rPrChange>
        </w:rPr>
        <w:t>1</w:t>
      </w:r>
      <w:r w:rsidRPr="6B9D6C99">
        <w:rPr>
          <w:lang w:val="de-DE"/>
        </w:rPr>
        <w:t>, Dan Freeman</w:t>
      </w:r>
      <w:ins w:id="1" w:author="Daniel Engels" w:date="2018-07-31T23:35:00Z">
        <w:r w:rsidR="005A5D3B" w:rsidRPr="006B2E16">
          <w:rPr>
            <w:sz w:val="28"/>
            <w:szCs w:val="28"/>
            <w:vertAlign w:val="superscript"/>
            <w:lang w:val="de-DE"/>
          </w:rPr>
          <w:t>1</w:t>
        </w:r>
      </w:ins>
      <w:del w:id="2" w:author="Daniel Engels" w:date="2018-07-31T23:35:00Z">
        <w:r w:rsidR="1B50F63B" w:rsidRPr="00EC6C66" w:rsidDel="005A5D3B">
          <w:rPr>
            <w:vertAlign w:val="superscript"/>
            <w:lang w:val="de-DE"/>
          </w:rPr>
          <w:delText>1</w:delText>
        </w:r>
      </w:del>
      <w:r w:rsidRPr="6B9D6C99">
        <w:rPr>
          <w:lang w:val="de-DE"/>
        </w:rPr>
        <w:t>, Timothy McWilliams</w:t>
      </w:r>
      <w:ins w:id="3" w:author="Daniel Engels" w:date="2018-07-31T23:35:00Z">
        <w:r w:rsidR="005A5D3B" w:rsidRPr="006B2E16">
          <w:rPr>
            <w:sz w:val="28"/>
            <w:szCs w:val="28"/>
            <w:vertAlign w:val="superscript"/>
            <w:lang w:val="de-DE"/>
          </w:rPr>
          <w:t>1</w:t>
        </w:r>
      </w:ins>
      <w:del w:id="4" w:author="Daniel Engels" w:date="2018-07-31T23:35:00Z">
        <w:r w:rsidR="1C62F564" w:rsidRPr="00EC6C66" w:rsidDel="005A5D3B">
          <w:rPr>
            <w:vertAlign w:val="superscript"/>
            <w:lang w:val="de-DE"/>
          </w:rPr>
          <w:delText>1</w:delText>
        </w:r>
      </w:del>
      <w:r w:rsidRPr="6B9D6C99">
        <w:rPr>
          <w:lang w:val="de-DE"/>
        </w:rPr>
        <w:t xml:space="preserve">, </w:t>
      </w:r>
    </w:p>
    <w:p w14:paraId="4149A14F" w14:textId="1A22EC4A" w:rsidR="009B1D59" w:rsidRPr="009A3755" w:rsidRDefault="6B9D6C99" w:rsidP="005A5D3B">
      <w:pPr>
        <w:pStyle w:val="author"/>
        <w:spacing w:after="0"/>
        <w:ind w:firstLine="230"/>
        <w:rPr>
          <w:lang w:val="de-DE"/>
        </w:rPr>
        <w:pPrChange w:id="5" w:author="Daniel Engels" w:date="2018-07-31T23:38:00Z">
          <w:pPr>
            <w:pStyle w:val="author"/>
          </w:pPr>
        </w:pPrChange>
      </w:pPr>
      <w:r w:rsidRPr="6B9D6C99">
        <w:rPr>
          <w:lang w:val="de-DE"/>
        </w:rPr>
        <w:t xml:space="preserve">Craig </w:t>
      </w:r>
      <w:r w:rsidR="00D169CC" w:rsidRPr="6B9D6C99">
        <w:rPr>
          <w:lang w:val="de-DE"/>
        </w:rPr>
        <w:t>Hall</w:t>
      </w:r>
      <w:r w:rsidR="00D169CC" w:rsidRPr="005A5D3B">
        <w:rPr>
          <w:sz w:val="28"/>
          <w:szCs w:val="28"/>
          <w:vertAlign w:val="superscript"/>
          <w:lang w:val="de-DE"/>
          <w:rPrChange w:id="6" w:author="Daniel Engels" w:date="2018-07-31T23:35:00Z">
            <w:rPr>
              <w:vertAlign w:val="superscript"/>
              <w:lang w:val="de-DE"/>
            </w:rPr>
          </w:rPrChange>
        </w:rPr>
        <w:t>2</w:t>
      </w:r>
      <w:r w:rsidR="007660B3">
        <w:rPr>
          <w:lang w:val="de-DE"/>
        </w:rPr>
        <w:t xml:space="preserve">, </w:t>
      </w:r>
      <w:r w:rsidR="007660B3">
        <w:t xml:space="preserve">Pablo </w:t>
      </w:r>
      <w:r w:rsidR="007660B3">
        <w:rPr>
          <w:rStyle w:val="gi"/>
        </w:rPr>
        <w:t>Peillard</w:t>
      </w:r>
      <w:r w:rsidR="00D169CC" w:rsidRPr="005A5D3B">
        <w:rPr>
          <w:rStyle w:val="gi"/>
          <w:sz w:val="28"/>
          <w:szCs w:val="28"/>
          <w:vertAlign w:val="superscript"/>
          <w:rPrChange w:id="7" w:author="Daniel Engels" w:date="2018-07-31T23:35:00Z">
            <w:rPr>
              <w:rStyle w:val="gi"/>
              <w:vertAlign w:val="superscript"/>
            </w:rPr>
          </w:rPrChange>
        </w:rPr>
        <w:t>2</w:t>
      </w:r>
    </w:p>
    <w:p w14:paraId="40BE3DA6" w14:textId="6EAC1BCD" w:rsidR="009B1D59" w:rsidRPr="00AC0BED" w:rsidRDefault="005A5D3B" w:rsidP="6B9D6C99">
      <w:pPr>
        <w:pStyle w:val="authorinfo"/>
        <w:rPr>
          <w:lang w:val="de-DE"/>
        </w:rPr>
      </w:pPr>
      <w:ins w:id="8" w:author="Daniel Engels" w:date="2018-07-31T23:35:00Z">
        <w:r w:rsidRPr="006B2E16">
          <w:rPr>
            <w:sz w:val="28"/>
            <w:szCs w:val="28"/>
            <w:vertAlign w:val="superscript"/>
            <w:lang w:val="de-DE"/>
          </w:rPr>
          <w:t>1</w:t>
        </w:r>
      </w:ins>
      <w:del w:id="9" w:author="Daniel Engels" w:date="2018-07-31T23:35:00Z">
        <w:r w:rsidR="00D7706D" w:rsidRPr="00EC6C66" w:rsidDel="005A5D3B">
          <w:rPr>
            <w:vertAlign w:val="superscript"/>
            <w:lang w:val="de-DE"/>
          </w:rPr>
          <w:delText>1</w:delText>
        </w:r>
      </w:del>
      <w:r w:rsidR="6B9D6C99" w:rsidRPr="003F20C9">
        <w:rPr>
          <w:lang w:val="de-DE"/>
        </w:rPr>
        <w:t xml:space="preserve">Southern </w:t>
      </w:r>
      <w:r w:rsidR="6B9D6C99" w:rsidRPr="00FC5CDC">
        <w:rPr>
          <w:lang w:val="de-DE"/>
        </w:rPr>
        <w:t>Methodist University</w:t>
      </w:r>
    </w:p>
    <w:p w14:paraId="5D4FDD00" w14:textId="77777777" w:rsidR="007F2CEE" w:rsidRPr="00747AAA" w:rsidRDefault="6B9D6C99" w:rsidP="6B9D6C99">
      <w:pPr>
        <w:pStyle w:val="email"/>
        <w:rPr>
          <w:lang w:val="de-DE"/>
        </w:rPr>
      </w:pPr>
      <w:r w:rsidRPr="00AC13BF">
        <w:rPr>
          <w:lang w:val="de-DE"/>
        </w:rPr>
        <w:t>6425 Boaz Lane</w:t>
      </w:r>
    </w:p>
    <w:p w14:paraId="5BDE1EB7" w14:textId="77777777" w:rsidR="007F2CEE" w:rsidRPr="006E3570" w:rsidRDefault="6B9D6C99" w:rsidP="6B9D6C99">
      <w:pPr>
        <w:pStyle w:val="email"/>
        <w:rPr>
          <w:lang w:val="de-DE"/>
        </w:rPr>
      </w:pPr>
      <w:r w:rsidRPr="008C5707">
        <w:rPr>
          <w:lang w:val="de-DE"/>
        </w:rPr>
        <w:t>Dallas, TX 75205</w:t>
      </w:r>
    </w:p>
    <w:p w14:paraId="1923FE81" w14:textId="6B913F83" w:rsidR="00DD5F20" w:rsidRPr="00DD5F20" w:rsidRDefault="6B9D6C99" w:rsidP="00D406B3">
      <w:pPr>
        <w:pStyle w:val="author"/>
        <w:spacing w:after="0"/>
        <w:ind w:firstLine="230"/>
        <w:rPr>
          <w:lang w:val="de-DE"/>
        </w:rPr>
        <w:pPrChange w:id="10" w:author="Daniel Engels" w:date="2018-07-31T23:19:00Z">
          <w:pPr>
            <w:pStyle w:val="author"/>
          </w:pPr>
        </w:pPrChange>
      </w:pPr>
      <w:r w:rsidRPr="00D169CC">
        <w:rPr>
          <w:sz w:val="18"/>
          <w:lang w:val="de-DE"/>
        </w:rPr>
        <w:t xml:space="preserve">{sbhattacharyya, freemand, </w:t>
      </w:r>
      <w:r w:rsidR="004345AC" w:rsidRPr="00D169CC">
        <w:rPr>
          <w:sz w:val="18"/>
          <w:lang w:val="de-DE"/>
        </w:rPr>
        <w:t>tmcwilliams}@smu.edu</w:t>
      </w:r>
    </w:p>
    <w:p w14:paraId="717C33D0" w14:textId="50FF7CDB" w:rsidR="00DD5F20" w:rsidRPr="00AC0BED" w:rsidRDefault="00EC3276" w:rsidP="00DD5F20">
      <w:pPr>
        <w:pStyle w:val="authorinfo"/>
        <w:rPr>
          <w:lang w:val="de-DE"/>
        </w:rPr>
      </w:pPr>
      <w:r w:rsidRPr="005A5D3B">
        <w:rPr>
          <w:sz w:val="28"/>
          <w:szCs w:val="28"/>
          <w:vertAlign w:val="superscript"/>
          <w:lang w:val="de-DE"/>
          <w:rPrChange w:id="11" w:author="Daniel Engels" w:date="2018-07-31T23:35:00Z">
            <w:rPr>
              <w:vertAlign w:val="superscript"/>
              <w:lang w:val="de-DE"/>
            </w:rPr>
          </w:rPrChange>
        </w:rPr>
        <w:t>2</w:t>
      </w:r>
      <w:r w:rsidR="0009099B">
        <w:rPr>
          <w:lang w:val="de-DE"/>
        </w:rPr>
        <w:t>Caudicum</w:t>
      </w:r>
    </w:p>
    <w:p w14:paraId="0FE4F1E1" w14:textId="5480194F" w:rsidR="006715F6" w:rsidRDefault="006715F6" w:rsidP="00DD5F20">
      <w:pPr>
        <w:pStyle w:val="email"/>
        <w:rPr>
          <w:rStyle w:val="lrzxr"/>
        </w:rPr>
      </w:pPr>
      <w:r>
        <w:rPr>
          <w:rStyle w:val="lrzxr"/>
        </w:rPr>
        <w:t>1920 McKinney Ave.</w:t>
      </w:r>
      <w:r w:rsidR="00FA50B1">
        <w:rPr>
          <w:rStyle w:val="lrzxr"/>
        </w:rPr>
        <w:t>,</w:t>
      </w:r>
      <w:r>
        <w:rPr>
          <w:rStyle w:val="lrzxr"/>
        </w:rPr>
        <w:t xml:space="preserve"> Suite 750</w:t>
      </w:r>
    </w:p>
    <w:p w14:paraId="77FD63DA" w14:textId="4920479B" w:rsidR="00D7706D" w:rsidRPr="00D7706D" w:rsidRDefault="00DD5F20" w:rsidP="00FA50B1">
      <w:pPr>
        <w:pStyle w:val="email"/>
        <w:rPr>
          <w:lang w:val="de-DE"/>
        </w:rPr>
      </w:pPr>
      <w:r w:rsidRPr="008C5707">
        <w:rPr>
          <w:lang w:val="de-DE"/>
        </w:rPr>
        <w:t xml:space="preserve">Dallas, TX </w:t>
      </w:r>
      <w:r w:rsidR="006715F6" w:rsidRPr="006715F6">
        <w:rPr>
          <w:lang w:val="de-DE"/>
        </w:rPr>
        <w:t>75201</w:t>
      </w:r>
      <w:r w:rsidRPr="000130FD">
        <w:rPr>
          <w:rStyle w:val="Hyperlink"/>
          <w:szCs w:val="18"/>
          <w:lang w:val="de-DE"/>
        </w:rPr>
        <w:br/>
      </w:r>
      <w:r w:rsidRPr="003F20C9">
        <w:rPr>
          <w:lang w:val="de-DE"/>
        </w:rPr>
        <w:t>{</w:t>
      </w:r>
      <w:proofErr w:type="spellStart"/>
      <w:r w:rsidRPr="00FC5CDC">
        <w:rPr>
          <w:lang w:val="de-DE"/>
        </w:rPr>
        <w:t>craig</w:t>
      </w:r>
      <w:proofErr w:type="spellEnd"/>
      <w:r w:rsidRPr="00AC0BED">
        <w:rPr>
          <w:lang w:val="de-DE"/>
        </w:rPr>
        <w:t xml:space="preserve">, </w:t>
      </w:r>
      <w:proofErr w:type="spellStart"/>
      <w:r w:rsidRPr="000F51E6">
        <w:rPr>
          <w:rStyle w:val="Hyperlink"/>
          <w:color w:val="000000" w:themeColor="text1"/>
          <w:u w:val="none"/>
          <w:lang w:val="de-DE"/>
        </w:rPr>
        <w:t>pablo</w:t>
      </w:r>
      <w:proofErr w:type="spellEnd"/>
      <w:r w:rsidRPr="000F51E6">
        <w:rPr>
          <w:rStyle w:val="Hyperlink"/>
          <w:color w:val="000000" w:themeColor="text1"/>
          <w:u w:val="none"/>
          <w:lang w:val="de-DE"/>
        </w:rPr>
        <w:t>}@caudicum.com</w:t>
      </w:r>
    </w:p>
    <w:p w14:paraId="773EE2B1" w14:textId="4383FF86" w:rsidR="009B1D59" w:rsidRPr="00EB5731" w:rsidRDefault="6B9D6C99" w:rsidP="4F42922F">
      <w:pPr>
        <w:pStyle w:val="abstract"/>
        <w:rPr>
          <w:rFonts w:ascii="Times New Roman" w:eastAsia="Times New Roman" w:hAnsi="Times New Roman"/>
        </w:rPr>
      </w:pPr>
      <w:r w:rsidRPr="00EB5731">
        <w:rPr>
          <w:b/>
        </w:rPr>
        <w:t>Abstract.</w:t>
      </w:r>
      <w:r w:rsidRPr="00EB5731">
        <w:rPr>
          <w:rFonts w:ascii="Times New Roman" w:eastAsia="Times New Roman" w:hAnsi="Times New Roman"/>
        </w:rPr>
        <w:t xml:space="preserve"> </w:t>
      </w:r>
      <w:r w:rsidR="00696D84" w:rsidRPr="00696D84">
        <w:rPr>
          <w:color w:val="000000" w:themeColor="text1"/>
        </w:rPr>
        <w:t xml:space="preserve">In this paper, we </w:t>
      </w:r>
      <w:del w:id="12" w:author="Daniel Engels" w:date="2018-07-31T23:39:00Z">
        <w:r w:rsidR="00696D84" w:rsidRPr="00696D84" w:rsidDel="005A5D3B">
          <w:rPr>
            <w:color w:val="000000" w:themeColor="text1"/>
          </w:rPr>
          <w:delText xml:space="preserve">introduce </w:delText>
        </w:r>
      </w:del>
      <w:ins w:id="13" w:author="Daniel Engels" w:date="2018-07-31T23:39:00Z">
        <w:r w:rsidR="005A5D3B">
          <w:rPr>
            <w:color w:val="000000" w:themeColor="text1"/>
          </w:rPr>
          <w:t>present</w:t>
        </w:r>
        <w:r w:rsidR="005A5D3B" w:rsidRPr="00696D84">
          <w:rPr>
            <w:color w:val="000000" w:themeColor="text1"/>
          </w:rPr>
          <w:t xml:space="preserve"> </w:t>
        </w:r>
      </w:ins>
      <w:r w:rsidR="00696D84" w:rsidRPr="00696D84">
        <w:rPr>
          <w:color w:val="000000" w:themeColor="text1"/>
        </w:rPr>
        <w:t xml:space="preserve">a risk scoring mechanism for cryptocurrency users. While the decentralized architecture of blockchain technology on which cryptocurrencies operate has many benefits, the anonymity of users </w:t>
      </w:r>
      <w:del w:id="14" w:author="Daniel Engels" w:date="2018-07-31T23:41:00Z">
        <w:r w:rsidR="00696D84" w:rsidRPr="00696D84" w:rsidDel="00385182">
          <w:rPr>
            <w:color w:val="000000" w:themeColor="text1"/>
          </w:rPr>
          <w:delText>in this space</w:delText>
        </w:r>
      </w:del>
      <w:ins w:id="15" w:author="Daniel Engels" w:date="2018-07-31T23:41:00Z">
        <w:r w:rsidR="00385182">
          <w:rPr>
            <w:color w:val="000000" w:themeColor="text1"/>
          </w:rPr>
          <w:t>on the blockchain</w:t>
        </w:r>
      </w:ins>
      <w:r w:rsidR="00696D84" w:rsidRPr="00696D84">
        <w:rPr>
          <w:color w:val="000000" w:themeColor="text1"/>
        </w:rPr>
        <w:t xml:space="preserve"> has provided criminal users an </w:t>
      </w:r>
      <w:del w:id="16" w:author="Daniel Engels" w:date="2018-07-31T23:42:00Z">
        <w:r w:rsidR="00696D84" w:rsidRPr="00696D84" w:rsidDel="00385182">
          <w:rPr>
            <w:color w:val="000000" w:themeColor="text1"/>
          </w:rPr>
          <w:delText xml:space="preserve">alternative to cash for harboring </w:delText>
        </w:r>
      </w:del>
      <w:ins w:id="17" w:author="Daniel Engels" w:date="2018-07-31T23:42:00Z">
        <w:r w:rsidR="00385182">
          <w:rPr>
            <w:color w:val="000000" w:themeColor="text1"/>
          </w:rPr>
          <w:t xml:space="preserve">opportunity to hide both their identities and </w:t>
        </w:r>
      </w:ins>
      <w:r w:rsidR="00696D84" w:rsidRPr="00696D84">
        <w:rPr>
          <w:color w:val="000000" w:themeColor="text1"/>
        </w:rPr>
        <w:t xml:space="preserve">their illicit activities. In order to distinguish </w:t>
      </w:r>
      <w:r w:rsidR="00C90B14" w:rsidRPr="00696D84">
        <w:rPr>
          <w:color w:val="000000" w:themeColor="text1"/>
        </w:rPr>
        <w:t>law</w:t>
      </w:r>
      <w:r w:rsidR="00C90B14">
        <w:rPr>
          <w:color w:val="000000" w:themeColor="text1"/>
        </w:rPr>
        <w:t>-</w:t>
      </w:r>
      <w:r w:rsidR="00696D84" w:rsidRPr="00696D84">
        <w:rPr>
          <w:color w:val="000000" w:themeColor="text1"/>
        </w:rPr>
        <w:t>abiding cryptocurrency users from potential threats in the Bitcoin marketplace, we analyze</w:t>
      </w:r>
      <w:r w:rsidR="00080BD4">
        <w:rPr>
          <w:rStyle w:val="CommentReference"/>
        </w:rPr>
        <w:t xml:space="preserve"> </w:t>
      </w:r>
      <w:r w:rsidR="006F5E70">
        <w:rPr>
          <w:color w:val="000000" w:themeColor="text1"/>
        </w:rPr>
        <w:t>h</w:t>
      </w:r>
      <w:r w:rsidR="00696D84" w:rsidRPr="00696D84">
        <w:rPr>
          <w:color w:val="000000" w:themeColor="text1"/>
        </w:rPr>
        <w:t>istorical hacks and thefts to profile transactions, classify them into risky and non-risky categories using several machine learning techniques</w:t>
      </w:r>
      <w:ins w:id="18" w:author="Daniel Engels" w:date="2018-07-31T23:44:00Z">
        <w:r w:rsidR="00385182">
          <w:rPr>
            <w:color w:val="000000" w:themeColor="text1"/>
          </w:rPr>
          <w:t>,</w:t>
        </w:r>
      </w:ins>
      <w:r w:rsidR="00696D84" w:rsidRPr="00696D84">
        <w:rPr>
          <w:color w:val="000000" w:themeColor="text1"/>
        </w:rPr>
        <w:t xml:space="preserve"> and finally </w:t>
      </w:r>
      <w:del w:id="19" w:author="Daniel Engels" w:date="2018-07-31T23:44:00Z">
        <w:r w:rsidR="00696D84" w:rsidRPr="00696D84" w:rsidDel="00385182">
          <w:rPr>
            <w:color w:val="000000" w:themeColor="text1"/>
          </w:rPr>
          <w:delText xml:space="preserve">develop </w:delText>
        </w:r>
      </w:del>
      <w:ins w:id="20" w:author="Daniel Engels" w:date="2018-07-31T23:44:00Z">
        <w:r w:rsidR="00385182">
          <w:rPr>
            <w:color w:val="000000" w:themeColor="text1"/>
          </w:rPr>
          <w:t>calculate</w:t>
        </w:r>
        <w:r w:rsidR="00385182" w:rsidRPr="00696D84">
          <w:rPr>
            <w:color w:val="000000" w:themeColor="text1"/>
          </w:rPr>
          <w:t xml:space="preserve"> </w:t>
        </w:r>
      </w:ins>
      <w:r w:rsidR="00696D84" w:rsidRPr="00696D84">
        <w:rPr>
          <w:color w:val="000000" w:themeColor="text1"/>
        </w:rPr>
        <w:t xml:space="preserve">a risk score for every unique user based on their past engagement in any </w:t>
      </w:r>
      <w:r w:rsidR="00ED6E67">
        <w:rPr>
          <w:color w:val="000000" w:themeColor="text1"/>
        </w:rPr>
        <w:t>unlawful</w:t>
      </w:r>
      <w:r w:rsidR="00FE5DE5">
        <w:rPr>
          <w:color w:val="000000" w:themeColor="text1"/>
        </w:rPr>
        <w:t xml:space="preserve"> </w:t>
      </w:r>
      <w:r w:rsidR="00696D84" w:rsidRPr="00696D84">
        <w:rPr>
          <w:color w:val="000000" w:themeColor="text1"/>
        </w:rPr>
        <w:t xml:space="preserve">Bitcoin </w:t>
      </w:r>
      <w:r w:rsidR="00940A1B">
        <w:rPr>
          <w:color w:val="000000" w:themeColor="text1"/>
        </w:rPr>
        <w:t>incident</w:t>
      </w:r>
      <w:r w:rsidR="00696D84" w:rsidRPr="00696D84">
        <w:rPr>
          <w:color w:val="000000" w:themeColor="text1"/>
        </w:rPr>
        <w:t xml:space="preserve">. We find that all </w:t>
      </w:r>
      <w:del w:id="21" w:author="Daniel Engels" w:date="2018-07-31T23:46:00Z">
        <w:r w:rsidR="00696D84" w:rsidRPr="00696D84" w:rsidDel="00385182">
          <w:rPr>
            <w:color w:val="000000" w:themeColor="text1"/>
          </w:rPr>
          <w:delText xml:space="preserve">of our machine learning models have produced </w:delText>
        </w:r>
      </w:del>
      <w:del w:id="22" w:author="Daniel Engels" w:date="2018-07-31T23:45:00Z">
        <w:r w:rsidR="00696D84" w:rsidRPr="00696D84" w:rsidDel="00385182">
          <w:rPr>
            <w:color w:val="000000" w:themeColor="text1"/>
          </w:rPr>
          <w:delText>an outstanding</w:delText>
        </w:r>
      </w:del>
      <w:del w:id="23" w:author="Daniel Engels" w:date="2018-07-31T23:46:00Z">
        <w:r w:rsidR="00696D84" w:rsidRPr="00696D84" w:rsidDel="00385182">
          <w:rPr>
            <w:color w:val="000000" w:themeColor="text1"/>
          </w:rPr>
          <w:delText xml:space="preserve"> level of accuracy in classifying transactions. All </w:delText>
        </w:r>
      </w:del>
      <w:r w:rsidR="005F1569">
        <w:rPr>
          <w:color w:val="000000" w:themeColor="text1"/>
        </w:rPr>
        <w:t xml:space="preserve">of </w:t>
      </w:r>
      <w:r w:rsidR="00696D84" w:rsidRPr="00696D84">
        <w:rPr>
          <w:color w:val="000000" w:themeColor="text1"/>
        </w:rPr>
        <w:t xml:space="preserve">the baseline models </w:t>
      </w:r>
      <w:r w:rsidR="005F1569">
        <w:rPr>
          <w:color w:val="000000" w:themeColor="text1"/>
        </w:rPr>
        <w:t xml:space="preserve">we </w:t>
      </w:r>
      <w:r w:rsidR="00696D84" w:rsidRPr="00696D84">
        <w:rPr>
          <w:color w:val="000000" w:themeColor="text1"/>
        </w:rPr>
        <w:t>develop</w:t>
      </w:r>
      <w:ins w:id="24" w:author="Daniel Engels" w:date="2018-07-31T23:46:00Z">
        <w:r w:rsidR="00385182">
          <w:rPr>
            <w:color w:val="000000" w:themeColor="text1"/>
          </w:rPr>
          <w:t>ed</w:t>
        </w:r>
      </w:ins>
      <w:r w:rsidR="00696D84" w:rsidRPr="00696D84">
        <w:rPr>
          <w:color w:val="000000" w:themeColor="text1"/>
        </w:rPr>
        <w:t xml:space="preserve"> </w:t>
      </w:r>
      <w:r w:rsidR="006F5E70">
        <w:rPr>
          <w:color w:val="000000" w:themeColor="text1"/>
        </w:rPr>
        <w:t>using</w:t>
      </w:r>
      <w:r w:rsidR="006F5E70" w:rsidRPr="00696D84">
        <w:rPr>
          <w:color w:val="000000" w:themeColor="text1"/>
        </w:rPr>
        <w:t xml:space="preserve"> </w:t>
      </w:r>
      <w:r w:rsidR="00696D84" w:rsidRPr="00696D84">
        <w:rPr>
          <w:color w:val="000000" w:themeColor="text1"/>
        </w:rPr>
        <w:t>Random Forest</w:t>
      </w:r>
      <w:r w:rsidR="00A54A17">
        <w:rPr>
          <w:color w:val="000000" w:themeColor="text1"/>
        </w:rPr>
        <w:t>,</w:t>
      </w:r>
      <w:r w:rsidR="00696D84" w:rsidRPr="00696D84">
        <w:rPr>
          <w:color w:val="000000" w:themeColor="text1"/>
        </w:rPr>
        <w:t xml:space="preserve"> </w:t>
      </w:r>
      <w:r w:rsidR="00696D84" w:rsidRPr="00F17032">
        <w:rPr>
          <w:i/>
          <w:color w:val="000000" w:themeColor="text1"/>
        </w:rPr>
        <w:t>K</w:t>
      </w:r>
      <w:r w:rsidR="00696D84" w:rsidRPr="00696D84">
        <w:rPr>
          <w:color w:val="000000" w:themeColor="text1"/>
        </w:rPr>
        <w:t>-Nearest Neighbors</w:t>
      </w:r>
      <w:ins w:id="25" w:author="Daniel Engels" w:date="2018-07-31T23:46:00Z">
        <w:r w:rsidR="00385182">
          <w:rPr>
            <w:color w:val="000000" w:themeColor="text1"/>
          </w:rPr>
          <w:t>,</w:t>
        </w:r>
      </w:ins>
      <w:r w:rsidR="00696D84" w:rsidRPr="00696D84">
        <w:rPr>
          <w:color w:val="000000" w:themeColor="text1"/>
        </w:rPr>
        <w:t xml:space="preserve"> and Support Vector Machine algorithm</w:t>
      </w:r>
      <w:r w:rsidR="00A54A17">
        <w:rPr>
          <w:color w:val="000000" w:themeColor="text1"/>
        </w:rPr>
        <w:t>s</w:t>
      </w:r>
      <w:r w:rsidR="00696D84" w:rsidRPr="00696D84">
        <w:rPr>
          <w:color w:val="000000" w:themeColor="text1"/>
        </w:rPr>
        <w:t xml:space="preserve"> </w:t>
      </w:r>
      <w:r w:rsidR="005F1569">
        <w:rPr>
          <w:color w:val="000000" w:themeColor="text1"/>
        </w:rPr>
        <w:t xml:space="preserve">are </w:t>
      </w:r>
      <w:r w:rsidR="00696D84" w:rsidRPr="00696D84">
        <w:rPr>
          <w:color w:val="000000" w:themeColor="text1"/>
        </w:rPr>
        <w:t>over 95% accurate</w:t>
      </w:r>
      <w:ins w:id="26" w:author="Daniel Engels" w:date="2018-07-31T23:46:00Z">
        <w:r w:rsidR="00385182">
          <w:rPr>
            <w:color w:val="000000" w:themeColor="text1"/>
          </w:rPr>
          <w:t xml:space="preserve"> in </w:t>
        </w:r>
      </w:ins>
      <w:ins w:id="27" w:author="Daniel Engels" w:date="2018-07-31T23:47:00Z">
        <w:r w:rsidR="00385182">
          <w:rPr>
            <w:color w:val="000000" w:themeColor="text1"/>
          </w:rPr>
          <w:t>CLASSIFYING</w:t>
        </w:r>
      </w:ins>
      <w:ins w:id="28" w:author="Daniel Engels" w:date="2018-07-31T23:46:00Z">
        <w:r w:rsidR="00385182">
          <w:rPr>
            <w:color w:val="000000" w:themeColor="text1"/>
          </w:rPr>
          <w:t xml:space="preserve"> SOMETHING</w:t>
        </w:r>
      </w:ins>
      <w:r w:rsidR="00696D84" w:rsidRPr="00696D84">
        <w:rPr>
          <w:color w:val="000000" w:themeColor="text1"/>
        </w:rPr>
        <w:t xml:space="preserve">. </w:t>
      </w:r>
      <w:del w:id="29" w:author="Daniel Engels" w:date="2018-07-31T23:48:00Z">
        <w:r w:rsidR="00696D84" w:rsidRPr="00696D84" w:rsidDel="00385182">
          <w:rPr>
            <w:color w:val="000000" w:themeColor="text1"/>
          </w:rPr>
          <w:delText>A successful classification leads to a reliable risk scoring method</w:delText>
        </w:r>
      </w:del>
      <w:ins w:id="30" w:author="Daniel Engels" w:date="2018-07-31T23:48:00Z">
        <w:r w:rsidR="00385182">
          <w:rPr>
            <w:color w:val="000000" w:themeColor="text1"/>
          </w:rPr>
          <w:t xml:space="preserve">Our risk scoring mechanism USES THIS CLASSIFICATION IN SOME WAY TO PROVIDE </w:t>
        </w:r>
      </w:ins>
      <w:ins w:id="31" w:author="Daniel Engels" w:date="2018-07-31T23:49:00Z">
        <w:r w:rsidR="008E1E85">
          <w:rPr>
            <w:color w:val="000000" w:themeColor="text1"/>
          </w:rPr>
          <w:t>A SCORE THAT RANGES FROM X FOR NO INVOLVEMENT IN CLASSIFIED EVENTS TO Y FOR SOME REASON OF CALCULATION</w:t>
        </w:r>
      </w:ins>
      <w:r w:rsidR="00696D84" w:rsidRPr="00696D84">
        <w:rPr>
          <w:color w:val="000000" w:themeColor="text1"/>
        </w:rPr>
        <w:t xml:space="preserve">. </w:t>
      </w:r>
      <w:del w:id="32" w:author="Daniel Engels" w:date="2018-07-31T23:50:00Z">
        <w:r w:rsidR="00696D84" w:rsidRPr="00696D84" w:rsidDel="008E1E85">
          <w:rPr>
            <w:color w:val="000000" w:themeColor="text1"/>
          </w:rPr>
          <w:delText>The idea of flagging</w:delText>
        </w:r>
      </w:del>
      <w:ins w:id="33" w:author="Daniel Engels" w:date="2018-07-31T23:50:00Z">
        <w:r w:rsidR="008E1E85">
          <w:rPr>
            <w:color w:val="000000" w:themeColor="text1"/>
          </w:rPr>
          <w:t xml:space="preserve">Our risk score </w:t>
        </w:r>
      </w:ins>
      <w:ins w:id="34" w:author="Daniel Engels" w:date="2018-07-31T23:51:00Z">
        <w:r w:rsidR="008E1E85">
          <w:rPr>
            <w:color w:val="000000" w:themeColor="text1"/>
          </w:rPr>
          <w:t>identifies</w:t>
        </w:r>
      </w:ins>
      <w:r w:rsidR="00696D84" w:rsidRPr="00696D84">
        <w:rPr>
          <w:color w:val="000000" w:themeColor="text1"/>
        </w:rPr>
        <w:t xml:space="preserve"> potential risky users</w:t>
      </w:r>
      <w:ins w:id="35" w:author="Daniel Engels" w:date="2018-07-31T23:51:00Z">
        <w:r w:rsidR="008E1E85">
          <w:rPr>
            <w:color w:val="000000" w:themeColor="text1"/>
          </w:rPr>
          <w:t xml:space="preserve"> and, therefore,</w:t>
        </w:r>
      </w:ins>
      <w:r w:rsidR="00696D84" w:rsidRPr="00696D84">
        <w:rPr>
          <w:color w:val="000000" w:themeColor="text1"/>
        </w:rPr>
        <w:t xml:space="preserve"> acts as a guideline for safe Bitcoin transactions. In a cryptocurrency marketplace</w:t>
      </w:r>
      <w:del w:id="36" w:author="Daniel Engels" w:date="2018-07-31T23:53:00Z">
        <w:r w:rsidR="00696D84" w:rsidRPr="00696D84" w:rsidDel="008E1E85">
          <w:rPr>
            <w:color w:val="000000" w:themeColor="text1"/>
          </w:rPr>
          <w:delText xml:space="preserve"> where intermediaries are non-existent</w:delText>
        </w:r>
      </w:del>
      <w:r w:rsidR="00696D84" w:rsidRPr="00696D84">
        <w:rPr>
          <w:color w:val="000000" w:themeColor="text1"/>
        </w:rPr>
        <w:t xml:space="preserve">, a self-attestation mechanism in the form of a risk score offers a viable </w:t>
      </w:r>
      <w:del w:id="37" w:author="Daniel Engels" w:date="2018-07-31T23:53:00Z">
        <w:r w:rsidR="00696D84" w:rsidRPr="00696D84" w:rsidDel="008E1E85">
          <w:rPr>
            <w:color w:val="000000" w:themeColor="text1"/>
          </w:rPr>
          <w:delText xml:space="preserve">alternative </w:delText>
        </w:r>
      </w:del>
      <w:ins w:id="38" w:author="Daniel Engels" w:date="2018-07-31T23:53:00Z">
        <w:r w:rsidR="008E1E85">
          <w:rPr>
            <w:color w:val="000000" w:themeColor="text1"/>
          </w:rPr>
          <w:t>mechanism</w:t>
        </w:r>
        <w:r w:rsidR="008E1E85" w:rsidRPr="00696D84">
          <w:rPr>
            <w:color w:val="000000" w:themeColor="text1"/>
          </w:rPr>
          <w:t xml:space="preserve"> </w:t>
        </w:r>
      </w:ins>
      <w:r w:rsidR="00696D84" w:rsidRPr="00696D84">
        <w:rPr>
          <w:color w:val="000000" w:themeColor="text1"/>
        </w:rPr>
        <w:t>to enhance trust</w:t>
      </w:r>
      <w:ins w:id="39" w:author="Daniel Engels" w:date="2018-07-31T23:54:00Z">
        <w:r w:rsidR="008E1E85">
          <w:rPr>
            <w:color w:val="000000" w:themeColor="text1"/>
          </w:rPr>
          <w:t xml:space="preserve"> between transacting parties</w:t>
        </w:r>
      </w:ins>
      <w:r w:rsidR="00696D84" w:rsidRPr="00696D84">
        <w:rPr>
          <w:color w:val="000000" w:themeColor="text1"/>
        </w:rPr>
        <w:t>.</w:t>
      </w:r>
    </w:p>
    <w:p w14:paraId="428BA6CC" w14:textId="675662FD" w:rsidR="0091167A" w:rsidRDefault="6B9D6C99" w:rsidP="002C04B9">
      <w:pPr>
        <w:pStyle w:val="heading10"/>
        <w:outlineLvl w:val="0"/>
      </w:pPr>
      <w:r>
        <w:t xml:space="preserve">1   </w:t>
      </w:r>
      <w:commentRangeStart w:id="40"/>
      <w:r>
        <w:t>Introduction</w:t>
      </w:r>
      <w:r w:rsidR="007D58E6">
        <w:t xml:space="preserve"> </w:t>
      </w:r>
      <w:commentRangeEnd w:id="40"/>
      <w:r w:rsidR="00AA5DE2">
        <w:rPr>
          <w:rStyle w:val="CommentReference"/>
          <w:b w:val="0"/>
        </w:rPr>
        <w:commentReference w:id="40"/>
      </w:r>
    </w:p>
    <w:p w14:paraId="5C499C98" w14:textId="10AD6B31" w:rsidR="00696D84" w:rsidRPr="00CB550B" w:rsidRDefault="778539B9" w:rsidP="003D7B92">
      <w:pPr>
        <w:jc w:val="both"/>
        <w:rPr>
          <w:rFonts w:ascii="Times" w:eastAsia="Times" w:hAnsi="Times" w:cs="Times"/>
          <w:color w:val="000000" w:themeColor="text1"/>
          <w:sz w:val="20"/>
          <w:szCs w:val="20"/>
        </w:rPr>
      </w:pPr>
      <w:commentRangeStart w:id="41"/>
      <w:r w:rsidRPr="00EF5B4D">
        <w:rPr>
          <w:rFonts w:ascii="Times" w:eastAsia="Times" w:hAnsi="Times" w:cs="Times"/>
          <w:color w:val="000000" w:themeColor="text1"/>
          <w:sz w:val="20"/>
          <w:szCs w:val="20"/>
        </w:rPr>
        <w:t>R</w:t>
      </w:r>
      <w:r w:rsidR="56C24051" w:rsidRPr="00EF5B4D">
        <w:rPr>
          <w:rFonts w:ascii="Times" w:eastAsia="Times" w:hAnsi="Times" w:cs="Times"/>
          <w:color w:val="000000" w:themeColor="text1"/>
          <w:sz w:val="20"/>
          <w:szCs w:val="20"/>
        </w:rPr>
        <w:t>e</w:t>
      </w:r>
      <w:r w:rsidRPr="00EF5B4D">
        <w:rPr>
          <w:rFonts w:ascii="Times" w:eastAsia="Times" w:hAnsi="Times" w:cs="Times"/>
          <w:color w:val="000000" w:themeColor="text1"/>
          <w:sz w:val="20"/>
          <w:szCs w:val="20"/>
        </w:rPr>
        <w:t>cent</w:t>
      </w:r>
      <w:r w:rsidR="1BCA1AB2" w:rsidRPr="00EF5B4D">
        <w:rPr>
          <w:rFonts w:ascii="Times" w:eastAsia="Times" w:hAnsi="Times" w:cs="Times"/>
          <w:color w:val="000000" w:themeColor="text1"/>
          <w:sz w:val="20"/>
          <w:szCs w:val="20"/>
        </w:rPr>
        <w:t xml:space="preserve"> </w:t>
      </w:r>
      <w:commentRangeEnd w:id="41"/>
      <w:r w:rsidR="00942C65">
        <w:rPr>
          <w:rStyle w:val="CommentReference"/>
          <w:rFonts w:ascii="Times" w:eastAsia="PMingLiU" w:hAnsi="Times"/>
          <w:lang w:eastAsia="de-DE"/>
        </w:rPr>
        <w:commentReference w:id="41"/>
      </w:r>
      <w:r w:rsidR="1BCA1AB2" w:rsidRPr="00EF5B4D">
        <w:rPr>
          <w:rFonts w:ascii="Times" w:eastAsia="Times" w:hAnsi="Times" w:cs="Times"/>
          <w:color w:val="000000" w:themeColor="text1"/>
          <w:sz w:val="20"/>
          <w:szCs w:val="20"/>
        </w:rPr>
        <w:t xml:space="preserve">advances in distributed and parallel networking using </w:t>
      </w:r>
      <w:del w:id="42" w:author="Daniel Engels" w:date="2018-07-31T23:54:00Z">
        <w:r w:rsidR="1BCA1AB2" w:rsidRPr="00EF5B4D" w:rsidDel="00385E8D">
          <w:rPr>
            <w:rFonts w:ascii="Times" w:eastAsia="Times" w:hAnsi="Times" w:cs="Times"/>
            <w:color w:val="000000" w:themeColor="text1"/>
            <w:sz w:val="20"/>
            <w:szCs w:val="20"/>
          </w:rPr>
          <w:delText>internet</w:delText>
        </w:r>
      </w:del>
      <w:ins w:id="43" w:author="Daniel Engels" w:date="2018-07-31T23:54:00Z">
        <w:r w:rsidR="00385E8D">
          <w:rPr>
            <w:rFonts w:ascii="Times" w:eastAsia="Times" w:hAnsi="Times" w:cs="Times"/>
            <w:color w:val="000000" w:themeColor="text1"/>
            <w:sz w:val="20"/>
            <w:szCs w:val="20"/>
          </w:rPr>
          <w:t>I</w:t>
        </w:r>
        <w:r w:rsidR="00385E8D" w:rsidRPr="00EF5B4D">
          <w:rPr>
            <w:rFonts w:ascii="Times" w:eastAsia="Times" w:hAnsi="Times" w:cs="Times"/>
            <w:color w:val="000000" w:themeColor="text1"/>
            <w:sz w:val="20"/>
            <w:szCs w:val="20"/>
          </w:rPr>
          <w:t>nternet</w:t>
        </w:r>
      </w:ins>
      <w:r w:rsidR="1BCA1AB2" w:rsidRPr="00EF5B4D">
        <w:rPr>
          <w:rFonts w:ascii="Times" w:eastAsia="Times" w:hAnsi="Times" w:cs="Times"/>
          <w:color w:val="000000" w:themeColor="text1"/>
          <w:sz w:val="20"/>
          <w:szCs w:val="20"/>
        </w:rPr>
        <w:t xml:space="preserve">-ubiquitous accessible services are allowing a re-engineering of previously centralized system </w:t>
      </w:r>
      <w:r w:rsidR="1BCA1AB2" w:rsidRPr="00EF5B4D">
        <w:rPr>
          <w:rFonts w:ascii="Times" w:eastAsia="Times" w:hAnsi="Times" w:cs="Times"/>
          <w:color w:val="000000" w:themeColor="text1"/>
          <w:sz w:val="20"/>
          <w:szCs w:val="20"/>
        </w:rPr>
        <w:lastRenderedPageBreak/>
        <w:t xml:space="preserve">design and authority. </w:t>
      </w:r>
      <w:commentRangeStart w:id="44"/>
      <w:r w:rsidR="1BCA1AB2" w:rsidRPr="00EF5B4D">
        <w:rPr>
          <w:rFonts w:ascii="Times" w:eastAsia="Times" w:hAnsi="Times" w:cs="Times"/>
          <w:color w:val="000000" w:themeColor="text1"/>
          <w:sz w:val="20"/>
          <w:szCs w:val="20"/>
        </w:rPr>
        <w:t xml:space="preserve">This new shared access has created the opportunity for non-mediated trust via a combination </w:t>
      </w:r>
      <w:r w:rsidR="1E3B4062" w:rsidRPr="00EF5B4D">
        <w:rPr>
          <w:rFonts w:ascii="Times" w:eastAsia="Times" w:hAnsi="Times" w:cs="Times"/>
          <w:color w:val="000000" w:themeColor="text1"/>
          <w:sz w:val="20"/>
          <w:szCs w:val="20"/>
        </w:rPr>
        <w:t>using</w:t>
      </w:r>
      <w:r w:rsidR="1BCA1AB2" w:rsidRPr="00EF5B4D">
        <w:rPr>
          <w:rFonts w:ascii="Times" w:eastAsia="Times" w:hAnsi="Times" w:cs="Times"/>
          <w:color w:val="000000" w:themeColor="text1"/>
          <w:sz w:val="20"/>
          <w:szCs w:val="20"/>
        </w:rPr>
        <w:t xml:space="preserve"> the light of transparency </w:t>
      </w:r>
      <w:r w:rsidR="1E3B4062" w:rsidRPr="00EF5B4D">
        <w:rPr>
          <w:rFonts w:ascii="Times" w:eastAsia="Times" w:hAnsi="Times" w:cs="Times"/>
          <w:color w:val="000000" w:themeColor="text1"/>
          <w:sz w:val="20"/>
          <w:szCs w:val="20"/>
        </w:rPr>
        <w:t>with the trust</w:t>
      </w:r>
      <w:r w:rsidR="1BCA1AB2" w:rsidRPr="00EF5B4D">
        <w:rPr>
          <w:rFonts w:ascii="Times" w:eastAsia="Times" w:hAnsi="Times" w:cs="Times"/>
          <w:color w:val="000000" w:themeColor="text1"/>
          <w:sz w:val="20"/>
          <w:szCs w:val="20"/>
        </w:rPr>
        <w:t xml:space="preserve"> validation of immutability with a historical record by the community rather than authorized mediator(s) declaring what is the declared trusted base record.</w:t>
      </w:r>
      <w:commentRangeEnd w:id="44"/>
      <w:r w:rsidR="00942C65">
        <w:rPr>
          <w:rStyle w:val="CommentReference"/>
          <w:rFonts w:ascii="Times" w:eastAsia="PMingLiU" w:hAnsi="Times"/>
          <w:lang w:eastAsia="de-DE"/>
        </w:rPr>
        <w:commentReference w:id="44"/>
      </w:r>
    </w:p>
    <w:p w14:paraId="7C2C7B13" w14:textId="00CF01AC" w:rsidR="00F40D5F" w:rsidRPr="00EF5B4D" w:rsidRDefault="1BCA1AB2" w:rsidP="009F1253">
      <w:pPr>
        <w:pStyle w:val="p1a"/>
        <w:ind w:firstLine="270"/>
        <w:rPr>
          <w:rFonts w:eastAsia="Times" w:cs="Times"/>
          <w:color w:val="000000" w:themeColor="text1"/>
        </w:rPr>
      </w:pPr>
      <w:r w:rsidRPr="00EF5B4D">
        <w:rPr>
          <w:color w:val="000000" w:themeColor="text1"/>
        </w:rPr>
        <w:t xml:space="preserve">While this disintermediation and </w:t>
      </w:r>
      <w:r w:rsidR="4FB9B82B" w:rsidRPr="00EF5B4D">
        <w:rPr>
          <w:color w:val="000000" w:themeColor="text1"/>
        </w:rPr>
        <w:t xml:space="preserve">a </w:t>
      </w:r>
      <w:r w:rsidRPr="00EF5B4D">
        <w:rPr>
          <w:color w:val="000000" w:themeColor="text1"/>
        </w:rPr>
        <w:t xml:space="preserve">more radical de-mediation of third party authorities using blockchains and smart contracts is in its early development for many new services and applications, </w:t>
      </w:r>
      <w:commentRangeStart w:id="45"/>
      <w:r w:rsidRPr="00EF5B4D">
        <w:rPr>
          <w:color w:val="000000" w:themeColor="text1"/>
        </w:rPr>
        <w:t xml:space="preserve">its </w:t>
      </w:r>
      <w:commentRangeEnd w:id="45"/>
      <w:r w:rsidR="00CA57BE">
        <w:rPr>
          <w:rStyle w:val="CommentReference"/>
        </w:rPr>
        <w:commentReference w:id="45"/>
      </w:r>
      <w:r w:rsidRPr="00EF5B4D">
        <w:rPr>
          <w:color w:val="000000" w:themeColor="text1"/>
        </w:rPr>
        <w:t>use in digital assets like cryptocurrency has seen significant activity.</w:t>
      </w:r>
      <w:ins w:id="46" w:author="Daniel Engels" w:date="2018-08-01T00:11:00Z">
        <w:r w:rsidR="00CA57BE">
          <w:rPr>
            <w:color w:val="000000" w:themeColor="text1"/>
          </w:rPr>
          <w:t xml:space="preserve"> ONE SENTENCE DOES NOT A PARAGRAPH MAKE…USUALLY.</w:t>
        </w:r>
      </w:ins>
    </w:p>
    <w:p w14:paraId="4B877627" w14:textId="6A39C5E7" w:rsidR="00F40D5F" w:rsidRPr="00EF5B4D" w:rsidRDefault="63711463" w:rsidP="009F1253">
      <w:pPr>
        <w:pStyle w:val="p1a"/>
        <w:ind w:firstLine="270"/>
        <w:rPr>
          <w:color w:val="000000" w:themeColor="text1"/>
        </w:rPr>
      </w:pPr>
      <w:r w:rsidRPr="00EF5B4D">
        <w:rPr>
          <w:color w:val="000000" w:themeColor="text1"/>
        </w:rPr>
        <w:t xml:space="preserve">In </w:t>
      </w:r>
      <w:r w:rsidR="383BB97A" w:rsidRPr="00EF5B4D">
        <w:rPr>
          <w:color w:val="000000" w:themeColor="text1"/>
        </w:rPr>
        <w:t>t</w:t>
      </w:r>
      <w:r w:rsidR="1BCA1AB2" w:rsidRPr="00EF5B4D">
        <w:rPr>
          <w:color w:val="000000" w:themeColor="text1"/>
        </w:rPr>
        <w:t xml:space="preserve">his </w:t>
      </w:r>
      <w:del w:id="47" w:author="Daniel Engels" w:date="2018-08-01T08:32:00Z">
        <w:r w:rsidR="1BCA1AB2" w:rsidRPr="00EF5B4D" w:rsidDel="00DC5354">
          <w:rPr>
            <w:color w:val="000000" w:themeColor="text1"/>
          </w:rPr>
          <w:delText xml:space="preserve">radical </w:delText>
        </w:r>
      </w:del>
      <w:r w:rsidR="1BCA1AB2" w:rsidRPr="00EF5B4D">
        <w:rPr>
          <w:color w:val="000000" w:themeColor="text1"/>
        </w:rPr>
        <w:t>borderless self-sovereign asset cybercommunity</w:t>
      </w:r>
      <w:r w:rsidR="43330613" w:rsidRPr="00EF5B4D">
        <w:rPr>
          <w:rFonts w:eastAsia="Times" w:cs="Times"/>
          <w:color w:val="000000" w:themeColor="text1"/>
        </w:rPr>
        <w:t>,</w:t>
      </w:r>
      <w:r w:rsidR="1BCA1AB2" w:rsidRPr="00EF5B4D">
        <w:rPr>
          <w:rFonts w:eastAsia="Times" w:cs="Times"/>
          <w:color w:val="000000" w:themeColor="text1"/>
        </w:rPr>
        <w:t xml:space="preserve"> </w:t>
      </w:r>
      <w:r w:rsidR="383BB97A" w:rsidRPr="00EF5B4D">
        <w:rPr>
          <w:color w:val="000000" w:themeColor="text1"/>
        </w:rPr>
        <w:t xml:space="preserve">without a central </w:t>
      </w:r>
      <w:r w:rsidR="3538DB87" w:rsidRPr="00EF5B4D">
        <w:rPr>
          <w:color w:val="000000" w:themeColor="text1"/>
        </w:rPr>
        <w:t xml:space="preserve">authority </w:t>
      </w:r>
      <w:r w:rsidR="1BCA1AB2" w:rsidRPr="00EF5B4D">
        <w:rPr>
          <w:color w:val="000000" w:themeColor="text1"/>
        </w:rPr>
        <w:t>declaring the value of digital assets and marketplaces</w:t>
      </w:r>
      <w:r w:rsidR="0A9459D0" w:rsidRPr="00EF5B4D">
        <w:rPr>
          <w:rFonts w:eastAsia="Times" w:cs="Times"/>
          <w:color w:val="000000" w:themeColor="text1"/>
        </w:rPr>
        <w:t>,</w:t>
      </w:r>
      <w:r w:rsidR="1BCA1AB2" w:rsidRPr="00EF5B4D">
        <w:rPr>
          <w:color w:val="000000" w:themeColor="text1"/>
        </w:rPr>
        <w:t xml:space="preserve"> has come the challenge of avoiding anarchy and self</w:t>
      </w:r>
      <w:r w:rsidR="3538DB87" w:rsidRPr="00EF5B4D">
        <w:rPr>
          <w:rFonts w:eastAsia="Times" w:cs="Times"/>
          <w:color w:val="000000" w:themeColor="text1"/>
        </w:rPr>
        <w:t>-</w:t>
      </w:r>
      <w:r w:rsidR="1BCA1AB2" w:rsidRPr="00EF5B4D">
        <w:rPr>
          <w:color w:val="000000" w:themeColor="text1"/>
        </w:rPr>
        <w:t>policing norms that were once handled with sanctions and settlements by designated central authorities (governments and central banks).</w:t>
      </w:r>
      <w:ins w:id="48" w:author="Daniel Engels" w:date="2018-08-01T08:33:00Z">
        <w:r w:rsidR="00B15455">
          <w:rPr>
            <w:color w:val="000000" w:themeColor="text1"/>
          </w:rPr>
          <w:t xml:space="preserve"> ONE SENTENCE DOES NOT A PARAGRAPH MAKE…USUALLY.</w:t>
        </w:r>
      </w:ins>
      <w:ins w:id="49" w:author="Daniel Engels" w:date="2018-08-01T08:38:00Z">
        <w:r w:rsidR="00B15455">
          <w:rPr>
            <w:color w:val="000000" w:themeColor="text1"/>
          </w:rPr>
          <w:t xml:space="preserve">  AND, IN MANY WAYS THE CHAIN PLUS THE SECURITY ARE THERE TO PREVENT CERTAIN TYPES OF ANARCHY. OTHER TYPES ARE PERFECTLY LIKELY TO </w:t>
        </w:r>
        <w:commentRangeStart w:id="50"/>
        <w:r w:rsidR="00B15455">
          <w:rPr>
            <w:color w:val="000000" w:themeColor="text1"/>
          </w:rPr>
          <w:t>OCCUR</w:t>
        </w:r>
      </w:ins>
      <w:commentRangeEnd w:id="50"/>
      <w:ins w:id="51" w:author="Daniel Engels" w:date="2018-08-01T08:39:00Z">
        <w:r w:rsidR="00B15455">
          <w:rPr>
            <w:rStyle w:val="CommentReference"/>
          </w:rPr>
          <w:commentReference w:id="50"/>
        </w:r>
      </w:ins>
      <w:ins w:id="52" w:author="Daniel Engels" w:date="2018-08-01T08:38:00Z">
        <w:r w:rsidR="00B15455">
          <w:rPr>
            <w:color w:val="000000" w:themeColor="text1"/>
          </w:rPr>
          <w:t>.</w:t>
        </w:r>
      </w:ins>
    </w:p>
    <w:p w14:paraId="7265FB29" w14:textId="17F84A64" w:rsidR="00F40D5F" w:rsidRPr="00EF5B4D" w:rsidRDefault="1BCA1AB2" w:rsidP="006361F0">
      <w:pPr>
        <w:pStyle w:val="p1a"/>
        <w:ind w:firstLine="270"/>
        <w:rPr>
          <w:color w:val="000000" w:themeColor="text1"/>
        </w:rPr>
      </w:pPr>
      <w:r w:rsidRPr="00644692">
        <w:rPr>
          <w:color w:val="000000" w:themeColor="text1"/>
        </w:rPr>
        <w:t xml:space="preserve">Transparency has a long history as a tool </w:t>
      </w:r>
      <w:r w:rsidR="1459A085" w:rsidRPr="00644692">
        <w:rPr>
          <w:color w:val="000000" w:themeColor="text1"/>
        </w:rPr>
        <w:t xml:space="preserve">for </w:t>
      </w:r>
      <w:r w:rsidRPr="00644692">
        <w:rPr>
          <w:color w:val="000000" w:themeColor="text1"/>
        </w:rPr>
        <w:t>oversight</w:t>
      </w:r>
      <w:r w:rsidR="6F81E6A6" w:rsidRPr="00644692">
        <w:rPr>
          <w:color w:val="000000" w:themeColor="text1"/>
        </w:rPr>
        <w:t xml:space="preserve"> in a</w:t>
      </w:r>
      <w:r w:rsidRPr="00644692">
        <w:rPr>
          <w:color w:val="000000" w:themeColor="text1"/>
        </w:rPr>
        <w:t xml:space="preserve">nti-corruption, </w:t>
      </w:r>
      <w:r w:rsidR="6F81E6A6" w:rsidRPr="00644692">
        <w:rPr>
          <w:color w:val="000000" w:themeColor="text1"/>
        </w:rPr>
        <w:t>a</w:t>
      </w:r>
      <w:r w:rsidRPr="00644692">
        <w:rPr>
          <w:color w:val="000000" w:themeColor="text1"/>
        </w:rPr>
        <w:t xml:space="preserve">nti-trust and </w:t>
      </w:r>
      <w:r w:rsidR="6F81E6A6" w:rsidRPr="00644692">
        <w:rPr>
          <w:color w:val="000000" w:themeColor="text1"/>
        </w:rPr>
        <w:t>a</w:t>
      </w:r>
      <w:r w:rsidRPr="00644692">
        <w:rPr>
          <w:color w:val="000000" w:themeColor="text1"/>
        </w:rPr>
        <w:t xml:space="preserve">nti-money </w:t>
      </w:r>
      <w:r w:rsidR="6F81E6A6" w:rsidRPr="00644692">
        <w:rPr>
          <w:color w:val="000000" w:themeColor="text1"/>
        </w:rPr>
        <w:t>l</w:t>
      </w:r>
      <w:r w:rsidRPr="00644692">
        <w:rPr>
          <w:color w:val="000000" w:themeColor="text1"/>
        </w:rPr>
        <w:t>aundering movements</w:t>
      </w:r>
      <w:r w:rsidR="6F81E6A6" w:rsidRPr="00644692">
        <w:rPr>
          <w:rFonts w:eastAsia="Times" w:cs="Times"/>
          <w:color w:val="000000" w:themeColor="text1"/>
        </w:rPr>
        <w:t>.</w:t>
      </w:r>
      <w:r w:rsidRPr="00644692">
        <w:rPr>
          <w:rFonts w:eastAsia="Times" w:cs="Times"/>
          <w:color w:val="000000" w:themeColor="text1"/>
        </w:rPr>
        <w:t xml:space="preserve"> </w:t>
      </w:r>
      <w:r w:rsidR="17CCB719" w:rsidRPr="00644692">
        <w:rPr>
          <w:color w:val="000000" w:themeColor="text1"/>
        </w:rPr>
        <w:t xml:space="preserve">Transparency in money </w:t>
      </w:r>
      <w:r w:rsidR="597764EE" w:rsidRPr="00644692">
        <w:rPr>
          <w:color w:val="000000" w:themeColor="text1"/>
        </w:rPr>
        <w:t>and banking</w:t>
      </w:r>
      <w:r w:rsidRPr="00644692">
        <w:rPr>
          <w:color w:val="000000" w:themeColor="text1"/>
        </w:rPr>
        <w:t xml:space="preserve"> have</w:t>
      </w:r>
      <w:r w:rsidR="597764EE" w:rsidRPr="00644692">
        <w:rPr>
          <w:color w:val="000000" w:themeColor="text1"/>
        </w:rPr>
        <w:t xml:space="preserve"> frequently</w:t>
      </w:r>
      <w:r w:rsidRPr="00644692">
        <w:rPr>
          <w:color w:val="000000" w:themeColor="text1"/>
        </w:rPr>
        <w:t xml:space="preserve"> focused around a few sentences written by U.S. Supreme Court Justice Louis Brandeis (1916–1939), who wrote over one hundred years ago shortly before his time on the court in his book </w:t>
      </w:r>
      <w:r w:rsidRPr="00644692">
        <w:rPr>
          <w:i/>
          <w:color w:val="000000" w:themeColor="text1"/>
        </w:rPr>
        <w:t>Other People’s Money</w:t>
      </w:r>
      <w:r w:rsidR="001867D5" w:rsidRPr="00644692">
        <w:rPr>
          <w:i/>
          <w:color w:val="000000" w:themeColor="text1"/>
        </w:rPr>
        <w:t xml:space="preserve"> and How the Bankers Use It</w:t>
      </w:r>
      <w:r w:rsidR="597764EE" w:rsidRPr="00644692">
        <w:rPr>
          <w:rFonts w:eastAsia="Times" w:cs="Times"/>
          <w:i/>
          <w:iCs/>
          <w:color w:val="000000" w:themeColor="text1"/>
        </w:rPr>
        <w:t xml:space="preserve"> </w:t>
      </w:r>
      <w:r w:rsidR="597764EE" w:rsidRPr="00644692">
        <w:rPr>
          <w:color w:val="000000" w:themeColor="text1"/>
        </w:rPr>
        <w:t>that</w:t>
      </w:r>
      <w:r w:rsidRPr="00644692">
        <w:rPr>
          <w:rFonts w:eastAsia="Times" w:cs="Times"/>
          <w:color w:val="000000" w:themeColor="text1"/>
        </w:rPr>
        <w:t>:</w:t>
      </w:r>
      <w:r w:rsidR="006361F0" w:rsidRPr="00644692">
        <w:rPr>
          <w:rFonts w:eastAsia="Times" w:cs="Times"/>
          <w:color w:val="000000" w:themeColor="text1"/>
        </w:rPr>
        <w:t xml:space="preserve"> </w:t>
      </w:r>
      <w:r w:rsidR="006361F0" w:rsidRPr="00CF7D73">
        <w:rPr>
          <w:rFonts w:eastAsia="Times" w:cs="Times"/>
          <w:color w:val="000000" w:themeColor="text1"/>
        </w:rPr>
        <w:t>“</w:t>
      </w:r>
      <w:r w:rsidRPr="00CF7D73">
        <w:rPr>
          <w:color w:val="000000" w:themeColor="text1"/>
        </w:rPr>
        <w:t>Publicity is justly commended as a remedy for social and industrial diseases. Sunlight is said to be the best of disinfectants; electric light the most efficient policeman. And publicity has already played an important part in the struggle against the Money Trust</w:t>
      </w:r>
      <w:r w:rsidR="00CF7D73" w:rsidRPr="00CF7D73">
        <w:rPr>
          <w:color w:val="000000" w:themeColor="text1"/>
        </w:rPr>
        <w:t>”</w:t>
      </w:r>
      <w:r w:rsidR="00D136EF" w:rsidRPr="00CF7D73">
        <w:rPr>
          <w:rFonts w:eastAsia="Times" w:cs="Times"/>
          <w:iCs/>
          <w:color w:val="000000" w:themeColor="text1"/>
        </w:rPr>
        <w:t xml:space="preserve"> </w:t>
      </w:r>
      <w:r w:rsidR="006361F0" w:rsidRPr="00EB3530">
        <w:rPr>
          <w:rFonts w:eastAsia="Times" w:cs="Times"/>
          <w:iCs/>
          <w:color w:val="000000" w:themeColor="text1"/>
        </w:rPr>
        <w:t>[</w:t>
      </w:r>
      <w:r w:rsidR="00D71E32" w:rsidRPr="00EB3530">
        <w:rPr>
          <w:color w:val="000000" w:themeColor="text1"/>
        </w:rPr>
        <w:t>1</w:t>
      </w:r>
      <w:r w:rsidR="006361F0" w:rsidRPr="00EB3530">
        <w:rPr>
          <w:rFonts w:eastAsia="Times" w:cs="Times"/>
          <w:iCs/>
          <w:color w:val="000000" w:themeColor="text1"/>
        </w:rPr>
        <w:t>].</w:t>
      </w:r>
      <w:ins w:id="53" w:author="Daniel Engels" w:date="2018-08-01T10:10:00Z">
        <w:r w:rsidR="002C7274">
          <w:rPr>
            <w:rFonts w:eastAsia="Times" w:cs="Times"/>
            <w:iCs/>
            <w:color w:val="000000" w:themeColor="text1"/>
          </w:rPr>
          <w:t xml:space="preserve"> EXPAND ON THIS. </w:t>
        </w:r>
      </w:ins>
      <w:ins w:id="54" w:author="Daniel Engels" w:date="2018-08-01T10:11:00Z">
        <w:r w:rsidR="00C34168">
          <w:rPr>
            <w:rFonts w:eastAsia="Times" w:cs="Times"/>
            <w:iCs/>
            <w:color w:val="000000" w:themeColor="text1"/>
          </w:rPr>
          <w:t>YOU ARE FINALLY GETTING TO THE PROBLEM – LACK OF TRANSPARENCY IN WHO YOU ARE DEALING WITH DUE TO ANONYMITY.</w:t>
        </w:r>
      </w:ins>
    </w:p>
    <w:p w14:paraId="2011682C" w14:textId="3D7B0E3F" w:rsidR="77ADD685" w:rsidRPr="00EF5B4D" w:rsidRDefault="1BCA1AB2" w:rsidP="00FA4D89">
      <w:pPr>
        <w:pStyle w:val="p1a"/>
        <w:ind w:firstLine="270"/>
        <w:rPr>
          <w:color w:val="000000" w:themeColor="text1"/>
        </w:rPr>
      </w:pPr>
      <w:r w:rsidRPr="00644692">
        <w:rPr>
          <w:color w:val="000000" w:themeColor="text1"/>
        </w:rPr>
        <w:t xml:space="preserve">Transparency is not new, but when combined with shared, distributed blockchain records and ledgers it becomes a </w:t>
      </w:r>
      <w:r w:rsidR="58E02DB0" w:rsidRPr="00644692">
        <w:rPr>
          <w:color w:val="000000" w:themeColor="text1"/>
        </w:rPr>
        <w:t>powerful</w:t>
      </w:r>
      <w:r w:rsidRPr="00644692">
        <w:rPr>
          <w:color w:val="000000" w:themeColor="text1"/>
        </w:rPr>
        <w:t xml:space="preserve"> tool for the disinfecting light of knowledge and reputation among participants in a society.</w:t>
      </w:r>
      <w:r w:rsidR="00B17DDD" w:rsidRPr="00644692">
        <w:rPr>
          <w:rFonts w:eastAsia="Times" w:cs="Times"/>
          <w:color w:val="000000" w:themeColor="text1"/>
        </w:rPr>
        <w:t xml:space="preserve"> </w:t>
      </w:r>
      <w:r w:rsidR="77ADD685" w:rsidRPr="00644692">
        <w:rPr>
          <w:color w:val="000000" w:themeColor="text1"/>
        </w:rPr>
        <w:t>The parallels between Brandeis’ world in 1914 and the world today are striking.</w:t>
      </w:r>
      <w:r w:rsidR="00D244ED" w:rsidRPr="00644692">
        <w:rPr>
          <w:rFonts w:eastAsia="Times" w:cs="Times"/>
          <w:color w:val="000000" w:themeColor="text1"/>
        </w:rPr>
        <w:t xml:space="preserve"> </w:t>
      </w:r>
      <w:r w:rsidR="3A368F1B" w:rsidRPr="00644692">
        <w:rPr>
          <w:color w:val="000000" w:themeColor="text1"/>
        </w:rPr>
        <w:t>His writing</w:t>
      </w:r>
      <w:r w:rsidR="30E1766F" w:rsidRPr="00644692">
        <w:rPr>
          <w:color w:val="000000" w:themeColor="text1"/>
        </w:rPr>
        <w:t>s</w:t>
      </w:r>
      <w:r w:rsidR="3A368F1B" w:rsidRPr="00644692">
        <w:rPr>
          <w:rFonts w:eastAsia="Times" w:cs="Times"/>
          <w:color w:val="000000" w:themeColor="text1"/>
        </w:rPr>
        <w:t xml:space="preserve"> </w:t>
      </w:r>
      <w:r w:rsidR="07C8A307" w:rsidRPr="00644692">
        <w:rPr>
          <w:color w:val="000000" w:themeColor="text1"/>
        </w:rPr>
        <w:t xml:space="preserve">that followed </w:t>
      </w:r>
      <w:r w:rsidR="30E1766F" w:rsidRPr="00644692">
        <w:rPr>
          <w:color w:val="000000" w:themeColor="text1"/>
        </w:rPr>
        <w:t>lai</w:t>
      </w:r>
      <w:r w:rsidR="234E1253" w:rsidRPr="00644692">
        <w:rPr>
          <w:color w:val="000000" w:themeColor="text1"/>
        </w:rPr>
        <w:t>d out</w:t>
      </w:r>
      <w:r w:rsidR="07C8A307" w:rsidRPr="00644692">
        <w:rPr>
          <w:color w:val="000000" w:themeColor="text1"/>
        </w:rPr>
        <w:t xml:space="preserve"> the details of suspect transactions and his proposal to require additional information. “[T]he disclosure must be real . . . To be effective, knowledge of the facts must be actually brought home to the investor</w:t>
      </w:r>
      <w:r w:rsidR="3F549C03" w:rsidRPr="00644692">
        <w:rPr>
          <w:rFonts w:eastAsia="Times" w:cs="Times"/>
          <w:color w:val="000000" w:themeColor="text1"/>
        </w:rPr>
        <w:t>”</w:t>
      </w:r>
      <w:r w:rsidR="009D0E5F">
        <w:rPr>
          <w:rFonts w:eastAsia="Times" w:cs="Times"/>
          <w:color w:val="000000" w:themeColor="text1"/>
        </w:rPr>
        <w:t xml:space="preserve"> [1].</w:t>
      </w:r>
    </w:p>
    <w:p w14:paraId="2BF8430F" w14:textId="61D5DBF7" w:rsidR="00941A1A" w:rsidRPr="00691349" w:rsidRDefault="00A2555B" w:rsidP="006D238B">
      <w:pPr>
        <w:pStyle w:val="p1a"/>
        <w:ind w:firstLine="270"/>
        <w:rPr>
          <w:ins w:id="55" w:author="Daniel Engels" w:date="2018-08-01T11:28:00Z"/>
          <w:color w:val="000000" w:themeColor="text1"/>
        </w:rPr>
      </w:pPr>
      <w:r>
        <w:rPr>
          <w:color w:val="000000" w:themeColor="text1"/>
        </w:rPr>
        <w:t xml:space="preserve">In spite of </w:t>
      </w:r>
      <w:r w:rsidR="006B2847">
        <w:rPr>
          <w:color w:val="000000" w:themeColor="text1"/>
        </w:rPr>
        <w:t>its</w:t>
      </w:r>
      <w:r>
        <w:rPr>
          <w:color w:val="000000" w:themeColor="text1"/>
        </w:rPr>
        <w:t xml:space="preserve"> secure environment, </w:t>
      </w:r>
      <w:r w:rsidR="00B12256">
        <w:rPr>
          <w:color w:val="000000" w:themeColor="text1"/>
        </w:rPr>
        <w:t xml:space="preserve">the cryptocurrency marketplace </w:t>
      </w:r>
      <w:r>
        <w:rPr>
          <w:color w:val="000000" w:themeColor="text1"/>
        </w:rPr>
        <w:t xml:space="preserve">has experienced </w:t>
      </w:r>
      <w:r w:rsidR="00D1410E">
        <w:rPr>
          <w:color w:val="000000" w:themeColor="text1"/>
        </w:rPr>
        <w:t>numerous unlawful activi</w:t>
      </w:r>
      <w:r w:rsidR="00802AA0">
        <w:rPr>
          <w:color w:val="000000" w:themeColor="text1"/>
        </w:rPr>
        <w:t xml:space="preserve">ties since </w:t>
      </w:r>
      <w:r w:rsidR="00EC275E">
        <w:rPr>
          <w:color w:val="000000" w:themeColor="text1"/>
        </w:rPr>
        <w:t>its inception</w:t>
      </w:r>
      <w:ins w:id="56" w:author="Daniel Engels" w:date="2018-08-01T11:24:00Z">
        <w:r w:rsidR="00691349">
          <w:rPr>
            <w:color w:val="000000" w:themeColor="text1"/>
          </w:rPr>
          <w:t>. SHORT AND SWEAT. NOW ON TO THE NEXT THOUGHT</w:t>
        </w:r>
      </w:ins>
      <w:ins w:id="57" w:author="Daniel Engels" w:date="2018-08-01T11:28:00Z">
        <w:r w:rsidR="00691349">
          <w:rPr>
            <w:color w:val="000000" w:themeColor="text1"/>
          </w:rPr>
          <w:t xml:space="preserve"> BUT TRANSITION NEEDED</w:t>
        </w:r>
      </w:ins>
      <w:del w:id="58" w:author="Daniel Engels" w:date="2018-08-01T11:24:00Z">
        <w:r w:rsidR="00EC275E" w:rsidDel="00691349">
          <w:rPr>
            <w:color w:val="000000" w:themeColor="text1"/>
          </w:rPr>
          <w:delText>,</w:delText>
        </w:r>
      </w:del>
      <w:r w:rsidR="00EC275E">
        <w:rPr>
          <w:color w:val="000000" w:themeColor="text1"/>
        </w:rPr>
        <w:t xml:space="preserve"> which </w:t>
      </w:r>
      <w:r w:rsidR="002D5DA9">
        <w:rPr>
          <w:color w:val="000000" w:themeColor="text1"/>
        </w:rPr>
        <w:t>caused</w:t>
      </w:r>
      <w:r w:rsidR="00E00C09">
        <w:rPr>
          <w:color w:val="000000" w:themeColor="text1"/>
        </w:rPr>
        <w:t xml:space="preserve"> </w:t>
      </w:r>
      <w:del w:id="59" w:author="Daniel Engels" w:date="2018-08-01T00:05:00Z">
        <w:r w:rsidR="002D5DA9" w:rsidDel="00AA5DE2">
          <w:rPr>
            <w:color w:val="000000" w:themeColor="text1"/>
          </w:rPr>
          <w:delText xml:space="preserve">to </w:delText>
        </w:r>
      </w:del>
      <w:ins w:id="60" w:author="Daniel Engels" w:date="2018-08-01T00:05:00Z">
        <w:r w:rsidR="00AA5DE2">
          <w:rPr>
            <w:color w:val="000000" w:themeColor="text1"/>
          </w:rPr>
          <w:t xml:space="preserve">its </w:t>
        </w:r>
      </w:ins>
      <w:r w:rsidR="00E00C09">
        <w:rPr>
          <w:color w:val="000000" w:themeColor="text1"/>
        </w:rPr>
        <w:t xml:space="preserve">users </w:t>
      </w:r>
      <w:ins w:id="61" w:author="Daniel Engels" w:date="2018-08-01T00:05:00Z">
        <w:r w:rsidR="00AA5DE2">
          <w:rPr>
            <w:color w:val="000000" w:themeColor="text1"/>
          </w:rPr>
          <w:t xml:space="preserve">to </w:t>
        </w:r>
      </w:ins>
      <w:del w:id="62" w:author="Daniel Engels" w:date="2018-08-01T11:24:00Z">
        <w:r w:rsidR="00E00C09" w:rsidDel="00691349">
          <w:rPr>
            <w:color w:val="000000" w:themeColor="text1"/>
          </w:rPr>
          <w:delText>suffer from losing assets</w:delText>
        </w:r>
      </w:del>
      <w:ins w:id="63" w:author="Daniel Engels" w:date="2018-08-01T11:24:00Z">
        <w:r w:rsidR="00691349">
          <w:rPr>
            <w:color w:val="000000" w:themeColor="text1"/>
          </w:rPr>
          <w:t xml:space="preserve">LOSE </w:t>
        </w:r>
      </w:ins>
      <w:ins w:id="64" w:author="Daniel Engels" w:date="2018-08-01T11:25:00Z">
        <w:r w:rsidR="00691349">
          <w:rPr>
            <w:color w:val="000000" w:themeColor="text1"/>
          </w:rPr>
          <w:t xml:space="preserve">MORE THAN </w:t>
        </w:r>
      </w:ins>
      <w:ins w:id="65" w:author="Daniel Engels" w:date="2018-08-01T11:24:00Z">
        <w:r w:rsidR="00691349">
          <w:rPr>
            <w:color w:val="000000" w:themeColor="text1"/>
          </w:rPr>
          <w:t>$XXX IN ASSETS</w:t>
        </w:r>
      </w:ins>
      <w:ins w:id="66" w:author="Daniel Engels" w:date="2018-08-01T11:25:00Z">
        <w:r w:rsidR="00691349">
          <w:rPr>
            <w:color w:val="000000" w:themeColor="text1"/>
          </w:rPr>
          <w:t xml:space="preserve"> [CITATION NEEDED]</w:t>
        </w:r>
      </w:ins>
      <w:r w:rsidR="00E00C09">
        <w:rPr>
          <w:color w:val="000000" w:themeColor="text1"/>
        </w:rPr>
        <w:t xml:space="preserve">. </w:t>
      </w:r>
      <w:del w:id="67" w:author="Daniel Engels" w:date="2018-08-01T08:35:00Z">
        <w:r w:rsidR="006B2847" w:rsidDel="00B15455">
          <w:rPr>
            <w:color w:val="000000" w:themeColor="text1"/>
          </w:rPr>
          <w:delText xml:space="preserve">This issue motivates </w:delText>
        </w:r>
        <w:r w:rsidR="00AD3C90" w:rsidDel="00B15455">
          <w:rPr>
            <w:color w:val="000000" w:themeColor="text1"/>
          </w:rPr>
          <w:delText>us to d</w:delText>
        </w:r>
        <w:r w:rsidR="00CD6183" w:rsidRPr="006D238B" w:rsidDel="00B15455">
          <w:rPr>
            <w:color w:val="000000" w:themeColor="text1"/>
          </w:rPr>
          <w:delText>evelop a</w:delText>
        </w:r>
      </w:del>
      <w:ins w:id="68" w:author="Daniel Engels" w:date="2018-08-01T08:35:00Z">
        <w:r w:rsidR="00B15455">
          <w:rPr>
            <w:color w:val="000000" w:themeColor="text1"/>
          </w:rPr>
          <w:t>A</w:t>
        </w:r>
      </w:ins>
      <w:r w:rsidR="00CD6183" w:rsidRPr="006D238B">
        <w:rPr>
          <w:color w:val="000000" w:themeColor="text1"/>
        </w:rPr>
        <w:t xml:space="preserve"> trust mechanism in the form of a risk score for all users operating in a blockchain network</w:t>
      </w:r>
      <w:ins w:id="69" w:author="Daniel Engels" w:date="2018-08-01T08:36:00Z">
        <w:r w:rsidR="00B15455">
          <w:rPr>
            <w:color w:val="000000" w:themeColor="text1"/>
          </w:rPr>
          <w:t xml:space="preserve"> could possibly mitigate some of the unlawful activities that too often negatively impact lawful users</w:t>
        </w:r>
      </w:ins>
      <w:r w:rsidR="00882E20">
        <w:rPr>
          <w:color w:val="000000" w:themeColor="text1"/>
        </w:rPr>
        <w:t>.</w:t>
      </w:r>
      <w:r w:rsidR="00CD6183" w:rsidRPr="006D238B">
        <w:rPr>
          <w:color w:val="000000" w:themeColor="text1"/>
        </w:rPr>
        <w:t xml:space="preserve"> </w:t>
      </w:r>
      <w:del w:id="70" w:author="Daniel Engels" w:date="2018-08-01T08:37:00Z">
        <w:r w:rsidR="00882E20" w:rsidDel="00B15455">
          <w:rPr>
            <w:color w:val="000000" w:themeColor="text1"/>
          </w:rPr>
          <w:delText xml:space="preserve">The </w:delText>
        </w:r>
      </w:del>
      <w:ins w:id="71" w:author="Daniel Engels" w:date="2018-08-01T08:37:00Z">
        <w:r w:rsidR="00B15455">
          <w:rPr>
            <w:color w:val="000000" w:themeColor="text1"/>
          </w:rPr>
          <w:t xml:space="preserve">Our </w:t>
        </w:r>
      </w:ins>
      <w:del w:id="72" w:author="Daniel Engels" w:date="2018-08-01T08:37:00Z">
        <w:r w:rsidR="00882E20" w:rsidDel="00B15455">
          <w:rPr>
            <w:color w:val="000000" w:themeColor="text1"/>
          </w:rPr>
          <w:delText xml:space="preserve">proposed </w:delText>
        </w:r>
      </w:del>
      <w:ins w:id="73" w:author="Daniel Engels" w:date="2018-08-01T08:37:00Z">
        <w:r w:rsidR="00B15455">
          <w:rPr>
            <w:color w:val="000000" w:themeColor="text1"/>
          </w:rPr>
          <w:t xml:space="preserve">presented </w:t>
        </w:r>
      </w:ins>
      <w:r w:rsidR="00882E20">
        <w:rPr>
          <w:color w:val="000000" w:themeColor="text1"/>
        </w:rPr>
        <w:t xml:space="preserve">risk scoring mechanism </w:t>
      </w:r>
      <w:r w:rsidR="00CD6183" w:rsidRPr="006D238B">
        <w:rPr>
          <w:color w:val="000000" w:themeColor="text1"/>
        </w:rPr>
        <w:t xml:space="preserve">enables users to </w:t>
      </w:r>
      <w:r w:rsidR="00C674EE">
        <w:rPr>
          <w:color w:val="000000" w:themeColor="text1"/>
        </w:rPr>
        <w:t xml:space="preserve">identify and </w:t>
      </w:r>
      <w:r w:rsidR="00CD6183" w:rsidRPr="006D238B">
        <w:rPr>
          <w:color w:val="000000" w:themeColor="text1"/>
        </w:rPr>
        <w:t xml:space="preserve">avoid risky parties </w:t>
      </w:r>
      <w:del w:id="74" w:author="Daniel Engels" w:date="2018-08-01T08:37:00Z">
        <w:r w:rsidR="00CD6183" w:rsidRPr="006D238B" w:rsidDel="00B15455">
          <w:rPr>
            <w:color w:val="000000" w:themeColor="text1"/>
          </w:rPr>
          <w:delText xml:space="preserve">to deal with </w:delText>
        </w:r>
      </w:del>
      <w:r w:rsidR="00CD6183" w:rsidRPr="006D238B">
        <w:rPr>
          <w:color w:val="000000" w:themeColor="text1"/>
        </w:rPr>
        <w:t xml:space="preserve">while making </w:t>
      </w:r>
      <w:r w:rsidR="00CD6183" w:rsidRPr="00691349">
        <w:rPr>
          <w:color w:val="000000" w:themeColor="text1"/>
        </w:rPr>
        <w:t>transactions.</w:t>
      </w:r>
    </w:p>
    <w:p w14:paraId="64648BBD" w14:textId="41FE15AC" w:rsidR="00691349" w:rsidRDefault="00691349" w:rsidP="00691349">
      <w:pPr>
        <w:ind w:firstLine="270"/>
        <w:rPr>
          <w:ins w:id="75" w:author="Daniel Engels" w:date="2018-08-01T11:36:00Z"/>
          <w:rFonts w:ascii="Times" w:hAnsi="Times"/>
          <w:sz w:val="20"/>
          <w:szCs w:val="20"/>
          <w:lang w:eastAsia="de-DE"/>
        </w:rPr>
        <w:pPrChange w:id="76" w:author="Daniel Engels" w:date="2018-08-01T11:36:00Z">
          <w:pPr>
            <w:pStyle w:val="p1a"/>
            <w:ind w:firstLine="270"/>
          </w:pPr>
        </w:pPrChange>
      </w:pPr>
      <w:ins w:id="77" w:author="Daniel Engels" w:date="2018-08-01T11:28:00Z">
        <w:r w:rsidRPr="00691349">
          <w:rPr>
            <w:rFonts w:ascii="Times" w:hAnsi="Times"/>
            <w:sz w:val="20"/>
            <w:szCs w:val="20"/>
            <w:lang w:eastAsia="de-DE"/>
            <w:rPrChange w:id="78" w:author="Daniel Engels" w:date="2018-08-01T11:29:00Z">
              <w:rPr/>
            </w:rPrChange>
          </w:rPr>
          <w:t>YOU HAVE ALMOST BUT NOT QUITE</w:t>
        </w:r>
      </w:ins>
      <w:ins w:id="79" w:author="Daniel Engels" w:date="2018-08-01T11:30:00Z">
        <w:r>
          <w:rPr>
            <w:rFonts w:ascii="Times" w:hAnsi="Times"/>
            <w:sz w:val="20"/>
            <w:szCs w:val="20"/>
            <w:lang w:eastAsia="de-DE"/>
          </w:rPr>
          <w:t xml:space="preserve"> STATED THE PROBLEM </w:t>
        </w:r>
      </w:ins>
      <w:ins w:id="80" w:author="Daniel Engels" w:date="2018-08-01T11:31:00Z">
        <w:r>
          <w:rPr>
            <w:rFonts w:ascii="Times" w:hAnsi="Times"/>
            <w:sz w:val="20"/>
            <w:szCs w:val="20"/>
            <w:lang w:eastAsia="de-DE"/>
          </w:rPr>
          <w:t>–</w:t>
        </w:r>
      </w:ins>
      <w:ins w:id="81" w:author="Daniel Engels" w:date="2018-08-01T11:30:00Z">
        <w:r>
          <w:rPr>
            <w:rFonts w:ascii="Times" w:hAnsi="Times"/>
            <w:sz w:val="20"/>
            <w:szCs w:val="20"/>
            <w:lang w:eastAsia="de-DE"/>
          </w:rPr>
          <w:t xml:space="preserve"> TRUST </w:t>
        </w:r>
      </w:ins>
      <w:ins w:id="82" w:author="Daniel Engels" w:date="2018-08-01T11:31:00Z">
        <w:r>
          <w:rPr>
            <w:rFonts w:ascii="Times" w:hAnsi="Times"/>
            <w:sz w:val="20"/>
            <w:szCs w:val="20"/>
            <w:lang w:eastAsia="de-DE"/>
          </w:rPr>
          <w:t>IS NEEDED BUT NO GOOD TRUST MECHANISM EXISTS SUCH AS A TRUST METRIC.</w:t>
        </w:r>
      </w:ins>
      <w:ins w:id="83" w:author="Daniel Engels" w:date="2018-08-01T11:36:00Z">
        <w:r>
          <w:rPr>
            <w:rFonts w:ascii="Times" w:hAnsi="Times"/>
            <w:sz w:val="20"/>
            <w:szCs w:val="20"/>
            <w:lang w:eastAsia="de-DE"/>
          </w:rPr>
          <w:t xml:space="preserve"> YOUR SOLUTION IS TO CREATE A TRUST METRIC.</w:t>
        </w:r>
      </w:ins>
    </w:p>
    <w:p w14:paraId="4B923808" w14:textId="5704F4F4" w:rsidR="00691349" w:rsidRPr="00691349" w:rsidDel="07C8A307" w:rsidRDefault="00691349" w:rsidP="00691349">
      <w:pPr>
        <w:ind w:firstLine="270"/>
        <w:rPr>
          <w:rFonts w:ascii="Times" w:hAnsi="Times"/>
          <w:sz w:val="20"/>
          <w:szCs w:val="20"/>
          <w:lang w:eastAsia="de-DE"/>
          <w:rPrChange w:id="84" w:author="Daniel Engels" w:date="2018-08-01T11:29:00Z">
            <w:rPr>
              <w:color w:val="000000" w:themeColor="text1"/>
            </w:rPr>
          </w:rPrChange>
        </w:rPr>
        <w:pPrChange w:id="85" w:author="Daniel Engels" w:date="2018-08-01T11:37:00Z">
          <w:pPr>
            <w:pStyle w:val="p1a"/>
            <w:ind w:firstLine="270"/>
          </w:pPr>
        </w:pPrChange>
      </w:pPr>
      <w:ins w:id="86" w:author="Daniel Engels" w:date="2018-08-01T11:36:00Z">
        <w:r>
          <w:rPr>
            <w:rFonts w:ascii="Times" w:hAnsi="Times"/>
            <w:sz w:val="20"/>
            <w:szCs w:val="20"/>
            <w:lang w:eastAsia="de-DE"/>
          </w:rPr>
          <w:lastRenderedPageBreak/>
          <w:t xml:space="preserve">NOW </w:t>
        </w:r>
      </w:ins>
      <w:ins w:id="87" w:author="Daniel Engels" w:date="2018-08-01T11:37:00Z">
        <w:r>
          <w:rPr>
            <w:rFonts w:ascii="Times" w:hAnsi="Times"/>
            <w:sz w:val="20"/>
            <w:szCs w:val="20"/>
            <w:lang w:eastAsia="de-DE"/>
          </w:rPr>
          <w:t xml:space="preserve">YOU </w:t>
        </w:r>
        <w:r w:rsidR="00CE6323">
          <w:rPr>
            <w:rFonts w:ascii="Times" w:hAnsi="Times"/>
            <w:sz w:val="20"/>
            <w:szCs w:val="20"/>
            <w:lang w:eastAsia="de-DE"/>
          </w:rPr>
          <w:t>NEED TO DESCRIBE YOUR SOLUTION…CREATING A TRUST METRIC</w:t>
        </w:r>
      </w:ins>
      <w:ins w:id="88" w:author="Daniel Engels" w:date="2018-08-01T11:40:00Z">
        <w:r w:rsidR="00CE6323">
          <w:rPr>
            <w:rFonts w:ascii="Times" w:hAnsi="Times"/>
            <w:sz w:val="20"/>
            <w:szCs w:val="20"/>
            <w:lang w:eastAsia="de-DE"/>
          </w:rPr>
          <w:t>...IN 2-3 PARAGRAPHS PLUS ONE PARAGRAPH YOUR RESULTS AND ONE PARAGRAPH YOUR CONCLUSIONS.</w:t>
        </w:r>
      </w:ins>
    </w:p>
    <w:p w14:paraId="0E2C0216" w14:textId="744138E2" w:rsidR="00A84A23" w:rsidRPr="00C554C6" w:rsidRDefault="35A68055" w:rsidP="00C554C6">
      <w:pPr>
        <w:pStyle w:val="p1a"/>
        <w:ind w:firstLine="270"/>
        <w:rPr>
          <w:color w:val="000000" w:themeColor="text1"/>
        </w:rPr>
      </w:pPr>
      <w:del w:id="89" w:author="Daniel Engels" w:date="2018-08-01T11:41:00Z">
        <w:r w:rsidRPr="00691349" w:rsidDel="00CE6323">
          <w:rPr>
            <w:color w:val="000000" w:themeColor="text1"/>
          </w:rPr>
          <w:delText xml:space="preserve">In </w:delText>
        </w:r>
        <w:r w:rsidR="241E6379" w:rsidRPr="00691349" w:rsidDel="00CE6323">
          <w:rPr>
            <w:color w:val="000000" w:themeColor="text1"/>
          </w:rPr>
          <w:delText>this paper</w:delText>
        </w:r>
        <w:r w:rsidR="006179F8" w:rsidRPr="00691349" w:rsidDel="00CE6323">
          <w:rPr>
            <w:color w:val="000000" w:themeColor="text1"/>
          </w:rPr>
          <w:delText>,</w:delText>
        </w:r>
        <w:r w:rsidR="241E6379" w:rsidRPr="00691349" w:rsidDel="00CE6323">
          <w:rPr>
            <w:color w:val="000000" w:themeColor="text1"/>
          </w:rPr>
          <w:delText xml:space="preserve"> we lay</w:delText>
        </w:r>
        <w:r w:rsidR="75FAA84C" w:rsidRPr="00691349" w:rsidDel="00CE6323">
          <w:rPr>
            <w:color w:val="000000" w:themeColor="text1"/>
          </w:rPr>
          <w:delText xml:space="preserve"> out the details to exten</w:delText>
        </w:r>
        <w:r w:rsidR="6E173D8F" w:rsidRPr="00691349" w:rsidDel="00CE6323">
          <w:rPr>
            <w:color w:val="000000" w:themeColor="text1"/>
          </w:rPr>
          <w:delText xml:space="preserve">d and embellish </w:delText>
        </w:r>
        <w:r w:rsidR="5711C9AC" w:rsidRPr="00691349" w:rsidDel="00CE6323">
          <w:rPr>
            <w:color w:val="000000" w:themeColor="text1"/>
          </w:rPr>
          <w:delText>the principles of transp</w:delText>
        </w:r>
        <w:r w:rsidR="6521525C" w:rsidRPr="00CE6323" w:rsidDel="00CE6323">
          <w:rPr>
            <w:color w:val="000000" w:themeColor="text1"/>
          </w:rPr>
          <w:delText>arency and open trans</w:delText>
        </w:r>
        <w:r w:rsidR="3CDD5C2B" w:rsidRPr="00CE6323" w:rsidDel="00CE6323">
          <w:rPr>
            <w:color w:val="000000" w:themeColor="text1"/>
          </w:rPr>
          <w:delText>ac</w:delText>
        </w:r>
        <w:r w:rsidR="6521525C" w:rsidRPr="00CE6323" w:rsidDel="00CE6323">
          <w:rPr>
            <w:color w:val="000000" w:themeColor="text1"/>
          </w:rPr>
          <w:delText>tions</w:delText>
        </w:r>
        <w:r w:rsidR="6521525C" w:rsidRPr="00C554C6" w:rsidDel="00CE6323">
          <w:rPr>
            <w:color w:val="000000" w:themeColor="text1"/>
          </w:rPr>
          <w:delText xml:space="preserve"> wit</w:delText>
        </w:r>
        <w:r w:rsidR="31EF8B97" w:rsidRPr="00C554C6" w:rsidDel="00CE6323">
          <w:rPr>
            <w:color w:val="000000" w:themeColor="text1"/>
          </w:rPr>
          <w:delText xml:space="preserve">h use of risk </w:delText>
        </w:r>
        <w:r w:rsidR="0CC5916A" w:rsidRPr="00C554C6" w:rsidDel="00CE6323">
          <w:rPr>
            <w:color w:val="000000" w:themeColor="text1"/>
          </w:rPr>
          <w:delText>scoring knowled</w:delText>
        </w:r>
        <w:r w:rsidR="5D3E3B33" w:rsidRPr="00C554C6" w:rsidDel="00CE6323">
          <w:rPr>
            <w:color w:val="000000" w:themeColor="text1"/>
          </w:rPr>
          <w:delText>ge for self-policing</w:delText>
        </w:r>
        <w:r w:rsidR="2481D407" w:rsidRPr="00C554C6" w:rsidDel="00CE6323">
          <w:rPr>
            <w:color w:val="000000" w:themeColor="text1"/>
          </w:rPr>
          <w:delText xml:space="preserve"> in the cryptocurrency </w:delText>
        </w:r>
        <w:r w:rsidR="000B711F" w:rsidRPr="00C554C6" w:rsidDel="00CE6323">
          <w:rPr>
            <w:color w:val="000000" w:themeColor="text1"/>
          </w:rPr>
          <w:delText>marketplace.</w:delText>
        </w:r>
        <w:r w:rsidR="000B711F" w:rsidRPr="00817164" w:rsidDel="00CE6323">
          <w:rPr>
            <w:color w:val="000000" w:themeColor="text1"/>
          </w:rPr>
          <w:delText xml:space="preserve"> </w:delText>
        </w:r>
      </w:del>
      <w:r w:rsidR="000B711F" w:rsidRPr="00817164">
        <w:rPr>
          <w:color w:val="000000" w:themeColor="text1"/>
        </w:rPr>
        <w:t>The</w:t>
      </w:r>
      <w:r w:rsidR="004A032C" w:rsidRPr="00817164">
        <w:rPr>
          <w:color w:val="000000" w:themeColor="text1"/>
        </w:rPr>
        <w:t xml:space="preserve"> </w:t>
      </w:r>
      <w:r w:rsidR="004A032C">
        <w:rPr>
          <w:color w:val="000000" w:themeColor="text1"/>
        </w:rPr>
        <w:t>remainder</w:t>
      </w:r>
      <w:r w:rsidR="004A032C" w:rsidRPr="00817164">
        <w:rPr>
          <w:color w:val="000000" w:themeColor="text1"/>
        </w:rPr>
        <w:t xml:space="preserve"> of this paper is structured as described here. Section 2 </w:t>
      </w:r>
      <w:r w:rsidR="004A032C">
        <w:rPr>
          <w:color w:val="000000" w:themeColor="text1"/>
        </w:rPr>
        <w:t xml:space="preserve">contains an overview of </w:t>
      </w:r>
      <w:r w:rsidR="00F03966">
        <w:rPr>
          <w:color w:val="000000" w:themeColor="text1"/>
        </w:rPr>
        <w:t xml:space="preserve">blockchain </w:t>
      </w:r>
      <w:r w:rsidR="00FC2229">
        <w:rPr>
          <w:color w:val="000000" w:themeColor="text1"/>
        </w:rPr>
        <w:t xml:space="preserve">and </w:t>
      </w:r>
      <w:r w:rsidR="004A032C">
        <w:rPr>
          <w:color w:val="000000" w:themeColor="text1"/>
        </w:rPr>
        <w:t xml:space="preserve">the </w:t>
      </w:r>
      <w:r w:rsidR="00FC2229">
        <w:rPr>
          <w:color w:val="000000" w:themeColor="text1"/>
        </w:rPr>
        <w:t>current cryptocurrency marketplace</w:t>
      </w:r>
      <w:r w:rsidR="004A032C" w:rsidRPr="00817164">
        <w:rPr>
          <w:color w:val="000000" w:themeColor="text1"/>
        </w:rPr>
        <w:t xml:space="preserve">. </w:t>
      </w:r>
      <w:ins w:id="90" w:author="Daniel Engels" w:date="2018-08-01T11:41:00Z">
        <w:r w:rsidR="00CE6323">
          <w:rPr>
            <w:color w:val="000000" w:themeColor="text1"/>
          </w:rPr>
          <w:t xml:space="preserve">In </w:t>
        </w:r>
      </w:ins>
      <w:r w:rsidR="00980404">
        <w:rPr>
          <w:color w:val="000000" w:themeColor="text1"/>
        </w:rPr>
        <w:t>Section</w:t>
      </w:r>
      <w:r w:rsidR="009F31B9">
        <w:rPr>
          <w:color w:val="000000" w:themeColor="text1"/>
        </w:rPr>
        <w:t xml:space="preserve"> 3 </w:t>
      </w:r>
      <w:ins w:id="91" w:author="Daniel Engels" w:date="2018-08-01T11:41:00Z">
        <w:r w:rsidR="00CE6323">
          <w:rPr>
            <w:color w:val="000000" w:themeColor="text1"/>
          </w:rPr>
          <w:t xml:space="preserve">we </w:t>
        </w:r>
      </w:ins>
      <w:r w:rsidR="009F31B9">
        <w:rPr>
          <w:color w:val="000000" w:themeColor="text1"/>
        </w:rPr>
        <w:t>describe</w:t>
      </w:r>
      <w:del w:id="92" w:author="Daniel Engels" w:date="2018-08-01T11:41:00Z">
        <w:r w:rsidR="009F31B9" w:rsidDel="00CE6323">
          <w:rPr>
            <w:color w:val="000000" w:themeColor="text1"/>
          </w:rPr>
          <w:delText>s</w:delText>
        </w:r>
      </w:del>
      <w:r w:rsidR="009F31B9">
        <w:rPr>
          <w:color w:val="000000" w:themeColor="text1"/>
        </w:rPr>
        <w:t xml:space="preserve"> how to protect cryptocurrency from external attacks</w:t>
      </w:r>
      <w:r w:rsidR="004A032C" w:rsidRPr="00817164">
        <w:rPr>
          <w:color w:val="000000" w:themeColor="text1"/>
        </w:rPr>
        <w:t>.</w:t>
      </w:r>
      <w:r w:rsidR="004A032C">
        <w:rPr>
          <w:color w:val="000000" w:themeColor="text1"/>
        </w:rPr>
        <w:t xml:space="preserve"> In </w:t>
      </w:r>
      <w:r w:rsidR="004A032C" w:rsidRPr="00817164">
        <w:rPr>
          <w:color w:val="000000" w:themeColor="text1"/>
        </w:rPr>
        <w:t>Section 4</w:t>
      </w:r>
      <w:r w:rsidR="00BA7587">
        <w:rPr>
          <w:color w:val="000000" w:themeColor="text1"/>
        </w:rPr>
        <w:t>,</w:t>
      </w:r>
      <w:r w:rsidR="004A032C" w:rsidRPr="00817164">
        <w:rPr>
          <w:color w:val="000000" w:themeColor="text1"/>
        </w:rPr>
        <w:t xml:space="preserve"> </w:t>
      </w:r>
      <w:r w:rsidR="004A032C">
        <w:rPr>
          <w:color w:val="000000" w:themeColor="text1"/>
        </w:rPr>
        <w:t xml:space="preserve">we </w:t>
      </w:r>
      <w:r w:rsidR="00BA7587">
        <w:rPr>
          <w:color w:val="000000" w:themeColor="text1"/>
        </w:rPr>
        <w:t xml:space="preserve">outline </w:t>
      </w:r>
      <w:r w:rsidR="00740DE6">
        <w:rPr>
          <w:color w:val="000000" w:themeColor="text1"/>
        </w:rPr>
        <w:t xml:space="preserve">the creation of the blacklist and our risk scoring approach in detail. </w:t>
      </w:r>
      <w:r w:rsidR="006D6C9A">
        <w:rPr>
          <w:color w:val="000000" w:themeColor="text1"/>
        </w:rPr>
        <w:t xml:space="preserve">We </w:t>
      </w:r>
      <w:r w:rsidR="00745C2E">
        <w:rPr>
          <w:color w:val="000000" w:themeColor="text1"/>
        </w:rPr>
        <w:t xml:space="preserve">describe the </w:t>
      </w:r>
      <w:r w:rsidR="004A032C" w:rsidRPr="00817164">
        <w:rPr>
          <w:color w:val="000000" w:themeColor="text1"/>
        </w:rPr>
        <w:t xml:space="preserve">dataset </w:t>
      </w:r>
      <w:r w:rsidR="006D6C9A">
        <w:rPr>
          <w:color w:val="000000" w:themeColor="text1"/>
        </w:rPr>
        <w:t xml:space="preserve">used </w:t>
      </w:r>
      <w:r w:rsidR="00745C2E">
        <w:rPr>
          <w:color w:val="000000" w:themeColor="text1"/>
        </w:rPr>
        <w:t>in this study</w:t>
      </w:r>
      <w:r w:rsidR="006D6C9A">
        <w:rPr>
          <w:color w:val="000000" w:themeColor="text1"/>
        </w:rPr>
        <w:t xml:space="preserve"> in Section 5</w:t>
      </w:r>
      <w:r w:rsidR="008314D7">
        <w:rPr>
          <w:color w:val="000000" w:themeColor="text1"/>
        </w:rPr>
        <w:t xml:space="preserve">. </w:t>
      </w:r>
      <w:r w:rsidR="004A032C">
        <w:rPr>
          <w:color w:val="000000" w:themeColor="text1"/>
        </w:rPr>
        <w:t>Section 6</w:t>
      </w:r>
      <w:r w:rsidR="008314D7">
        <w:rPr>
          <w:color w:val="000000" w:themeColor="text1"/>
        </w:rPr>
        <w:t xml:space="preserve"> </w:t>
      </w:r>
      <w:del w:id="93" w:author="Daniel Engels" w:date="2018-08-01T11:42:00Z">
        <w:r w:rsidR="008314D7" w:rsidDel="00CE6323">
          <w:rPr>
            <w:color w:val="000000" w:themeColor="text1"/>
          </w:rPr>
          <w:delText xml:space="preserve">explains </w:delText>
        </w:r>
      </w:del>
      <w:ins w:id="94" w:author="Daniel Engels" w:date="2018-08-01T11:42:00Z">
        <w:r w:rsidR="00CE6323">
          <w:rPr>
            <w:color w:val="000000" w:themeColor="text1"/>
          </w:rPr>
          <w:t xml:space="preserve">contains </w:t>
        </w:r>
      </w:ins>
      <w:r w:rsidR="008314D7">
        <w:rPr>
          <w:color w:val="000000" w:themeColor="text1"/>
        </w:rPr>
        <w:t xml:space="preserve">the </w:t>
      </w:r>
      <w:r w:rsidR="002E08AA">
        <w:rPr>
          <w:color w:val="000000" w:themeColor="text1"/>
        </w:rPr>
        <w:t>machine learning</w:t>
      </w:r>
      <w:r w:rsidR="004A032C">
        <w:rPr>
          <w:color w:val="000000" w:themeColor="text1"/>
        </w:rPr>
        <w:t xml:space="preserve"> </w:t>
      </w:r>
      <w:r w:rsidR="008314D7">
        <w:rPr>
          <w:color w:val="000000" w:themeColor="text1"/>
        </w:rPr>
        <w:t xml:space="preserve">algorithms </w:t>
      </w:r>
      <w:r w:rsidR="00C06B1F">
        <w:rPr>
          <w:color w:val="000000" w:themeColor="text1"/>
        </w:rPr>
        <w:t xml:space="preserve">we use </w:t>
      </w:r>
      <w:r w:rsidR="008314D7">
        <w:rPr>
          <w:color w:val="000000" w:themeColor="text1"/>
        </w:rPr>
        <w:t>and the correspond</w:t>
      </w:r>
      <w:r w:rsidR="00EA1711">
        <w:rPr>
          <w:color w:val="000000" w:themeColor="text1"/>
        </w:rPr>
        <w:t>ing</w:t>
      </w:r>
      <w:r w:rsidR="008314D7">
        <w:rPr>
          <w:color w:val="000000" w:themeColor="text1"/>
        </w:rPr>
        <w:t xml:space="preserve"> measurements of </w:t>
      </w:r>
      <w:r w:rsidR="00EA1711">
        <w:rPr>
          <w:color w:val="000000" w:themeColor="text1"/>
        </w:rPr>
        <w:t xml:space="preserve">the </w:t>
      </w:r>
      <w:r w:rsidR="008314D7">
        <w:rPr>
          <w:color w:val="000000" w:themeColor="text1"/>
        </w:rPr>
        <w:t xml:space="preserve">performance </w:t>
      </w:r>
      <w:r w:rsidR="00EA1711">
        <w:rPr>
          <w:color w:val="000000" w:themeColor="text1"/>
        </w:rPr>
        <w:t>of the models</w:t>
      </w:r>
      <w:r w:rsidR="004A032C">
        <w:rPr>
          <w:color w:val="000000" w:themeColor="text1"/>
        </w:rPr>
        <w:t xml:space="preserve">. </w:t>
      </w:r>
      <w:r w:rsidR="00D42D0B">
        <w:rPr>
          <w:color w:val="000000" w:themeColor="text1"/>
        </w:rPr>
        <w:t xml:space="preserve">In Section 7, we present </w:t>
      </w:r>
      <w:del w:id="95" w:author="Daniel Engels" w:date="2018-08-01T11:42:00Z">
        <w:r w:rsidR="00D42D0B" w:rsidDel="00CE6323">
          <w:rPr>
            <w:color w:val="000000" w:themeColor="text1"/>
          </w:rPr>
          <w:delText xml:space="preserve">the </w:delText>
        </w:r>
      </w:del>
      <w:ins w:id="96" w:author="Daniel Engels" w:date="2018-08-01T11:42:00Z">
        <w:r w:rsidR="00CE6323">
          <w:rPr>
            <w:color w:val="000000" w:themeColor="text1"/>
          </w:rPr>
          <w:t xml:space="preserve">our </w:t>
        </w:r>
      </w:ins>
      <w:r w:rsidR="00D42D0B">
        <w:rPr>
          <w:color w:val="000000" w:themeColor="text1"/>
        </w:rPr>
        <w:t>results</w:t>
      </w:r>
      <w:del w:id="97" w:author="Daniel Engels" w:date="2018-08-01T11:42:00Z">
        <w:r w:rsidR="00D42D0B" w:rsidDel="00CE6323">
          <w:rPr>
            <w:color w:val="000000" w:themeColor="text1"/>
          </w:rPr>
          <w:delText xml:space="preserve"> </w:delText>
        </w:r>
      </w:del>
      <w:ins w:id="98" w:author="Daniel Engels" w:date="2018-08-01T11:42:00Z">
        <w:r w:rsidR="00CE6323">
          <w:rPr>
            <w:color w:val="000000" w:themeColor="text1"/>
          </w:rPr>
          <w:t xml:space="preserve"> and analysis</w:t>
        </w:r>
      </w:ins>
      <w:del w:id="99" w:author="Daniel Engels" w:date="2018-08-01T11:42:00Z">
        <w:r w:rsidR="00D42D0B" w:rsidDel="00CE6323">
          <w:rPr>
            <w:color w:val="000000" w:themeColor="text1"/>
          </w:rPr>
          <w:delText>of our analyses</w:delText>
        </w:r>
      </w:del>
      <w:r w:rsidR="00D42D0B">
        <w:rPr>
          <w:color w:val="000000" w:themeColor="text1"/>
        </w:rPr>
        <w:t xml:space="preserve">. </w:t>
      </w:r>
      <w:r w:rsidR="004A032C">
        <w:rPr>
          <w:color w:val="000000" w:themeColor="text1"/>
        </w:rPr>
        <w:t xml:space="preserve">We examine the ethical implications of profiling and scoring cryptocurrency </w:t>
      </w:r>
      <w:r w:rsidR="00901C14">
        <w:rPr>
          <w:color w:val="000000" w:themeColor="text1"/>
        </w:rPr>
        <w:t>users</w:t>
      </w:r>
      <w:r w:rsidR="004A032C">
        <w:rPr>
          <w:color w:val="000000" w:themeColor="text1"/>
        </w:rPr>
        <w:t xml:space="preserve"> in Section </w:t>
      </w:r>
      <w:r w:rsidR="003D1444">
        <w:rPr>
          <w:color w:val="000000" w:themeColor="text1"/>
        </w:rPr>
        <w:t>8</w:t>
      </w:r>
      <w:r w:rsidR="004A032C">
        <w:rPr>
          <w:color w:val="000000" w:themeColor="text1"/>
        </w:rPr>
        <w:t xml:space="preserve">. In Section </w:t>
      </w:r>
      <w:r w:rsidR="00836EE4">
        <w:rPr>
          <w:color w:val="000000" w:themeColor="text1"/>
        </w:rPr>
        <w:t>9</w:t>
      </w:r>
      <w:r w:rsidR="004A032C">
        <w:rPr>
          <w:color w:val="000000" w:themeColor="text1"/>
        </w:rPr>
        <w:t xml:space="preserve">, we </w:t>
      </w:r>
      <w:r w:rsidR="00BE0D32">
        <w:rPr>
          <w:color w:val="000000" w:themeColor="text1"/>
        </w:rPr>
        <w:t xml:space="preserve">present conclusions from </w:t>
      </w:r>
      <w:r w:rsidR="006D6C9A">
        <w:rPr>
          <w:color w:val="000000" w:themeColor="text1"/>
        </w:rPr>
        <w:t xml:space="preserve">our </w:t>
      </w:r>
      <w:r w:rsidR="00BE0D32">
        <w:rPr>
          <w:color w:val="000000" w:themeColor="text1"/>
        </w:rPr>
        <w:t xml:space="preserve">analyses. </w:t>
      </w:r>
      <w:ins w:id="100" w:author="Daniel Engels" w:date="2018-08-01T11:43:00Z">
        <w:r w:rsidR="00CE6323">
          <w:rPr>
            <w:color w:val="000000" w:themeColor="text1"/>
          </w:rPr>
          <w:t xml:space="preserve">We highlight future work and potential extensions of our work in </w:t>
        </w:r>
      </w:ins>
      <w:del w:id="101" w:author="Daniel Engels" w:date="2018-08-01T11:43:00Z">
        <w:r w:rsidR="00BE0D32" w:rsidDel="00CE6323">
          <w:rPr>
            <w:color w:val="000000" w:themeColor="text1"/>
          </w:rPr>
          <w:delText xml:space="preserve">Finally, </w:delText>
        </w:r>
      </w:del>
      <w:r w:rsidR="005E7119">
        <w:rPr>
          <w:color w:val="000000" w:themeColor="text1"/>
        </w:rPr>
        <w:t>Section 10</w:t>
      </w:r>
      <w:del w:id="102" w:author="Daniel Engels" w:date="2018-08-01T11:43:00Z">
        <w:r w:rsidR="005E7119" w:rsidDel="00CE6323">
          <w:rPr>
            <w:color w:val="000000" w:themeColor="text1"/>
          </w:rPr>
          <w:delText xml:space="preserve"> </w:delText>
        </w:r>
        <w:r w:rsidR="00836EE4" w:rsidDel="00CE6323">
          <w:rPr>
            <w:color w:val="000000" w:themeColor="text1"/>
          </w:rPr>
          <w:delText>conclude</w:delText>
        </w:r>
        <w:r w:rsidR="005E7119" w:rsidDel="00CE6323">
          <w:rPr>
            <w:color w:val="000000" w:themeColor="text1"/>
          </w:rPr>
          <w:delText>s</w:delText>
        </w:r>
        <w:r w:rsidR="00836EE4" w:rsidDel="00CE6323">
          <w:rPr>
            <w:color w:val="000000" w:themeColor="text1"/>
          </w:rPr>
          <w:delText xml:space="preserve"> this paper</w:delText>
        </w:r>
        <w:r w:rsidR="005E7119" w:rsidDel="00CE6323">
          <w:rPr>
            <w:color w:val="000000" w:themeColor="text1"/>
          </w:rPr>
          <w:delText xml:space="preserve"> by highlighting future </w:delText>
        </w:r>
        <w:r w:rsidR="00011BD9" w:rsidDel="00CE6323">
          <w:rPr>
            <w:color w:val="000000" w:themeColor="text1"/>
          </w:rPr>
          <w:delText>possible improvements on our work</w:delText>
        </w:r>
      </w:del>
      <w:r w:rsidR="004A032C">
        <w:rPr>
          <w:color w:val="000000" w:themeColor="text1"/>
        </w:rPr>
        <w:t>.</w:t>
      </w:r>
    </w:p>
    <w:p w14:paraId="26E459A6" w14:textId="29C4376F" w:rsidR="00B5181B" w:rsidRDefault="00B5181B" w:rsidP="002C04B9">
      <w:pPr>
        <w:pStyle w:val="heading10"/>
        <w:outlineLvl w:val="0"/>
      </w:pPr>
      <w:r>
        <w:t xml:space="preserve">2   </w:t>
      </w:r>
      <w:commentRangeStart w:id="103"/>
      <w:r w:rsidR="563F3FA4">
        <w:t xml:space="preserve">Blockchain </w:t>
      </w:r>
      <w:commentRangeEnd w:id="103"/>
      <w:r w:rsidR="00F67FE0">
        <w:rPr>
          <w:rStyle w:val="CommentReference"/>
          <w:b w:val="0"/>
        </w:rPr>
        <w:commentReference w:id="103"/>
      </w:r>
      <w:r w:rsidR="563F3FA4">
        <w:t xml:space="preserve">and </w:t>
      </w:r>
      <w:ins w:id="104" w:author="Daniel Engels" w:date="2018-08-01T14:22:00Z">
        <w:r w:rsidR="00F67FE0">
          <w:t xml:space="preserve">the </w:t>
        </w:r>
      </w:ins>
      <w:r w:rsidR="563F3FA4">
        <w:t xml:space="preserve">Emergence of </w:t>
      </w:r>
      <w:r w:rsidR="583F41A7">
        <w:t>Cryptocurrency</w:t>
      </w:r>
    </w:p>
    <w:p w14:paraId="3AA99DBF" w14:textId="03FD3730" w:rsidR="425CD334" w:rsidRPr="00C717F0" w:rsidRDefault="0066064A" w:rsidP="002205EB">
      <w:pPr>
        <w:pStyle w:val="p1a"/>
        <w:spacing w:line="259" w:lineRule="auto"/>
      </w:pPr>
      <w:r w:rsidRPr="00EB5731">
        <w:t>Put simply</w:t>
      </w:r>
      <w:r w:rsidR="425CD334" w:rsidRPr="00EB5731">
        <w:t xml:space="preserve">, blockchain is a </w:t>
      </w:r>
      <w:ins w:id="105" w:author="Daniel Engels" w:date="2018-08-01T11:46:00Z">
        <w:r w:rsidR="007029E4">
          <w:t>distributed ledger</w:t>
        </w:r>
      </w:ins>
      <w:ins w:id="106" w:author="Daniel Engels" w:date="2018-08-01T11:52:00Z">
        <w:r w:rsidR="000504EF">
          <w:t>,</w:t>
        </w:r>
      </w:ins>
      <w:ins w:id="107" w:author="Daniel Engels" w:date="2018-08-01T11:46:00Z">
        <w:r w:rsidR="007029E4">
          <w:t xml:space="preserve"> </w:t>
        </w:r>
      </w:ins>
      <w:del w:id="108" w:author="Daniel Engels" w:date="2018-08-01T11:46:00Z">
        <w:r w:rsidR="425CD334" w:rsidRPr="00EB5731" w:rsidDel="007029E4">
          <w:delText xml:space="preserve">network system </w:delText>
        </w:r>
      </w:del>
      <w:r w:rsidR="425CD334" w:rsidRPr="00EB5731">
        <w:t xml:space="preserve">and cryptocurrencies are products </w:t>
      </w:r>
      <w:r w:rsidR="00734A7B" w:rsidRPr="00EB5731">
        <w:t xml:space="preserve">that </w:t>
      </w:r>
      <w:r w:rsidR="425CD334" w:rsidRPr="00EB5731">
        <w:t>operat</w:t>
      </w:r>
      <w:r w:rsidR="510551BD" w:rsidRPr="00EB5731">
        <w:t>e</w:t>
      </w:r>
      <w:r w:rsidR="425CD334" w:rsidRPr="00EB5731">
        <w:t xml:space="preserve"> </w:t>
      </w:r>
      <w:del w:id="109" w:author="Daniel Engels" w:date="2018-08-01T11:46:00Z">
        <w:r w:rsidR="425CD334" w:rsidRPr="00EB5731" w:rsidDel="007029E4">
          <w:delText xml:space="preserve">in </w:delText>
        </w:r>
      </w:del>
      <w:ins w:id="110" w:author="Daniel Engels" w:date="2018-08-01T11:46:00Z">
        <w:r w:rsidR="007029E4">
          <w:t>using</w:t>
        </w:r>
        <w:r w:rsidR="007029E4" w:rsidRPr="00EB5731">
          <w:t xml:space="preserve"> </w:t>
        </w:r>
      </w:ins>
      <w:r w:rsidR="00734A7B" w:rsidRPr="00EB5731">
        <w:t xml:space="preserve">a </w:t>
      </w:r>
      <w:r w:rsidR="425CD334" w:rsidRPr="00EB5731">
        <w:t xml:space="preserve">blockchain network. </w:t>
      </w:r>
      <w:r w:rsidR="00255579" w:rsidRPr="00EB5731">
        <w:t xml:space="preserve">Cryptocurrency </w:t>
      </w:r>
      <w:r w:rsidR="425CD334" w:rsidRPr="00EB5731">
        <w:t>is a medium for exchanging assets between individuals. It is defined as a digital currency or asset for which transactions are made in an environment secured by a cryptographic encryption-decryption mechanism. The world’s first cryptocurrency, known as Bitcoin, was conceptualized by Satoshi Nakamoto</w:t>
      </w:r>
      <w:r w:rsidR="001D76D9" w:rsidRPr="00EB5731">
        <w:rPr>
          <w:rFonts w:ascii="Times,Times New Roman,PMingLiU" w:eastAsia="Times,Times New Roman,PMingLiU" w:hAnsi="Times,Times New Roman,PMingLiU" w:cs="Times,Times New Roman,PMingLiU"/>
        </w:rPr>
        <w:t>,</w:t>
      </w:r>
      <w:r w:rsidR="425CD334" w:rsidRPr="00EB5731" w:rsidDel="001D76D9">
        <w:rPr>
          <w:rFonts w:ascii="Times,Times New Roman,PMingLiU" w:eastAsia="Times,Times New Roman,PMingLiU" w:hAnsi="Times,Times New Roman,PMingLiU" w:cs="Times,Times New Roman,PMingLiU"/>
        </w:rPr>
        <w:t xml:space="preserve"> </w:t>
      </w:r>
      <w:r w:rsidR="425CD334" w:rsidRPr="00EB5731">
        <w:t>a pseudonym of a person or a group of people</w:t>
      </w:r>
      <w:r w:rsidR="001D76D9" w:rsidRPr="00EB5731">
        <w:rPr>
          <w:rFonts w:ascii="Times,Times New Roman,PMingLiU" w:eastAsia="Times,Times New Roman,PMingLiU" w:hAnsi="Times,Times New Roman,PMingLiU" w:cs="Times,Times New Roman,PMingLiU"/>
        </w:rPr>
        <w:t xml:space="preserve">, </w:t>
      </w:r>
      <w:r w:rsidR="425CD334" w:rsidRPr="00EB5731">
        <w:t>in 2008</w:t>
      </w:r>
      <w:ins w:id="111" w:author="Daniel Engels" w:date="2018-08-01T11:46:00Z">
        <w:r w:rsidR="007029E4">
          <w:t xml:space="preserve"> CITATION NEEDED HERE</w:t>
        </w:r>
      </w:ins>
      <w:r w:rsidR="425CD334" w:rsidRPr="00EB5731">
        <w:t xml:space="preserve">. The platform for cryptocurrency transactions </w:t>
      </w:r>
      <w:r w:rsidR="00A173A9" w:rsidRPr="00EB5731">
        <w:t xml:space="preserve">is </w:t>
      </w:r>
      <w:r w:rsidR="425CD334" w:rsidRPr="00EB5731">
        <w:t>known as blockchain which was described by Satoshi as “a peer to peer electronic cash system” [</w:t>
      </w:r>
      <w:r w:rsidR="00D93C6A" w:rsidRPr="00EB5731">
        <w:t>2</w:t>
      </w:r>
      <w:r w:rsidR="425CD334" w:rsidRPr="00EB5731">
        <w:rPr>
          <w:rFonts w:ascii="Times,Times New Roman,PMingLiU" w:eastAsia="Times,Times New Roman,PMingLiU" w:hAnsi="Times,Times New Roman,PMingLiU" w:cs="Times,Times New Roman,PMingLiU"/>
        </w:rPr>
        <w:t>].</w:t>
      </w:r>
    </w:p>
    <w:p w14:paraId="72FE13FB" w14:textId="46CE6FFD" w:rsidR="00FF636E" w:rsidRPr="00EB5731" w:rsidRDefault="5588F5B5" w:rsidP="00FF636E">
      <w:pPr>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Blockchain is a distributed ledger where transactions are periodically recorded in a chain of blocks and stored across multiple computers or servers, known as nodes, distributed over the network. Unlike ledgers in our conventional banking system, blockchain has no single point of control.</w:t>
      </w:r>
      <w:ins w:id="112" w:author="Daniel Engels" w:date="2018-08-01T11:52:00Z">
        <w:r w:rsidR="000504EF">
          <w:rPr>
            <w:rFonts w:ascii="Times" w:eastAsia="Times" w:hAnsi="Times" w:cs="Times"/>
            <w:sz w:val="20"/>
            <w:szCs w:val="20"/>
            <w:lang w:eastAsia="de-DE"/>
          </w:rPr>
          <w:t xml:space="preserve"> The nodes in the blockchain network cooperate to distribute the complete blockchain to each node, and to verify that new blocks that a node attempts to add to the blockchain contains valid transactions.</w:t>
        </w:r>
      </w:ins>
      <w:r w:rsidRPr="00EB5731">
        <w:rPr>
          <w:rFonts w:ascii="Times" w:eastAsia="Times" w:hAnsi="Times" w:cs="Times"/>
          <w:sz w:val="20"/>
          <w:szCs w:val="20"/>
          <w:lang w:eastAsia="de-DE"/>
        </w:rPr>
        <w:t xml:space="preserve"> Blockchain is developed based on certain characteristics of a distributed ledger system</w:t>
      </w:r>
      <w:r w:rsidR="0091780F"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cryptography, replication of ledger</w:t>
      </w:r>
      <w:ins w:id="113" w:author="Daniel Engels" w:date="2018-08-01T11:54:00Z">
        <w:r w:rsidR="000504EF">
          <w:rPr>
            <w:rFonts w:ascii="Times" w:eastAsia="Times" w:hAnsi="Times" w:cs="Times"/>
            <w:sz w:val="20"/>
            <w:szCs w:val="20"/>
            <w:lang w:eastAsia="de-DE"/>
          </w:rPr>
          <w:t>,</w:t>
        </w:r>
      </w:ins>
      <w:r w:rsidRPr="00EB5731">
        <w:rPr>
          <w:rFonts w:ascii="Times" w:eastAsia="Times" w:hAnsi="Times" w:cs="Times"/>
          <w:sz w:val="20"/>
          <w:szCs w:val="20"/>
          <w:lang w:eastAsia="de-DE"/>
        </w:rPr>
        <w:t xml:space="preserve"> and immutability.</w:t>
      </w:r>
    </w:p>
    <w:p w14:paraId="11C7CBA0" w14:textId="260D5271" w:rsidR="00FC634F" w:rsidRPr="00EB5731" w:rsidRDefault="33178C75" w:rsidP="00B83BE8">
      <w:pPr>
        <w:spacing w:line="259" w:lineRule="auto"/>
        <w:ind w:firstLine="270"/>
        <w:jc w:val="both"/>
        <w:rPr>
          <w:rFonts w:ascii="Times,Times,Times New Roman,PMi" w:eastAsia="Times,Times,Times New Roman,PMi" w:hAnsi="Times,Times,Times New Roman,PMi" w:cs="Times,Times,Times New Roman,PMi"/>
          <w:sz w:val="20"/>
          <w:szCs w:val="20"/>
          <w:lang w:eastAsia="de-DE"/>
        </w:rPr>
      </w:pPr>
      <w:commentRangeStart w:id="114"/>
      <w:r w:rsidRPr="00EB5731">
        <w:rPr>
          <w:rFonts w:ascii="Times" w:eastAsia="Times" w:hAnsi="Times" w:cs="Times"/>
          <w:sz w:val="20"/>
          <w:szCs w:val="20"/>
          <w:lang w:eastAsia="de-DE"/>
        </w:rPr>
        <w:t xml:space="preserve">Transactions </w:t>
      </w:r>
      <w:commentRangeEnd w:id="114"/>
      <w:r w:rsidR="00B85296">
        <w:rPr>
          <w:rStyle w:val="CommentReference"/>
          <w:rFonts w:ascii="Times" w:eastAsia="PMingLiU" w:hAnsi="Times"/>
          <w:lang w:eastAsia="de-DE"/>
        </w:rPr>
        <w:commentReference w:id="114"/>
      </w:r>
      <w:r w:rsidRPr="00EB5731">
        <w:rPr>
          <w:rFonts w:ascii="Times" w:eastAsia="Times" w:hAnsi="Times" w:cs="Times"/>
          <w:sz w:val="20"/>
          <w:szCs w:val="20"/>
          <w:lang w:eastAsia="de-DE"/>
        </w:rPr>
        <w:t>in a blockchain network are made secure with the</w:t>
      </w:r>
      <w:ins w:id="115" w:author="Daniel Engels" w:date="2018-08-01T11:54:00Z">
        <w:r w:rsidR="000504EF">
          <w:rPr>
            <w:rFonts w:ascii="Times" w:eastAsia="Times" w:hAnsi="Times" w:cs="Times"/>
            <w:sz w:val="20"/>
            <w:szCs w:val="20"/>
            <w:lang w:eastAsia="de-DE"/>
          </w:rPr>
          <w:t xml:space="preserve"> use</w:t>
        </w:r>
      </w:ins>
      <w:r w:rsidRPr="00EB5731">
        <w:rPr>
          <w:rFonts w:ascii="Times" w:eastAsia="Times" w:hAnsi="Times" w:cs="Times"/>
          <w:sz w:val="20"/>
          <w:szCs w:val="20"/>
          <w:lang w:eastAsia="de-DE"/>
        </w:rPr>
        <w:t xml:space="preserve"> </w:t>
      </w:r>
      <w:del w:id="116" w:author="Daniel Engels" w:date="2018-08-01T11:54:00Z">
        <w:r w:rsidRPr="00EB5731" w:rsidDel="000504EF">
          <w:rPr>
            <w:rFonts w:ascii="Times" w:eastAsia="Times" w:hAnsi="Times" w:cs="Times"/>
            <w:sz w:val="20"/>
            <w:szCs w:val="20"/>
            <w:lang w:eastAsia="de-DE"/>
          </w:rPr>
          <w:delText>cryptographic</w:delText>
        </w:r>
      </w:del>
      <w:ins w:id="117" w:author="Daniel Engels" w:date="2018-08-01T11:54:00Z">
        <w:r w:rsidR="000504EF">
          <w:rPr>
            <w:rFonts w:ascii="Times" w:eastAsia="Times" w:hAnsi="Times" w:cs="Times"/>
            <w:sz w:val="20"/>
            <w:szCs w:val="20"/>
            <w:lang w:eastAsia="de-DE"/>
          </w:rPr>
          <w:t>of public key ciphers and secure hash functions</w:t>
        </w:r>
      </w:ins>
      <w:del w:id="118" w:author="Daniel Engels" w:date="2018-08-01T11:54:00Z">
        <w:r w:rsidRPr="00EB5731" w:rsidDel="000504EF">
          <w:rPr>
            <w:rFonts w:ascii="Times" w:eastAsia="Times" w:hAnsi="Times" w:cs="Times"/>
            <w:sz w:val="20"/>
            <w:szCs w:val="20"/>
            <w:lang w:eastAsia="de-DE"/>
          </w:rPr>
          <w:delText xml:space="preserve"> encryption</w:delText>
        </w:r>
      </w:del>
      <w:r w:rsidRPr="00EB5731">
        <w:rPr>
          <w:rFonts w:ascii="Times" w:eastAsia="Times" w:hAnsi="Times" w:cs="Times"/>
          <w:sz w:val="20"/>
          <w:szCs w:val="20"/>
          <w:lang w:eastAsia="de-DE"/>
        </w:rPr>
        <w:t xml:space="preserve">. A </w:t>
      </w:r>
      <w:r w:rsidR="00254533">
        <w:rPr>
          <w:rFonts w:ascii="Times,Times New Roman,PMingLiU" w:eastAsia="Times,Times New Roman,PMingLiU" w:hAnsi="Times,Times New Roman,PMingLiU" w:cs="Times,Times New Roman,PMingLiU"/>
          <w:sz w:val="20"/>
          <w:szCs w:val="20"/>
          <w:lang w:eastAsia="de-DE"/>
        </w:rPr>
        <w:t>p</w:t>
      </w:r>
      <w:r w:rsidR="00254533" w:rsidRPr="002205EB">
        <w:rPr>
          <w:rFonts w:ascii="Times,Times New Roman,PMingLiU" w:eastAsia="Times,Times New Roman,PMingLiU" w:hAnsi="Times,Times New Roman,PMingLiU" w:cs="Times,Times New Roman,PMingLiU"/>
          <w:sz w:val="20"/>
          <w:szCs w:val="20"/>
          <w:lang w:eastAsia="de-DE"/>
        </w:rPr>
        <w:t xml:space="preserve">ublic </w:t>
      </w:r>
      <w:r w:rsidRPr="002205EB">
        <w:rPr>
          <w:rFonts w:ascii="Times,Times New Roman,PMingLiU" w:eastAsia="Times,Times New Roman,PMingLiU" w:hAnsi="Times,Times New Roman,PMingLiU" w:cs="Times,Times New Roman,PMingLiU"/>
          <w:sz w:val="20"/>
          <w:szCs w:val="20"/>
          <w:lang w:eastAsia="de-DE"/>
        </w:rPr>
        <w:t>key</w:t>
      </w:r>
      <w:del w:id="119" w:author="Daniel Engels" w:date="2018-08-01T11:55:00Z">
        <w:r w:rsidR="00FB5427" w:rsidRPr="00EB5731" w:rsidDel="000504EF">
          <w:rPr>
            <w:rFonts w:ascii="Times,Times,Times New Roman,PMi" w:eastAsia="Times,Times,Times New Roman,PMi" w:hAnsi="Times,Times,Times New Roman,PMi" w:cs="Times,Times,Times New Roman,PMi"/>
            <w:sz w:val="20"/>
            <w:szCs w:val="20"/>
            <w:lang w:eastAsia="de-DE"/>
          </w:rPr>
          <w:delText>-</w:delText>
        </w:r>
        <w:r w:rsidRPr="00EB5731" w:rsidDel="000504EF">
          <w:rPr>
            <w:rFonts w:ascii="Times" w:eastAsia="Times" w:hAnsi="Times" w:cs="Times"/>
            <w:sz w:val="20"/>
            <w:szCs w:val="20"/>
            <w:lang w:eastAsia="de-DE"/>
          </w:rPr>
          <w:delText>private key</w:delText>
        </w:r>
      </w:del>
      <w:r w:rsidRPr="00EB5731">
        <w:rPr>
          <w:rFonts w:ascii="Times" w:eastAsia="Times" w:hAnsi="Times" w:cs="Times"/>
          <w:sz w:val="20"/>
          <w:szCs w:val="20"/>
          <w:lang w:eastAsia="de-DE"/>
        </w:rPr>
        <w:t xml:space="preserve"> infrastructure ensures authenticity and </w:t>
      </w:r>
      <w:del w:id="120" w:author="Daniel Engels" w:date="2018-08-01T11:55:00Z">
        <w:r w:rsidRPr="00EB5731" w:rsidDel="000504EF">
          <w:rPr>
            <w:rFonts w:ascii="Times" w:eastAsia="Times" w:hAnsi="Times" w:cs="Times"/>
            <w:sz w:val="20"/>
            <w:szCs w:val="20"/>
            <w:lang w:eastAsia="de-DE"/>
          </w:rPr>
          <w:delText xml:space="preserve">integrity </w:delText>
        </w:r>
      </w:del>
      <w:ins w:id="121" w:author="Daniel Engels" w:date="2018-08-01T11:55:00Z">
        <w:r w:rsidR="000504EF">
          <w:rPr>
            <w:rFonts w:ascii="Times" w:eastAsia="Times" w:hAnsi="Times" w:cs="Times"/>
            <w:sz w:val="20"/>
            <w:szCs w:val="20"/>
            <w:lang w:eastAsia="de-DE"/>
          </w:rPr>
          <w:t>non-repudiation</w:t>
        </w:r>
        <w:r w:rsidR="000504EF" w:rsidRPr="00EB5731">
          <w:rPr>
            <w:rFonts w:ascii="Times" w:eastAsia="Times" w:hAnsi="Times" w:cs="Times"/>
            <w:sz w:val="20"/>
            <w:szCs w:val="20"/>
            <w:lang w:eastAsia="de-DE"/>
          </w:rPr>
          <w:t xml:space="preserve"> </w:t>
        </w:r>
      </w:ins>
      <w:r w:rsidRPr="00EB5731">
        <w:rPr>
          <w:rFonts w:ascii="Times" w:eastAsia="Times" w:hAnsi="Times" w:cs="Times"/>
          <w:sz w:val="20"/>
          <w:szCs w:val="20"/>
          <w:lang w:eastAsia="de-DE"/>
        </w:rPr>
        <w:t xml:space="preserve">of a transaction. </w:t>
      </w:r>
      <w:ins w:id="122" w:author="Daniel Engels" w:date="2018-08-01T11:55:00Z">
        <w:r w:rsidR="000504EF">
          <w:rPr>
            <w:rFonts w:ascii="Times" w:eastAsia="Times" w:hAnsi="Times" w:cs="Times"/>
            <w:sz w:val="20"/>
            <w:szCs w:val="20"/>
            <w:lang w:eastAsia="de-DE"/>
          </w:rPr>
          <w:t xml:space="preserve"> The secure hash functions ensure the integrity of the transactions and the blocks. </w:t>
        </w:r>
      </w:ins>
      <w:r w:rsidRPr="00EB5731">
        <w:rPr>
          <w:rFonts w:ascii="Times" w:eastAsia="Times" w:hAnsi="Times" w:cs="Times"/>
          <w:sz w:val="20"/>
          <w:szCs w:val="20"/>
          <w:lang w:eastAsia="de-DE"/>
        </w:rPr>
        <w:t xml:space="preserve">When a sender approves a transaction </w:t>
      </w:r>
      <w:r w:rsidR="0075323A">
        <w:rPr>
          <w:rFonts w:ascii="Times,Times New Roman,PMingLiU" w:eastAsia="Times,Times New Roman,PMingLiU" w:hAnsi="Times,Times New Roman,PMingLiU" w:cs="Times,Times New Roman,PMingLiU"/>
          <w:sz w:val="20"/>
          <w:szCs w:val="20"/>
          <w:lang w:eastAsia="de-DE"/>
        </w:rPr>
        <w:t>consisting of</w:t>
      </w:r>
      <w:r w:rsidR="0075323A" w:rsidRPr="002205EB">
        <w:rPr>
          <w:rFonts w:ascii="Times,Times New Roman,PMingLiU" w:eastAsia="Times,Times New Roman,PMingLiU" w:hAnsi="Times,Times New Roman,PMingLiU" w:cs="Times,Times New Roman,PMingLiU"/>
          <w:sz w:val="20"/>
          <w:szCs w:val="20"/>
          <w:lang w:eastAsia="de-DE"/>
        </w:rPr>
        <w:t xml:space="preserve"> </w:t>
      </w:r>
      <w:r w:rsidRPr="002205EB">
        <w:rPr>
          <w:rFonts w:ascii="Times,Times New Roman,PMingLiU" w:eastAsia="Times,Times New Roman,PMingLiU" w:hAnsi="Times,Times New Roman,PMingLiU" w:cs="Times,Times New Roman,PMingLiU"/>
          <w:sz w:val="20"/>
          <w:szCs w:val="20"/>
          <w:lang w:eastAsia="de-DE"/>
        </w:rPr>
        <w:t xml:space="preserve">the </w:t>
      </w:r>
      <w:ins w:id="123" w:author="Daniel Engels" w:date="2018-08-01T11:56:00Z">
        <w:r w:rsidR="006E747A">
          <w:rPr>
            <w:rFonts w:ascii="Times,Times New Roman,PMingLiU" w:eastAsia="Times,Times New Roman,PMingLiU" w:hAnsi="Times,Times New Roman,PMingLiU" w:cs="Times,Times New Roman,PMingLiU"/>
            <w:sz w:val="20"/>
            <w:szCs w:val="20"/>
            <w:lang w:eastAsia="de-DE"/>
          </w:rPr>
          <w:t xml:space="preserve">transaction </w:t>
        </w:r>
      </w:ins>
      <w:r w:rsidRPr="00EB5731">
        <w:rPr>
          <w:rFonts w:ascii="Times" w:eastAsia="Times" w:hAnsi="Times" w:cs="Times"/>
          <w:sz w:val="20"/>
          <w:szCs w:val="20"/>
          <w:lang w:eastAsia="de-DE"/>
        </w:rPr>
        <w:t>amount</w:t>
      </w:r>
      <w:r w:rsidR="004842C1">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a fee</w:t>
      </w:r>
      <w:ins w:id="124" w:author="Daniel Engels" w:date="2018-08-01T11:56:00Z">
        <w:r w:rsidR="006E747A">
          <w:rPr>
            <w:rFonts w:ascii="Times" w:eastAsia="Times" w:hAnsi="Times" w:cs="Times"/>
            <w:sz w:val="20"/>
            <w:szCs w:val="20"/>
            <w:lang w:eastAsia="de-DE"/>
          </w:rPr>
          <w:t xml:space="preserve"> PAID TO WHOM?,</w:t>
        </w:r>
      </w:ins>
      <w:r w:rsidRPr="00EB5731">
        <w:rPr>
          <w:rFonts w:ascii="Times" w:eastAsia="Times" w:hAnsi="Times" w:cs="Times"/>
          <w:sz w:val="20"/>
          <w:szCs w:val="20"/>
          <w:lang w:eastAsia="de-DE"/>
        </w:rPr>
        <w:t xml:space="preserve"> and </w:t>
      </w:r>
      <w:r w:rsidR="004842C1">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recipient’s public key, it is </w:t>
      </w:r>
      <w:ins w:id="125" w:author="Daniel Engels" w:date="2018-08-01T11:57:00Z">
        <w:r w:rsidR="00B85296">
          <w:rPr>
            <w:rFonts w:ascii="Times" w:eastAsia="Times" w:hAnsi="Times" w:cs="Times"/>
            <w:sz w:val="20"/>
            <w:szCs w:val="20"/>
            <w:lang w:eastAsia="de-DE"/>
          </w:rPr>
          <w:t xml:space="preserve">digitally signed using the sender’s private key and then </w:t>
        </w:r>
      </w:ins>
      <w:r w:rsidR="003A3B3C">
        <w:rPr>
          <w:rFonts w:ascii="Times,Times New Roman,PMingLiU" w:eastAsia="Times,Times New Roman,PMingLiU" w:hAnsi="Times,Times New Roman,PMingLiU" w:cs="Times,Times New Roman,PMingLiU"/>
          <w:sz w:val="20"/>
          <w:szCs w:val="20"/>
          <w:lang w:eastAsia="de-DE"/>
        </w:rPr>
        <w:t xml:space="preserve">broadcast </w:t>
      </w:r>
      <w:r w:rsidRPr="00EB5731">
        <w:rPr>
          <w:rFonts w:ascii="Times" w:eastAsia="Times" w:hAnsi="Times" w:cs="Times"/>
          <w:sz w:val="20"/>
          <w:szCs w:val="20"/>
          <w:lang w:eastAsia="de-DE"/>
        </w:rPr>
        <w:t xml:space="preserve">to the entire network on behalf of </w:t>
      </w:r>
      <w:r w:rsidR="003A193A">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sender</w:t>
      </w:r>
      <w:del w:id="126" w:author="Daniel Engels" w:date="2018-08-01T11:56:00Z">
        <w:r w:rsidRPr="00EB5731" w:rsidDel="006E747A">
          <w:rPr>
            <w:rFonts w:ascii="Times" w:eastAsia="Times" w:hAnsi="Times" w:cs="Times"/>
            <w:sz w:val="20"/>
            <w:szCs w:val="20"/>
            <w:lang w:eastAsia="de-DE"/>
          </w:rPr>
          <w:delText>’s</w:delText>
        </w:r>
      </w:del>
      <w:del w:id="127" w:author="Daniel Engels" w:date="2018-08-01T11:57:00Z">
        <w:r w:rsidRPr="00EB5731" w:rsidDel="006E747A">
          <w:rPr>
            <w:rFonts w:ascii="Times" w:eastAsia="Times" w:hAnsi="Times" w:cs="Times"/>
            <w:sz w:val="20"/>
            <w:szCs w:val="20"/>
            <w:lang w:eastAsia="de-DE"/>
          </w:rPr>
          <w:delText xml:space="preserve"> p</w:delText>
        </w:r>
      </w:del>
      <w:del w:id="128" w:author="Daniel Engels" w:date="2018-08-01T11:56:00Z">
        <w:r w:rsidRPr="00EB5731" w:rsidDel="006E747A">
          <w:rPr>
            <w:rFonts w:ascii="Times" w:eastAsia="Times" w:hAnsi="Times" w:cs="Times"/>
            <w:sz w:val="20"/>
            <w:szCs w:val="20"/>
            <w:lang w:eastAsia="de-DE"/>
          </w:rPr>
          <w:delText>rivate key</w:delText>
        </w:r>
      </w:del>
      <w:r w:rsidRPr="00EB5731">
        <w:rPr>
          <w:rFonts w:ascii="Times" w:eastAsia="Times" w:hAnsi="Times" w:cs="Times"/>
          <w:sz w:val="20"/>
          <w:szCs w:val="20"/>
          <w:lang w:eastAsia="de-DE"/>
        </w:rPr>
        <w:t xml:space="preserve">. Network nodes then validate the authenticity of the transaction </w:t>
      </w:r>
      <w:r w:rsidR="00073F34">
        <w:rPr>
          <w:rFonts w:ascii="Times,Times New Roman,PMingLiU" w:eastAsia="Times,Times New Roman,PMingLiU" w:hAnsi="Times,Times New Roman,PMingLiU" w:cs="Times,Times New Roman,PMingLiU"/>
          <w:sz w:val="20"/>
          <w:szCs w:val="20"/>
          <w:lang w:eastAsia="de-DE"/>
        </w:rPr>
        <w:t>while</w:t>
      </w:r>
      <w:r w:rsidR="00073F34" w:rsidRPr="002205EB">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verifying </w:t>
      </w:r>
      <w:ins w:id="129" w:author="Daniel Engels" w:date="2018-08-01T11:58:00Z">
        <w:r w:rsidR="00076A06">
          <w:rPr>
            <w:rFonts w:ascii="Times" w:eastAsia="Times" w:hAnsi="Times" w:cs="Times"/>
            <w:sz w:val="20"/>
            <w:szCs w:val="20"/>
            <w:lang w:eastAsia="de-DE"/>
          </w:rPr>
          <w:t xml:space="preserve">the </w:t>
        </w:r>
      </w:ins>
      <w:r w:rsidRPr="00EB5731">
        <w:rPr>
          <w:rFonts w:ascii="Times" w:eastAsia="Times" w:hAnsi="Times" w:cs="Times"/>
          <w:sz w:val="20"/>
          <w:szCs w:val="20"/>
          <w:lang w:eastAsia="de-DE"/>
        </w:rPr>
        <w:t xml:space="preserve">sender’s </w:t>
      </w:r>
      <w:del w:id="130" w:author="Daniel Engels" w:date="2018-08-01T11:57:00Z">
        <w:r w:rsidRPr="00EB5731" w:rsidDel="00B85296">
          <w:rPr>
            <w:rFonts w:ascii="Times" w:eastAsia="Times" w:hAnsi="Times" w:cs="Times"/>
            <w:sz w:val="20"/>
            <w:szCs w:val="20"/>
            <w:lang w:eastAsia="de-DE"/>
          </w:rPr>
          <w:delText>private key</w:delText>
        </w:r>
      </w:del>
      <w:ins w:id="131" w:author="Daniel Engels" w:date="2018-08-01T11:57:00Z">
        <w:r w:rsidR="00B85296">
          <w:rPr>
            <w:rFonts w:ascii="Times" w:eastAsia="Times" w:hAnsi="Times" w:cs="Times"/>
            <w:sz w:val="20"/>
            <w:szCs w:val="20"/>
            <w:lang w:eastAsia="de-DE"/>
          </w:rPr>
          <w:t>signature</w:t>
        </w:r>
      </w:ins>
      <w:r w:rsidRPr="00EB5731">
        <w:rPr>
          <w:rFonts w:ascii="Times" w:eastAsia="Times" w:hAnsi="Times" w:cs="Times"/>
          <w:sz w:val="20"/>
          <w:szCs w:val="20"/>
          <w:lang w:eastAsia="de-DE"/>
        </w:rPr>
        <w:t xml:space="preserve">. Once </w:t>
      </w:r>
      <w:del w:id="132" w:author="Daniel Engels" w:date="2018-08-01T11:59:00Z">
        <w:r w:rsidR="004D62D2" w:rsidDel="00076A06">
          <w:rPr>
            <w:rFonts w:ascii="Times,Times New Roman,PMingLiU" w:eastAsia="Times,Times New Roman,PMingLiU" w:hAnsi="Times,Times New Roman,PMingLiU" w:cs="Times,Times New Roman,PMingLiU"/>
            <w:sz w:val="20"/>
            <w:szCs w:val="20"/>
            <w:lang w:eastAsia="de-DE"/>
          </w:rPr>
          <w:delText>authenticated</w:delText>
        </w:r>
      </w:del>
      <w:ins w:id="133" w:author="Daniel Engels" w:date="2018-08-01T11:59:00Z">
        <w:r w:rsidR="00076A06">
          <w:rPr>
            <w:rFonts w:ascii="Times,Times New Roman,PMingLiU" w:eastAsia="Times,Times New Roman,PMingLiU" w:hAnsi="Times,Times New Roman,PMingLiU" w:cs="Times,Times New Roman,PMingLiU"/>
            <w:sz w:val="20"/>
            <w:szCs w:val="20"/>
            <w:lang w:eastAsia="de-DE"/>
          </w:rPr>
          <w:t>verified by a majority of nodes</w:t>
        </w:r>
      </w:ins>
      <w:r w:rsidRPr="002205EB">
        <w:rPr>
          <w:rFonts w:ascii="Times,Times New Roman,PMingLiU" w:eastAsia="Times,Times New Roman,PMingLiU" w:hAnsi="Times,Times New Roman,PMingLiU" w:cs="Times,Times New Roman,PMingLiU"/>
          <w:sz w:val="20"/>
          <w:szCs w:val="20"/>
          <w:lang w:eastAsia="de-DE"/>
        </w:rPr>
        <w:t xml:space="preserve">, </w:t>
      </w:r>
      <w:r w:rsidR="004D62D2">
        <w:rPr>
          <w:rFonts w:ascii="Times,Times New Roman,PMingLiU" w:eastAsia="Times,Times New Roman,PMingLiU" w:hAnsi="Times,Times New Roman,PMingLiU" w:cs="Times,Times New Roman,PMingLiU"/>
          <w:sz w:val="20"/>
          <w:szCs w:val="20"/>
          <w:lang w:eastAsia="de-DE"/>
        </w:rPr>
        <w:t>the</w:t>
      </w:r>
      <w:r w:rsidRPr="00EB5731">
        <w:rPr>
          <w:rFonts w:ascii="Times" w:eastAsia="Times" w:hAnsi="Times" w:cs="Times"/>
          <w:sz w:val="20"/>
          <w:szCs w:val="20"/>
          <w:lang w:eastAsia="de-DE"/>
        </w:rPr>
        <w:t xml:space="preserve"> sender’s </w:t>
      </w:r>
      <w:del w:id="134" w:author="Daniel Engels" w:date="2018-08-01T11:59:00Z">
        <w:r w:rsidRPr="00EB5731" w:rsidDel="00076A06">
          <w:rPr>
            <w:rFonts w:ascii="Times" w:eastAsia="Times" w:hAnsi="Times" w:cs="Times"/>
            <w:sz w:val="20"/>
            <w:szCs w:val="20"/>
            <w:lang w:eastAsia="de-DE"/>
          </w:rPr>
          <w:delText xml:space="preserve">confirmation </w:delText>
        </w:r>
      </w:del>
      <w:ins w:id="135" w:author="Daniel Engels" w:date="2018-08-01T11:59:00Z">
        <w:r w:rsidR="00076A06">
          <w:rPr>
            <w:rFonts w:ascii="Times" w:eastAsia="Times" w:hAnsi="Times" w:cs="Times"/>
            <w:sz w:val="20"/>
            <w:szCs w:val="20"/>
            <w:lang w:eastAsia="de-DE"/>
          </w:rPr>
          <w:t>transaction</w:t>
        </w:r>
        <w:r w:rsidR="00076A06" w:rsidRPr="00EB5731">
          <w:rPr>
            <w:rFonts w:ascii="Times" w:eastAsia="Times" w:hAnsi="Times" w:cs="Times"/>
            <w:sz w:val="20"/>
            <w:szCs w:val="20"/>
            <w:lang w:eastAsia="de-DE"/>
          </w:rPr>
          <w:t xml:space="preserve"> </w:t>
        </w:r>
      </w:ins>
      <w:del w:id="136" w:author="Daniel Engels" w:date="2018-08-01T12:03:00Z">
        <w:r w:rsidRPr="00EB5731" w:rsidDel="00076A06">
          <w:rPr>
            <w:rFonts w:ascii="Times" w:eastAsia="Times" w:hAnsi="Times" w:cs="Times"/>
            <w:sz w:val="20"/>
            <w:szCs w:val="20"/>
            <w:lang w:eastAsia="de-DE"/>
          </w:rPr>
          <w:delText xml:space="preserve">gets </w:delText>
        </w:r>
      </w:del>
      <w:del w:id="137" w:author="Daniel Engels" w:date="2018-08-01T11:59:00Z">
        <w:r w:rsidRPr="00EB5731" w:rsidDel="00076A06">
          <w:rPr>
            <w:rFonts w:ascii="Times" w:eastAsia="Times" w:hAnsi="Times" w:cs="Times"/>
            <w:sz w:val="20"/>
            <w:szCs w:val="20"/>
            <w:lang w:eastAsia="de-DE"/>
          </w:rPr>
          <w:delText>encrypted with a cryptographic hash algorithm</w:delText>
        </w:r>
      </w:del>
      <w:ins w:id="138" w:author="Daniel Engels" w:date="2018-08-01T12:03:00Z">
        <w:r w:rsidR="00076A06">
          <w:rPr>
            <w:rFonts w:ascii="Times" w:eastAsia="Times" w:hAnsi="Times" w:cs="Times"/>
            <w:sz w:val="20"/>
            <w:szCs w:val="20"/>
            <w:lang w:eastAsia="de-DE"/>
          </w:rPr>
          <w:t>is ready to be completed and added to a block</w:t>
        </w:r>
      </w:ins>
      <w:r w:rsidRPr="00EB5731">
        <w:rPr>
          <w:rFonts w:ascii="Times" w:eastAsia="Times" w:hAnsi="Times" w:cs="Times"/>
          <w:sz w:val="20"/>
          <w:szCs w:val="20"/>
          <w:lang w:eastAsia="de-DE"/>
        </w:rPr>
        <w:t xml:space="preserve">. </w:t>
      </w:r>
      <w:ins w:id="139" w:author="Daniel Engels" w:date="2018-08-01T12:03:00Z">
        <w:r w:rsidR="00076A06">
          <w:rPr>
            <w:rFonts w:ascii="Times" w:eastAsia="Times" w:hAnsi="Times" w:cs="Times"/>
            <w:sz w:val="20"/>
            <w:szCs w:val="20"/>
            <w:lang w:eastAsia="de-DE"/>
          </w:rPr>
          <w:t>After verification, t</w:t>
        </w:r>
      </w:ins>
      <w:del w:id="140" w:author="Daniel Engels" w:date="2018-08-01T12:03:00Z">
        <w:r w:rsidRPr="00EB5731" w:rsidDel="00076A06">
          <w:rPr>
            <w:rFonts w:ascii="Times" w:eastAsia="Times" w:hAnsi="Times" w:cs="Times"/>
            <w:sz w:val="20"/>
            <w:szCs w:val="20"/>
            <w:lang w:eastAsia="de-DE"/>
          </w:rPr>
          <w:delText>T</w:delText>
        </w:r>
      </w:del>
      <w:r w:rsidRPr="00EB5731">
        <w:rPr>
          <w:rFonts w:ascii="Times" w:eastAsia="Times" w:hAnsi="Times" w:cs="Times"/>
          <w:sz w:val="20"/>
          <w:szCs w:val="20"/>
          <w:lang w:eastAsia="de-DE"/>
        </w:rPr>
        <w:t>he recipient receives the asset from the transaction</w:t>
      </w:r>
      <w:del w:id="141" w:author="Daniel Engels" w:date="2018-08-01T12:00:00Z">
        <w:r w:rsidRPr="00EB5731" w:rsidDel="00076A06">
          <w:rPr>
            <w:rFonts w:ascii="Times" w:eastAsia="Times" w:hAnsi="Times" w:cs="Times"/>
            <w:sz w:val="20"/>
            <w:szCs w:val="20"/>
            <w:lang w:eastAsia="de-DE"/>
          </w:rPr>
          <w:delText xml:space="preserve"> </w:delText>
        </w:r>
      </w:del>
      <w:ins w:id="142" w:author="Daniel Engels" w:date="2018-08-01T12:00:00Z">
        <w:r w:rsidR="00076A06">
          <w:rPr>
            <w:rFonts w:ascii="Times" w:eastAsia="Times" w:hAnsi="Times" w:cs="Times"/>
            <w:sz w:val="20"/>
            <w:szCs w:val="20"/>
            <w:lang w:eastAsia="de-DE"/>
          </w:rPr>
          <w:t xml:space="preserve">, where the asset is sent encrypted </w:t>
        </w:r>
        <w:r w:rsidR="00076A06">
          <w:rPr>
            <w:rFonts w:ascii="Times" w:eastAsia="Times" w:hAnsi="Times" w:cs="Times"/>
            <w:sz w:val="20"/>
            <w:szCs w:val="20"/>
            <w:lang w:eastAsia="de-DE"/>
          </w:rPr>
          <w:lastRenderedPageBreak/>
          <w:t>using the recipient</w:t>
        </w:r>
      </w:ins>
      <w:ins w:id="143" w:author="Daniel Engels" w:date="2018-08-01T12:01:00Z">
        <w:r w:rsidR="00076A06">
          <w:rPr>
            <w:rFonts w:ascii="Times" w:eastAsia="Times" w:hAnsi="Times" w:cs="Times"/>
            <w:sz w:val="20"/>
            <w:szCs w:val="20"/>
            <w:lang w:eastAsia="de-DE"/>
          </w:rPr>
          <w:t>’s public key</w:t>
        </w:r>
      </w:ins>
      <w:del w:id="144" w:author="Daniel Engels" w:date="2018-08-01T12:00:00Z">
        <w:r w:rsidRPr="00EB5731" w:rsidDel="00076A06">
          <w:rPr>
            <w:rFonts w:ascii="Times" w:eastAsia="Times" w:hAnsi="Times" w:cs="Times"/>
            <w:sz w:val="20"/>
            <w:szCs w:val="20"/>
            <w:lang w:eastAsia="de-DE"/>
          </w:rPr>
          <w:delText xml:space="preserve">with </w:delText>
        </w:r>
        <w:r w:rsidR="004D62D2" w:rsidDel="00076A06">
          <w:rPr>
            <w:rFonts w:ascii="Times,Times New Roman,PMingLiU" w:eastAsia="Times,Times New Roman,PMingLiU" w:hAnsi="Times,Times New Roman,PMingLiU" w:cs="Times,Times New Roman,PMingLiU"/>
            <w:sz w:val="20"/>
            <w:szCs w:val="20"/>
            <w:lang w:eastAsia="de-DE"/>
          </w:rPr>
          <w:delText>their</w:delText>
        </w:r>
        <w:r w:rsidRPr="00EB5731" w:rsidDel="00076A06">
          <w:rPr>
            <w:rFonts w:ascii="Times" w:eastAsia="Times" w:hAnsi="Times" w:cs="Times"/>
            <w:sz w:val="20"/>
            <w:szCs w:val="20"/>
            <w:lang w:eastAsia="de-DE"/>
          </w:rPr>
          <w:delText xml:space="preserve"> private key that helps to decrypt the encrypted transaction</w:delText>
        </w:r>
      </w:del>
      <w:r w:rsidRPr="00EB5731">
        <w:rPr>
          <w:rFonts w:ascii="Times" w:eastAsia="Times" w:hAnsi="Times" w:cs="Times"/>
          <w:sz w:val="20"/>
          <w:szCs w:val="20"/>
          <w:lang w:eastAsia="de-DE"/>
        </w:rPr>
        <w:t xml:space="preserve">. After </w:t>
      </w:r>
      <w:ins w:id="145" w:author="Daniel Engels" w:date="2018-08-01T12:03:00Z">
        <w:r w:rsidR="00076A06">
          <w:rPr>
            <w:rFonts w:ascii="Times" w:eastAsia="Times" w:hAnsi="Times" w:cs="Times"/>
            <w:sz w:val="20"/>
            <w:szCs w:val="20"/>
            <w:lang w:eastAsia="de-DE"/>
          </w:rPr>
          <w:t xml:space="preserve">the transaction is </w:t>
        </w:r>
      </w:ins>
      <w:r w:rsidRPr="00EB5731">
        <w:rPr>
          <w:rFonts w:ascii="Times" w:eastAsia="Times" w:hAnsi="Times" w:cs="Times"/>
          <w:sz w:val="20"/>
          <w:szCs w:val="20"/>
          <w:lang w:eastAsia="de-DE"/>
        </w:rPr>
        <w:t>comple</w:t>
      </w:r>
      <w:ins w:id="146" w:author="Daniel Engels" w:date="2018-08-01T12:04:00Z">
        <w:r w:rsidR="00076A06">
          <w:rPr>
            <w:rFonts w:ascii="Times" w:eastAsia="Times" w:hAnsi="Times" w:cs="Times"/>
            <w:sz w:val="20"/>
            <w:szCs w:val="20"/>
            <w:lang w:eastAsia="de-DE"/>
          </w:rPr>
          <w:t>te</w:t>
        </w:r>
      </w:ins>
      <w:del w:id="147" w:author="Daniel Engels" w:date="2018-08-01T12:03:00Z">
        <w:r w:rsidRPr="00EB5731" w:rsidDel="00076A06">
          <w:rPr>
            <w:rFonts w:ascii="Times" w:eastAsia="Times" w:hAnsi="Times" w:cs="Times"/>
            <w:sz w:val="20"/>
            <w:szCs w:val="20"/>
            <w:lang w:eastAsia="de-DE"/>
          </w:rPr>
          <w:delText>tion</w:delText>
        </w:r>
      </w:del>
      <w:r w:rsidRPr="00EB5731">
        <w:rPr>
          <w:rFonts w:ascii="Times" w:eastAsia="Times" w:hAnsi="Times" w:cs="Times"/>
          <w:sz w:val="20"/>
          <w:szCs w:val="20"/>
          <w:lang w:eastAsia="de-DE"/>
        </w:rPr>
        <w:t xml:space="preserve">, </w:t>
      </w:r>
      <w:commentRangeStart w:id="148"/>
      <w:r w:rsidRPr="00EB5731">
        <w:rPr>
          <w:rFonts w:ascii="Times" w:eastAsia="Times" w:hAnsi="Times" w:cs="Times"/>
          <w:sz w:val="20"/>
          <w:szCs w:val="20"/>
          <w:lang w:eastAsia="de-DE"/>
        </w:rPr>
        <w:t xml:space="preserve">the transaction gets </w:t>
      </w:r>
      <w:del w:id="149" w:author="Daniel Engels" w:date="2018-08-01T12:04:00Z">
        <w:r w:rsidRPr="00EB5731" w:rsidDel="00076A06">
          <w:rPr>
            <w:rFonts w:ascii="Times" w:eastAsia="Times" w:hAnsi="Times" w:cs="Times"/>
            <w:sz w:val="20"/>
            <w:szCs w:val="20"/>
            <w:lang w:eastAsia="de-DE"/>
          </w:rPr>
          <w:delText>appended to</w:delText>
        </w:r>
      </w:del>
      <w:ins w:id="150" w:author="Daniel Engels" w:date="2018-08-01T12:04:00Z">
        <w:r w:rsidR="00076A06">
          <w:rPr>
            <w:rFonts w:ascii="Times" w:eastAsia="Times" w:hAnsi="Times" w:cs="Times"/>
            <w:sz w:val="20"/>
            <w:szCs w:val="20"/>
            <w:lang w:eastAsia="de-DE"/>
          </w:rPr>
          <w:t>recorded along with</w:t>
        </w:r>
      </w:ins>
      <w:r w:rsidRPr="00EB5731">
        <w:rPr>
          <w:rFonts w:ascii="Times" w:eastAsia="Times" w:hAnsi="Times" w:cs="Times"/>
          <w:sz w:val="20"/>
          <w:szCs w:val="20"/>
          <w:lang w:eastAsia="de-DE"/>
        </w:rPr>
        <w:t xml:space="preserve"> other transactions in a block</w:t>
      </w:r>
      <w:ins w:id="151" w:author="Daniel Engels" w:date="2018-08-01T12:04:00Z">
        <w:r w:rsidR="00076A06">
          <w:rPr>
            <w:rFonts w:ascii="Times" w:eastAsia="Times" w:hAnsi="Times" w:cs="Times"/>
            <w:sz w:val="20"/>
            <w:szCs w:val="20"/>
            <w:lang w:eastAsia="de-DE"/>
          </w:rPr>
          <w:t>,</w:t>
        </w:r>
      </w:ins>
      <w:r w:rsidRPr="00EB5731">
        <w:rPr>
          <w:rFonts w:ascii="Times" w:eastAsia="Times" w:hAnsi="Times" w:cs="Times"/>
          <w:sz w:val="20"/>
          <w:szCs w:val="20"/>
          <w:lang w:eastAsia="de-DE"/>
        </w:rPr>
        <w:t xml:space="preserve"> or </w:t>
      </w:r>
      <w:del w:id="152" w:author="Daniel Engels" w:date="2018-08-01T12:04:00Z">
        <w:r w:rsidRPr="00EB5731" w:rsidDel="00076A06">
          <w:rPr>
            <w:rFonts w:ascii="Times" w:eastAsia="Times" w:hAnsi="Times" w:cs="Times"/>
            <w:sz w:val="20"/>
            <w:szCs w:val="20"/>
            <w:lang w:eastAsia="de-DE"/>
          </w:rPr>
          <w:delText xml:space="preserve">creates </w:delText>
        </w:r>
      </w:del>
      <w:r w:rsidRPr="00EB5731">
        <w:rPr>
          <w:rFonts w:ascii="Times" w:eastAsia="Times" w:hAnsi="Times" w:cs="Times"/>
          <w:sz w:val="20"/>
          <w:szCs w:val="20"/>
          <w:lang w:eastAsia="de-DE"/>
        </w:rPr>
        <w:t>a new block</w:t>
      </w:r>
      <w:ins w:id="153" w:author="Daniel Engels" w:date="2018-08-01T12:04:00Z">
        <w:r w:rsidR="00076A06">
          <w:rPr>
            <w:rFonts w:ascii="Times" w:eastAsia="Times" w:hAnsi="Times" w:cs="Times"/>
            <w:sz w:val="20"/>
            <w:szCs w:val="20"/>
            <w:lang w:eastAsia="de-DE"/>
          </w:rPr>
          <w:t xml:space="preserve"> is created</w:t>
        </w:r>
      </w:ins>
      <w:r w:rsidRPr="00EB5731">
        <w:rPr>
          <w:rFonts w:ascii="Times" w:eastAsia="Times" w:hAnsi="Times" w:cs="Times"/>
          <w:sz w:val="20"/>
          <w:szCs w:val="20"/>
          <w:lang w:eastAsia="de-DE"/>
        </w:rPr>
        <w:t xml:space="preserve"> in the distributed ledger system</w:t>
      </w:r>
      <w:ins w:id="154" w:author="Daniel Engels" w:date="2018-08-01T12:06:00Z">
        <w:r w:rsidR="00076A06">
          <w:rPr>
            <w:rFonts w:ascii="Times" w:eastAsia="Times" w:hAnsi="Times" w:cs="Times"/>
            <w:sz w:val="20"/>
            <w:szCs w:val="20"/>
            <w:lang w:eastAsia="de-DE"/>
          </w:rPr>
          <w:t>,</w:t>
        </w:r>
      </w:ins>
      <w:r w:rsidRPr="00EB5731">
        <w:rPr>
          <w:rFonts w:ascii="Times" w:eastAsia="Times" w:hAnsi="Times" w:cs="Times"/>
          <w:sz w:val="20"/>
          <w:szCs w:val="20"/>
          <w:lang w:eastAsia="de-DE"/>
        </w:rPr>
        <w:t xml:space="preserve"> and all</w:t>
      </w:r>
      <w:commentRangeEnd w:id="148"/>
      <w:r w:rsidR="00076A06">
        <w:rPr>
          <w:rStyle w:val="CommentReference"/>
          <w:rFonts w:ascii="Times" w:eastAsia="PMingLiU" w:hAnsi="Times"/>
          <w:lang w:eastAsia="de-DE"/>
        </w:rPr>
        <w:commentReference w:id="148"/>
      </w:r>
      <w:r w:rsidRPr="00EB5731">
        <w:rPr>
          <w:rFonts w:ascii="Times" w:eastAsia="Times" w:hAnsi="Times" w:cs="Times"/>
          <w:sz w:val="20"/>
          <w:szCs w:val="20"/>
          <w:lang w:eastAsia="de-DE"/>
        </w:rPr>
        <w:t xml:space="preserve"> the </w:t>
      </w:r>
      <w:del w:id="155" w:author="Daniel Engels" w:date="2018-08-01T12:06:00Z">
        <w:r w:rsidRPr="00EB5731" w:rsidDel="00076A06">
          <w:rPr>
            <w:rFonts w:ascii="Times" w:eastAsia="Times" w:hAnsi="Times" w:cs="Times"/>
            <w:sz w:val="20"/>
            <w:szCs w:val="20"/>
            <w:lang w:eastAsia="de-DE"/>
          </w:rPr>
          <w:delText xml:space="preserve">participants </w:delText>
        </w:r>
      </w:del>
      <w:ins w:id="156" w:author="Daniel Engels" w:date="2018-08-01T12:06:00Z">
        <w:r w:rsidR="00076A06">
          <w:rPr>
            <w:rFonts w:ascii="Times" w:eastAsia="Times" w:hAnsi="Times" w:cs="Times"/>
            <w:sz w:val="20"/>
            <w:szCs w:val="20"/>
            <w:lang w:eastAsia="de-DE"/>
          </w:rPr>
          <w:t>nodes</w:t>
        </w:r>
        <w:r w:rsidR="00076A06" w:rsidRPr="00EB5731">
          <w:rPr>
            <w:rFonts w:ascii="Times" w:eastAsia="Times" w:hAnsi="Times" w:cs="Times"/>
            <w:sz w:val="20"/>
            <w:szCs w:val="20"/>
            <w:lang w:eastAsia="de-DE"/>
          </w:rPr>
          <w:t xml:space="preserve"> </w:t>
        </w:r>
      </w:ins>
      <w:r w:rsidRPr="00EB5731">
        <w:rPr>
          <w:rFonts w:ascii="Times" w:eastAsia="Times" w:hAnsi="Times" w:cs="Times"/>
          <w:sz w:val="20"/>
          <w:szCs w:val="20"/>
          <w:lang w:eastAsia="de-DE"/>
        </w:rPr>
        <w:t xml:space="preserve">receive a replication of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ledger updated with </w:t>
      </w:r>
      <w:del w:id="157" w:author="Daniel Engels" w:date="2018-08-01T12:06:00Z">
        <w:r w:rsidRPr="00EB5731" w:rsidDel="00076A06">
          <w:rPr>
            <w:rFonts w:ascii="Times" w:eastAsia="Times" w:hAnsi="Times" w:cs="Times"/>
            <w:sz w:val="20"/>
            <w:szCs w:val="20"/>
            <w:lang w:eastAsia="de-DE"/>
          </w:rPr>
          <w:delText>digitized information of all historical transactions</w:delText>
        </w:r>
      </w:del>
      <w:ins w:id="158" w:author="Daniel Engels" w:date="2018-08-01T12:06:00Z">
        <w:r w:rsidR="00076A06">
          <w:rPr>
            <w:rFonts w:ascii="Times" w:eastAsia="Times" w:hAnsi="Times" w:cs="Times"/>
            <w:sz w:val="20"/>
            <w:szCs w:val="20"/>
            <w:lang w:eastAsia="de-DE"/>
          </w:rPr>
          <w:t>the new block appended</w:t>
        </w:r>
      </w:ins>
      <w:r w:rsidRPr="00EB5731">
        <w:rPr>
          <w:rFonts w:ascii="Times" w:eastAsia="Times" w:hAnsi="Times" w:cs="Times"/>
          <w:sz w:val="20"/>
          <w:szCs w:val="20"/>
          <w:lang w:eastAsia="de-DE"/>
        </w:rPr>
        <w:t xml:space="preserve">. With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concept of this replicated ledger</w:t>
      </w:r>
      <w:r w:rsidR="00285849"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blockchain maintains transparency, </w:t>
      </w:r>
      <w:r w:rsidR="00D445DF" w:rsidRPr="00EB5731">
        <w:rPr>
          <w:rFonts w:ascii="Times" w:eastAsia="Times" w:hAnsi="Times" w:cs="Times"/>
          <w:sz w:val="20"/>
          <w:szCs w:val="20"/>
          <w:lang w:eastAsia="de-DE"/>
        </w:rPr>
        <w:t xml:space="preserve">eliminates </w:t>
      </w:r>
      <w:r w:rsidRPr="00EB5731">
        <w:rPr>
          <w:rFonts w:ascii="Times" w:eastAsia="Times" w:hAnsi="Times" w:cs="Times"/>
          <w:sz w:val="20"/>
          <w:szCs w:val="20"/>
          <w:lang w:eastAsia="de-DE"/>
        </w:rPr>
        <w:t xml:space="preserve">the chance of dispute and thereby makes the intermediaries </w:t>
      </w:r>
      <w:r w:rsidR="00F613A5" w:rsidRPr="00EB5731">
        <w:rPr>
          <w:rFonts w:ascii="Times" w:eastAsia="Times" w:hAnsi="Times" w:cs="Times"/>
          <w:sz w:val="20"/>
          <w:szCs w:val="20"/>
          <w:lang w:eastAsia="de-DE"/>
        </w:rPr>
        <w:t>unnecessary</w:t>
      </w:r>
      <w:r w:rsidRPr="00EB5731">
        <w:rPr>
          <w:rFonts w:ascii="Times" w:eastAsia="Times" w:hAnsi="Times" w:cs="Times"/>
          <w:sz w:val="20"/>
          <w:szCs w:val="20"/>
          <w:lang w:eastAsia="de-DE"/>
        </w:rPr>
        <w:t xml:space="preserve">. Moreover, </w:t>
      </w:r>
      <w:r w:rsidR="00595369" w:rsidRPr="00EB5731">
        <w:rPr>
          <w:rFonts w:ascii="Times" w:eastAsia="Times" w:hAnsi="Times" w:cs="Times"/>
          <w:sz w:val="20"/>
          <w:szCs w:val="20"/>
          <w:lang w:eastAsia="de-DE"/>
        </w:rPr>
        <w:t>the</w:t>
      </w:r>
      <w:r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identity of any user is masked with a hashed communication which ensures anonymity in </w:t>
      </w:r>
      <w:r w:rsidR="00595369" w:rsidRPr="00EB5731">
        <w:rPr>
          <w:rFonts w:ascii="Times" w:eastAsia="Times" w:hAnsi="Times" w:cs="Times"/>
          <w:sz w:val="20"/>
          <w:szCs w:val="20"/>
          <w:lang w:eastAsia="de-DE"/>
        </w:rPr>
        <w:t xml:space="preserve">a </w:t>
      </w:r>
      <w:r w:rsidRPr="00EB5731">
        <w:rPr>
          <w:rFonts w:ascii="Times" w:eastAsia="Times" w:hAnsi="Times" w:cs="Times"/>
          <w:sz w:val="20"/>
          <w:szCs w:val="20"/>
          <w:lang w:eastAsia="de-DE"/>
        </w:rPr>
        <w:t xml:space="preserve">blockchain network. A typical cryptocurrency transaction on a blockchain network is illustrated in Figure </w:t>
      </w:r>
      <w:r w:rsidR="606CB10D" w:rsidRPr="00EB5731">
        <w:rPr>
          <w:rFonts w:ascii="Times" w:eastAsia="Times" w:hAnsi="Times" w:cs="Times"/>
          <w:sz w:val="20"/>
          <w:szCs w:val="20"/>
          <w:lang w:eastAsia="de-DE"/>
        </w:rPr>
        <w:t>2.1</w:t>
      </w:r>
      <w:r w:rsidRPr="00EB5731">
        <w:rPr>
          <w:rFonts w:ascii="Times,Times,Times New Roman,PMi" w:eastAsia="Times,Times,Times New Roman,PMi" w:hAnsi="Times,Times,Times New Roman,PMi" w:cs="Times,Times,Times New Roman,PMi"/>
          <w:sz w:val="20"/>
          <w:szCs w:val="20"/>
          <w:lang w:eastAsia="de-DE"/>
        </w:rPr>
        <w:t>.</w:t>
      </w:r>
    </w:p>
    <w:p w14:paraId="5CFF12DB" w14:textId="7B0B1EA3" w:rsidR="1C635C23" w:rsidRPr="002205EB" w:rsidRDefault="1C635C23"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DB9A0A6" w14:textId="0A4C189E" w:rsidR="00626105" w:rsidRDefault="00626105" w:rsidP="082A8622">
      <w:pPr>
        <w:spacing w:line="259" w:lineRule="auto"/>
        <w:ind w:firstLine="270"/>
        <w:jc w:val="center"/>
        <w:rPr>
          <w:b/>
          <w:bCs/>
          <w:sz w:val="18"/>
          <w:szCs w:val="18"/>
        </w:rPr>
      </w:pPr>
      <w:del w:id="159" w:author="Daniel Engels" w:date="2018-08-01T12:04:00Z">
        <w:r w:rsidDel="00076A06">
          <w:rPr>
            <w:noProof/>
          </w:rPr>
          <w:drawing>
            <wp:inline distT="0" distB="0" distL="0" distR="0" wp14:anchorId="4720034A" wp14:editId="2BD7E1AD">
              <wp:extent cx="4152900" cy="2162175"/>
              <wp:effectExtent l="0" t="0" r="0" b="0"/>
              <wp:docPr id="2118333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152900" cy="2162175"/>
                      </a:xfrm>
                      <a:prstGeom prst="rect">
                        <a:avLst/>
                      </a:prstGeom>
                    </pic:spPr>
                  </pic:pic>
                </a:graphicData>
              </a:graphic>
            </wp:inline>
          </w:drawing>
        </w:r>
      </w:del>
      <w:ins w:id="160" w:author="Daniel Engels" w:date="2018-08-01T12:05:00Z">
        <w:r w:rsidR="00076A06">
          <w:rPr>
            <w:b/>
            <w:bCs/>
            <w:sz w:val="18"/>
            <w:szCs w:val="18"/>
          </w:rPr>
          <w:t>YOU MUST USE YOUR OWN FIGURES ONLY. YOU CANNOT USE COPYRIGHTED FIGURES IN YOUR PAPER.</w:t>
        </w:r>
      </w:ins>
    </w:p>
    <w:p w14:paraId="2FFACB3B" w14:textId="77777777" w:rsidR="00383EB0" w:rsidRDefault="00383EB0" w:rsidP="00B83BE8">
      <w:pPr>
        <w:spacing w:line="259" w:lineRule="auto"/>
        <w:jc w:val="center"/>
        <w:rPr>
          <w:rFonts w:ascii="Times" w:eastAsia="Times" w:hAnsi="Times" w:cs="Times"/>
          <w:b/>
          <w:sz w:val="18"/>
          <w:szCs w:val="18"/>
        </w:rPr>
      </w:pPr>
    </w:p>
    <w:p w14:paraId="124B73BF" w14:textId="2940A4B0" w:rsidR="00626105" w:rsidRPr="00EB5731" w:rsidRDefault="002205EB" w:rsidP="00B83BE8">
      <w:pPr>
        <w:spacing w:line="259" w:lineRule="auto"/>
        <w:jc w:val="center"/>
        <w:rPr>
          <w:rFonts w:ascii="Times" w:eastAsia="Times" w:hAnsi="Times" w:cs="Times"/>
          <w:b/>
          <w:sz w:val="18"/>
          <w:szCs w:val="18"/>
        </w:rPr>
      </w:pPr>
      <w:r w:rsidRPr="00EB5731">
        <w:rPr>
          <w:rFonts w:ascii="Times" w:eastAsia="Times" w:hAnsi="Times" w:cs="Times"/>
          <w:b/>
          <w:sz w:val="18"/>
          <w:szCs w:val="18"/>
        </w:rPr>
        <w:t>Figure 2.1</w:t>
      </w:r>
      <w:r w:rsidR="0F77B65A" w:rsidRPr="00EB5731">
        <w:rPr>
          <w:rFonts w:ascii="Times" w:eastAsia="Times" w:hAnsi="Times" w:cs="Times"/>
          <w:b/>
          <w:sz w:val="18"/>
          <w:szCs w:val="18"/>
        </w:rPr>
        <w:t xml:space="preserve">. </w:t>
      </w:r>
      <w:r w:rsidR="0F77B65A" w:rsidRPr="00EB5731">
        <w:rPr>
          <w:rFonts w:ascii="Times" w:eastAsia="Times" w:hAnsi="Times" w:cs="Times"/>
          <w:sz w:val="18"/>
          <w:szCs w:val="18"/>
        </w:rPr>
        <w:t>Blockchain transaction cycle [9]</w:t>
      </w:r>
    </w:p>
    <w:p w14:paraId="555228E7" w14:textId="32849D67" w:rsidR="0F77B65A" w:rsidRPr="002C1241" w:rsidRDefault="0F77B65A" w:rsidP="002205EB">
      <w:pPr>
        <w:spacing w:line="259" w:lineRule="auto"/>
        <w:jc w:val="center"/>
        <w:rPr>
          <w:rFonts w:ascii="Times" w:hAnsi="Times"/>
          <w:b/>
          <w:bCs/>
          <w:sz w:val="18"/>
          <w:szCs w:val="18"/>
        </w:rPr>
      </w:pPr>
    </w:p>
    <w:p w14:paraId="68F62667" w14:textId="145F5B8A" w:rsidR="574115A1" w:rsidRPr="002C1241" w:rsidRDefault="574115A1"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Another key feature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blockchain is immutability. After a transaction is added to the network</w:t>
      </w:r>
      <w:r w:rsidR="00551FB3"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it is impossible to erase it</w:t>
      </w:r>
      <w:ins w:id="161" w:author="Daniel Engels" w:date="2018-08-01T12:10:00Z">
        <w:r w:rsidR="00D31F0A">
          <w:rPr>
            <w:rFonts w:ascii="Times" w:eastAsia="Times" w:hAnsi="Times" w:cs="Times"/>
            <w:sz w:val="20"/>
            <w:szCs w:val="20"/>
            <w:lang w:eastAsia="de-DE"/>
          </w:rPr>
          <w:t>.</w:t>
        </w:r>
      </w:ins>
      <w:del w:id="162" w:author="Daniel Engels" w:date="2018-08-01T12:10:00Z">
        <w:r w:rsidRPr="00EB5731" w:rsidDel="00D31F0A">
          <w:rPr>
            <w:rFonts w:ascii="Times" w:eastAsia="Times" w:hAnsi="Times" w:cs="Times"/>
            <w:sz w:val="20"/>
            <w:szCs w:val="20"/>
            <w:lang w:eastAsia="de-DE"/>
          </w:rPr>
          <w:delText>,</w:delText>
        </w:r>
      </w:del>
      <w:r w:rsidRPr="00EB5731">
        <w:rPr>
          <w:rFonts w:ascii="Times" w:eastAsia="Times" w:hAnsi="Times" w:cs="Times"/>
          <w:sz w:val="20"/>
          <w:szCs w:val="20"/>
          <w:lang w:eastAsia="de-DE"/>
        </w:rPr>
        <w:t xml:space="preserve"> </w:t>
      </w:r>
      <w:del w:id="163" w:author="Daniel Engels" w:date="2018-08-01T12:10:00Z">
        <w:r w:rsidRPr="00EB5731" w:rsidDel="00D31F0A">
          <w:rPr>
            <w:rFonts w:ascii="Times" w:eastAsia="Times" w:hAnsi="Times" w:cs="Times"/>
            <w:sz w:val="20"/>
            <w:szCs w:val="20"/>
            <w:lang w:eastAsia="de-DE"/>
          </w:rPr>
          <w:delText xml:space="preserve">only </w:delText>
        </w:r>
      </w:del>
      <w:ins w:id="164" w:author="Daniel Engels" w:date="2018-08-01T12:10:00Z">
        <w:r w:rsidR="00D31F0A">
          <w:rPr>
            <w:rFonts w:ascii="Times" w:eastAsia="Times" w:hAnsi="Times" w:cs="Times"/>
            <w:sz w:val="20"/>
            <w:szCs w:val="20"/>
            <w:lang w:eastAsia="de-DE"/>
          </w:rPr>
          <w:t>O</w:t>
        </w:r>
        <w:r w:rsidR="00D31F0A" w:rsidRPr="00EB5731">
          <w:rPr>
            <w:rFonts w:ascii="Times" w:eastAsia="Times" w:hAnsi="Times" w:cs="Times"/>
            <w:sz w:val="20"/>
            <w:szCs w:val="20"/>
            <w:lang w:eastAsia="de-DE"/>
          </w:rPr>
          <w:t xml:space="preserve">nly </w:t>
        </w:r>
      </w:ins>
      <w:r w:rsidRPr="00EB5731">
        <w:rPr>
          <w:rFonts w:ascii="Times" w:eastAsia="Times" w:hAnsi="Times" w:cs="Times"/>
          <w:sz w:val="20"/>
          <w:szCs w:val="20"/>
          <w:lang w:eastAsia="de-DE"/>
        </w:rPr>
        <w:t xml:space="preserve">a reverse transaction can be added to nullify the effect of the erroneous or unintentional transaction. This immutable nature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blockchain makes the length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chain ever-growing.</w:t>
      </w:r>
      <w:r w:rsidR="18F0BBA5"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The advantages of a blockchain network are summarized in Table </w:t>
      </w:r>
      <w:r w:rsidR="415C030C" w:rsidRPr="00EB5731">
        <w:rPr>
          <w:rFonts w:ascii="Times" w:eastAsia="Times" w:hAnsi="Times" w:cs="Times"/>
          <w:sz w:val="20"/>
          <w:szCs w:val="20"/>
          <w:lang w:eastAsia="de-DE"/>
        </w:rPr>
        <w:t>2.1</w:t>
      </w:r>
      <w:r w:rsidRPr="2FA3D2BD">
        <w:rPr>
          <w:rFonts w:ascii="Times,Times,Times New Roman,PMi" w:eastAsia="Times,Times,Times New Roman,PMi" w:hAnsi="Times,Times,Times New Roman,PMi" w:cs="Times,Times,Times New Roman,PMi"/>
          <w:sz w:val="20"/>
          <w:szCs w:val="20"/>
          <w:lang w:eastAsia="de-DE"/>
        </w:rPr>
        <w:t>.</w:t>
      </w:r>
    </w:p>
    <w:p w14:paraId="657F4CCA" w14:textId="4D22FA99" w:rsidR="6326DFE6" w:rsidRPr="002205EB" w:rsidRDefault="6326DFE6"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088CA5CC" w14:textId="25E316DB" w:rsidR="46878529" w:rsidRDefault="46878529" w:rsidP="002205EB">
      <w:pPr>
        <w:jc w:val="both"/>
        <w:rPr>
          <w:rFonts w:ascii="Times" w:eastAsia="Times" w:hAnsi="Times" w:cs="Times"/>
          <w:sz w:val="18"/>
          <w:szCs w:val="18"/>
        </w:rPr>
      </w:pPr>
      <w:r w:rsidRPr="002205EB">
        <w:rPr>
          <w:rFonts w:ascii="Times" w:eastAsia="Times" w:hAnsi="Times" w:cs="Times"/>
          <w:b/>
          <w:bCs/>
          <w:sz w:val="18"/>
          <w:szCs w:val="18"/>
        </w:rPr>
        <w:t xml:space="preserve">Table </w:t>
      </w:r>
      <w:r w:rsidR="6EE9AFC3" w:rsidRPr="002205EB">
        <w:rPr>
          <w:rFonts w:ascii="Times" w:eastAsia="Times" w:hAnsi="Times" w:cs="Times"/>
          <w:b/>
          <w:bCs/>
          <w:sz w:val="18"/>
          <w:szCs w:val="18"/>
        </w:rPr>
        <w:t>2.1</w:t>
      </w:r>
      <w:r w:rsidRPr="002205EB">
        <w:rPr>
          <w:rFonts w:ascii="Times" w:eastAsia="Times" w:hAnsi="Times" w:cs="Times"/>
          <w:b/>
          <w:bCs/>
          <w:sz w:val="18"/>
          <w:szCs w:val="18"/>
        </w:rPr>
        <w:t>.</w:t>
      </w:r>
      <w:r w:rsidRPr="002205EB">
        <w:rPr>
          <w:rFonts w:ascii="Times" w:eastAsia="Times" w:hAnsi="Times" w:cs="Times"/>
          <w:sz w:val="18"/>
          <w:szCs w:val="18"/>
        </w:rPr>
        <w:t xml:space="preserve"> Blockchain advantages.</w:t>
      </w:r>
    </w:p>
    <w:p w14:paraId="3A17AA4E" w14:textId="77777777" w:rsidR="00626105" w:rsidRPr="002205EB" w:rsidRDefault="00626105" w:rsidP="002205EB">
      <w:pPr>
        <w:jc w:val="both"/>
        <w:rPr>
          <w:rFonts w:ascii="Times,Times New Roman,PMingLiU" w:eastAsia="Times,Times New Roman,PMingLiU" w:hAnsi="Times,Times New Roman,PMingLiU" w:cs="Times,Times New Roman,PMingLiU"/>
          <w:sz w:val="20"/>
          <w:szCs w:val="20"/>
          <w:lang w:eastAsia="de-DE"/>
        </w:rPr>
      </w:pPr>
    </w:p>
    <w:tbl>
      <w:tblPr>
        <w:tblW w:w="0" w:type="auto"/>
        <w:tblLook w:val="0000" w:firstRow="0" w:lastRow="0" w:firstColumn="0" w:lastColumn="0" w:noHBand="0" w:noVBand="0"/>
      </w:tblPr>
      <w:tblGrid>
        <w:gridCol w:w="1891"/>
        <w:gridCol w:w="5026"/>
      </w:tblGrid>
      <w:tr w:rsidR="384F400A" w14:paraId="3E8D51AD" w14:textId="77777777" w:rsidTr="00EB5731">
        <w:trPr>
          <w:trHeight w:val="225"/>
        </w:trPr>
        <w:tc>
          <w:tcPr>
            <w:tcW w:w="1891" w:type="dxa"/>
            <w:tcBorders>
              <w:top w:val="single" w:sz="12" w:space="0" w:color="000000" w:themeColor="text1"/>
              <w:bottom w:val="single" w:sz="6" w:space="0" w:color="000000" w:themeColor="text1"/>
            </w:tcBorders>
          </w:tcPr>
          <w:p w14:paraId="53634D18" w14:textId="7E14FDB2" w:rsidR="384F400A" w:rsidRPr="00D31F0A" w:rsidRDefault="384F400A">
            <w:pPr>
              <w:rPr>
                <w:rFonts w:ascii="Times" w:eastAsia="Times" w:hAnsi="Times" w:cs="Times"/>
                <w:b/>
                <w:sz w:val="18"/>
                <w:szCs w:val="18"/>
                <w:rPrChange w:id="165" w:author="Daniel Engels" w:date="2018-08-01T12:10:00Z">
                  <w:rPr>
                    <w:rFonts w:ascii="Times" w:eastAsia="Times" w:hAnsi="Times" w:cs="Times"/>
                    <w:sz w:val="18"/>
                    <w:szCs w:val="18"/>
                  </w:rPr>
                </w:rPrChange>
              </w:rPr>
            </w:pPr>
            <w:r w:rsidRPr="00D31F0A">
              <w:rPr>
                <w:rFonts w:ascii="Times" w:eastAsia="Times" w:hAnsi="Times" w:cs="Times"/>
                <w:b/>
                <w:sz w:val="18"/>
                <w:szCs w:val="18"/>
                <w:rPrChange w:id="166" w:author="Daniel Engels" w:date="2018-08-01T12:10:00Z">
                  <w:rPr>
                    <w:rFonts w:ascii="Times" w:eastAsia="Times" w:hAnsi="Times" w:cs="Times"/>
                    <w:sz w:val="18"/>
                    <w:szCs w:val="18"/>
                  </w:rPr>
                </w:rPrChange>
              </w:rPr>
              <w:t>Advantages</w:t>
            </w:r>
          </w:p>
        </w:tc>
        <w:tc>
          <w:tcPr>
            <w:tcW w:w="5026" w:type="dxa"/>
            <w:tcBorders>
              <w:top w:val="single" w:sz="12" w:space="0" w:color="000000" w:themeColor="text1"/>
              <w:bottom w:val="single" w:sz="6" w:space="0" w:color="000000" w:themeColor="text1"/>
            </w:tcBorders>
          </w:tcPr>
          <w:p w14:paraId="7793E441" w14:textId="145142E5" w:rsidR="384F400A" w:rsidRPr="00D31F0A" w:rsidRDefault="384F400A">
            <w:pPr>
              <w:rPr>
                <w:rFonts w:ascii="Times" w:eastAsia="Times" w:hAnsi="Times" w:cs="Times"/>
                <w:b/>
                <w:sz w:val="18"/>
                <w:szCs w:val="18"/>
                <w:rPrChange w:id="167" w:author="Daniel Engels" w:date="2018-08-01T12:10:00Z">
                  <w:rPr>
                    <w:rFonts w:ascii="Times" w:eastAsia="Times" w:hAnsi="Times" w:cs="Times"/>
                    <w:sz w:val="18"/>
                    <w:szCs w:val="18"/>
                  </w:rPr>
                </w:rPrChange>
              </w:rPr>
            </w:pPr>
            <w:r w:rsidRPr="00D31F0A">
              <w:rPr>
                <w:rFonts w:ascii="Times" w:eastAsia="Times" w:hAnsi="Times" w:cs="Times"/>
                <w:b/>
                <w:sz w:val="18"/>
                <w:szCs w:val="18"/>
                <w:rPrChange w:id="168" w:author="Daniel Engels" w:date="2018-08-01T12:10:00Z">
                  <w:rPr>
                    <w:rFonts w:ascii="Times" w:eastAsia="Times" w:hAnsi="Times" w:cs="Times"/>
                    <w:sz w:val="18"/>
                    <w:szCs w:val="18"/>
                  </w:rPr>
                </w:rPrChange>
              </w:rPr>
              <w:t>Description</w:t>
            </w:r>
          </w:p>
        </w:tc>
      </w:tr>
      <w:tr w:rsidR="384F400A" w14:paraId="6C461940" w14:textId="77777777" w:rsidTr="00EB5731">
        <w:trPr>
          <w:trHeight w:val="157"/>
        </w:trPr>
        <w:tc>
          <w:tcPr>
            <w:tcW w:w="1891" w:type="dxa"/>
          </w:tcPr>
          <w:p w14:paraId="78C64C67" w14:textId="6D862095" w:rsidR="384F400A" w:rsidRPr="00EB5731" w:rsidRDefault="384F400A">
            <w:pPr>
              <w:rPr>
                <w:rFonts w:ascii="Times" w:eastAsia="Times" w:hAnsi="Times" w:cs="Times"/>
                <w:sz w:val="18"/>
                <w:szCs w:val="18"/>
              </w:rPr>
            </w:pPr>
            <w:r w:rsidRPr="00EB5731">
              <w:rPr>
                <w:rFonts w:ascii="Times" w:eastAsia="Times" w:hAnsi="Times" w:cs="Times"/>
                <w:sz w:val="18"/>
                <w:szCs w:val="18"/>
              </w:rPr>
              <w:t>Decentralization</w:t>
            </w:r>
          </w:p>
        </w:tc>
        <w:tc>
          <w:tcPr>
            <w:tcW w:w="5026" w:type="dxa"/>
            <w:vAlign w:val="center"/>
          </w:tcPr>
          <w:p w14:paraId="434B4D86" w14:textId="769CFF37"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 xml:space="preserve">In contrast to a centralized system, a blockchain </w:t>
            </w:r>
            <w:del w:id="169" w:author="Daniel Engels" w:date="2018-08-01T12:12:00Z">
              <w:r w:rsidRPr="00EB5731" w:rsidDel="000D7551">
                <w:rPr>
                  <w:rFonts w:ascii="Times" w:eastAsia="Times" w:hAnsi="Times" w:cs="Times"/>
                  <w:color w:val="000000" w:themeColor="text1"/>
                  <w:sz w:val="18"/>
                  <w:szCs w:val="18"/>
                </w:rPr>
                <w:delText xml:space="preserve">database </w:delText>
              </w:r>
            </w:del>
            <w:r w:rsidRPr="00EB5731">
              <w:rPr>
                <w:rFonts w:ascii="Times" w:eastAsia="Times" w:hAnsi="Times" w:cs="Times"/>
                <w:color w:val="000000" w:themeColor="text1"/>
                <w:sz w:val="18"/>
                <w:szCs w:val="18"/>
              </w:rPr>
              <w:t xml:space="preserve">is distributed </w:t>
            </w:r>
            <w:ins w:id="170" w:author="Daniel Engels" w:date="2018-08-01T12:11:00Z">
              <w:r w:rsidR="000D7551">
                <w:rPr>
                  <w:rFonts w:ascii="Times" w:eastAsia="Times" w:hAnsi="Times" w:cs="Times"/>
                  <w:color w:val="000000" w:themeColor="text1"/>
                  <w:sz w:val="18"/>
                  <w:szCs w:val="18"/>
                </w:rPr>
                <w:t xml:space="preserve">and replicated </w:t>
              </w:r>
            </w:ins>
            <w:r w:rsidRPr="00EB5731">
              <w:rPr>
                <w:rFonts w:ascii="Times" w:eastAsia="Times" w:hAnsi="Times" w:cs="Times"/>
                <w:color w:val="000000" w:themeColor="text1"/>
                <w:sz w:val="18"/>
                <w:szCs w:val="18"/>
              </w:rPr>
              <w:t xml:space="preserve">across nodes connected in a distributed network. The network operates peer-to-peer, with the nodes together managing the </w:t>
            </w:r>
            <w:del w:id="171" w:author="Daniel Engels" w:date="2018-08-01T12:11:00Z">
              <w:r w:rsidRPr="00EB5731" w:rsidDel="000D7551">
                <w:rPr>
                  <w:rFonts w:ascii="Times" w:eastAsia="Times" w:hAnsi="Times" w:cs="Times"/>
                  <w:color w:val="000000" w:themeColor="text1"/>
                  <w:sz w:val="18"/>
                  <w:szCs w:val="18"/>
                </w:rPr>
                <w:delText>database</w:delText>
              </w:r>
            </w:del>
            <w:ins w:id="172" w:author="Daniel Engels" w:date="2018-08-01T12:11:00Z">
              <w:r w:rsidR="000D7551">
                <w:rPr>
                  <w:rFonts w:ascii="Times" w:eastAsia="Times" w:hAnsi="Times" w:cs="Times"/>
                  <w:color w:val="000000" w:themeColor="text1"/>
                  <w:sz w:val="18"/>
                  <w:szCs w:val="18"/>
                </w:rPr>
                <w:t>blockchain</w:t>
              </w:r>
            </w:ins>
            <w:r w:rsidRPr="00EB5731">
              <w:rPr>
                <w:rFonts w:ascii="Times" w:eastAsia="Times" w:hAnsi="Times" w:cs="Times"/>
                <w:color w:val="000000" w:themeColor="text1"/>
                <w:sz w:val="18"/>
                <w:szCs w:val="18"/>
              </w:rPr>
              <w:t>.</w:t>
            </w:r>
          </w:p>
        </w:tc>
      </w:tr>
      <w:tr w:rsidR="384F400A" w14:paraId="0DE5A008" w14:textId="77777777" w:rsidTr="00EB5731">
        <w:trPr>
          <w:trHeight w:val="225"/>
        </w:trPr>
        <w:tc>
          <w:tcPr>
            <w:tcW w:w="1891" w:type="dxa"/>
          </w:tcPr>
          <w:p w14:paraId="2793AC9C" w14:textId="6EE6C7B4" w:rsidR="384F400A" w:rsidRPr="00EB5731" w:rsidRDefault="384F400A">
            <w:pPr>
              <w:rPr>
                <w:rFonts w:ascii="Times" w:eastAsia="Times" w:hAnsi="Times" w:cs="Times"/>
                <w:sz w:val="18"/>
                <w:szCs w:val="18"/>
              </w:rPr>
            </w:pPr>
            <w:r w:rsidRPr="00EB5731">
              <w:rPr>
                <w:rFonts w:ascii="Times" w:eastAsia="Times" w:hAnsi="Times" w:cs="Times"/>
                <w:sz w:val="18"/>
                <w:szCs w:val="18"/>
              </w:rPr>
              <w:t>Durability and robustness</w:t>
            </w:r>
          </w:p>
        </w:tc>
        <w:tc>
          <w:tcPr>
            <w:tcW w:w="5026" w:type="dxa"/>
            <w:vAlign w:val="center"/>
          </w:tcPr>
          <w:p w14:paraId="0E918B89" w14:textId="2AED5FCB"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 xml:space="preserve">Since it is built on the Internet, blockchain automatically inherits the durability of the Internet. Moreover, since it cannot be controlled by any single entity or node and there is no single point of failure, blockchain is expected to </w:t>
            </w:r>
            <w:del w:id="173" w:author="Daniel Engels" w:date="2018-08-01T12:12:00Z">
              <w:r w:rsidRPr="00EB5731" w:rsidDel="000D7551">
                <w:rPr>
                  <w:rFonts w:ascii="Times" w:eastAsia="Times" w:hAnsi="Times" w:cs="Times"/>
                  <w:color w:val="000000" w:themeColor="text1"/>
                  <w:sz w:val="18"/>
                  <w:szCs w:val="18"/>
                </w:rPr>
                <w:delText xml:space="preserve">produce </w:delText>
              </w:r>
            </w:del>
            <w:ins w:id="174" w:author="Daniel Engels" w:date="2018-08-01T12:12:00Z">
              <w:r w:rsidR="000D7551">
                <w:rPr>
                  <w:rFonts w:ascii="Times" w:eastAsia="Times" w:hAnsi="Times" w:cs="Times"/>
                  <w:color w:val="000000" w:themeColor="text1"/>
                  <w:sz w:val="18"/>
                  <w:szCs w:val="18"/>
                </w:rPr>
                <w:t>operate as</w:t>
              </w:r>
              <w:r w:rsidR="000D7551" w:rsidRPr="00EB5731">
                <w:rPr>
                  <w:rFonts w:ascii="Times" w:eastAsia="Times" w:hAnsi="Times" w:cs="Times"/>
                  <w:color w:val="000000" w:themeColor="text1"/>
                  <w:sz w:val="18"/>
                  <w:szCs w:val="18"/>
                </w:rPr>
                <w:t xml:space="preserve"> </w:t>
              </w:r>
            </w:ins>
            <w:r w:rsidRPr="00EB5731">
              <w:rPr>
                <w:rFonts w:ascii="Times" w:eastAsia="Times" w:hAnsi="Times" w:cs="Times"/>
                <w:color w:val="000000" w:themeColor="text1"/>
                <w:sz w:val="18"/>
                <w:szCs w:val="18"/>
              </w:rPr>
              <w:t xml:space="preserve">a </w:t>
            </w:r>
            <w:del w:id="175" w:author="Daniel Engels" w:date="2018-08-01T12:12:00Z">
              <w:r w:rsidRPr="00EB5731" w:rsidDel="000D7551">
                <w:rPr>
                  <w:rFonts w:ascii="Times" w:eastAsia="Times" w:hAnsi="Times" w:cs="Times"/>
                  <w:color w:val="000000" w:themeColor="text1"/>
                  <w:sz w:val="18"/>
                  <w:szCs w:val="18"/>
                </w:rPr>
                <w:delText xml:space="preserve">more </w:delText>
              </w:r>
            </w:del>
            <w:r w:rsidRPr="00EB5731">
              <w:rPr>
                <w:rFonts w:ascii="Times" w:eastAsia="Times" w:hAnsi="Times" w:cs="Times"/>
                <w:color w:val="000000" w:themeColor="text1"/>
                <w:sz w:val="18"/>
                <w:szCs w:val="18"/>
              </w:rPr>
              <w:t xml:space="preserve">robust </w:t>
            </w:r>
            <w:del w:id="176" w:author="Daniel Engels" w:date="2018-08-01T12:12:00Z">
              <w:r w:rsidRPr="00EB5731" w:rsidDel="000D7551">
                <w:rPr>
                  <w:rFonts w:ascii="Times" w:eastAsia="Times" w:hAnsi="Times" w:cs="Times"/>
                  <w:color w:val="000000" w:themeColor="text1"/>
                  <w:sz w:val="18"/>
                  <w:szCs w:val="18"/>
                </w:rPr>
                <w:delText>result</w:delText>
              </w:r>
            </w:del>
            <w:ins w:id="177" w:author="Daniel Engels" w:date="2018-08-01T12:12:00Z">
              <w:r w:rsidR="000D7551">
                <w:rPr>
                  <w:rFonts w:ascii="Times" w:eastAsia="Times" w:hAnsi="Times" w:cs="Times"/>
                  <w:color w:val="000000" w:themeColor="text1"/>
                  <w:sz w:val="18"/>
                  <w:szCs w:val="18"/>
                </w:rPr>
                <w:t>system</w:t>
              </w:r>
            </w:ins>
            <w:r w:rsidRPr="00EB5731">
              <w:rPr>
                <w:rFonts w:ascii="Times" w:eastAsia="Times" w:hAnsi="Times" w:cs="Times"/>
                <w:color w:val="000000" w:themeColor="text1"/>
                <w:sz w:val="18"/>
                <w:szCs w:val="18"/>
              </w:rPr>
              <w:t>.</w:t>
            </w:r>
          </w:p>
        </w:tc>
      </w:tr>
      <w:tr w:rsidR="384F400A" w14:paraId="56FA18F1" w14:textId="77777777" w:rsidTr="00EB5731">
        <w:trPr>
          <w:trHeight w:val="208"/>
        </w:trPr>
        <w:tc>
          <w:tcPr>
            <w:tcW w:w="1891" w:type="dxa"/>
          </w:tcPr>
          <w:p w14:paraId="58BD035A" w14:textId="2302179F" w:rsidR="384F400A" w:rsidRPr="00EB5731" w:rsidRDefault="384F400A">
            <w:pPr>
              <w:rPr>
                <w:rFonts w:ascii="Times" w:eastAsia="Times" w:hAnsi="Times" w:cs="Times"/>
                <w:sz w:val="18"/>
                <w:szCs w:val="18"/>
              </w:rPr>
            </w:pPr>
            <w:r w:rsidRPr="00EB5731">
              <w:rPr>
                <w:rFonts w:ascii="Times" w:eastAsia="Times" w:hAnsi="Times" w:cs="Times"/>
                <w:sz w:val="18"/>
                <w:szCs w:val="18"/>
              </w:rPr>
              <w:t>Transparency and incorruptibility</w:t>
            </w:r>
          </w:p>
        </w:tc>
        <w:tc>
          <w:tcPr>
            <w:tcW w:w="5026" w:type="dxa"/>
            <w:vAlign w:val="center"/>
          </w:tcPr>
          <w:p w14:paraId="65B8C2BC" w14:textId="5766F88F"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 xml:space="preserve">Blockchain works </w:t>
            </w:r>
            <w:del w:id="178" w:author="Daniel Engels" w:date="2018-08-01T12:12:00Z">
              <w:r w:rsidRPr="00EB5731" w:rsidDel="000D7551">
                <w:rPr>
                  <w:rFonts w:ascii="Times" w:eastAsia="Times" w:hAnsi="Times" w:cs="Times"/>
                  <w:color w:val="000000" w:themeColor="text1"/>
                  <w:sz w:val="18"/>
                  <w:szCs w:val="18"/>
                </w:rPr>
                <w:delText xml:space="preserve">in </w:delText>
              </w:r>
            </w:del>
            <w:ins w:id="179" w:author="Daniel Engels" w:date="2018-08-01T12:12:00Z">
              <w:r w:rsidR="000D7551">
                <w:rPr>
                  <w:rFonts w:ascii="Times" w:eastAsia="Times" w:hAnsi="Times" w:cs="Times"/>
                  <w:color w:val="000000" w:themeColor="text1"/>
                  <w:sz w:val="18"/>
                  <w:szCs w:val="18"/>
                </w:rPr>
                <w:t>using</w:t>
              </w:r>
              <w:r w:rsidR="000D7551" w:rsidRPr="00EB5731">
                <w:rPr>
                  <w:rFonts w:ascii="Times" w:eastAsia="Times" w:hAnsi="Times" w:cs="Times"/>
                  <w:color w:val="000000" w:themeColor="text1"/>
                  <w:sz w:val="18"/>
                  <w:szCs w:val="18"/>
                </w:rPr>
                <w:t xml:space="preserve"> </w:t>
              </w:r>
            </w:ins>
            <w:r w:rsidRPr="00EB5731">
              <w:rPr>
                <w:rFonts w:ascii="Times" w:eastAsia="Times" w:hAnsi="Times" w:cs="Times"/>
                <w:color w:val="000000" w:themeColor="text1"/>
                <w:sz w:val="18"/>
                <w:szCs w:val="18"/>
              </w:rPr>
              <w:t>a consensus. A self-auditing system reconciles transactions in regular intervals. Any block of transactions is visible to all the participants</w:t>
            </w:r>
            <w:ins w:id="180" w:author="Daniel Engels" w:date="2018-08-01T12:13:00Z">
              <w:r w:rsidR="000D7551">
                <w:rPr>
                  <w:rFonts w:ascii="Times" w:eastAsia="Times" w:hAnsi="Times" w:cs="Times"/>
                  <w:color w:val="000000" w:themeColor="text1"/>
                  <w:sz w:val="18"/>
                  <w:szCs w:val="18"/>
                </w:rPr>
                <w:t>,</w:t>
              </w:r>
            </w:ins>
            <w:r w:rsidRPr="00EB5731">
              <w:rPr>
                <w:rFonts w:ascii="Times" w:eastAsia="Times" w:hAnsi="Times" w:cs="Times"/>
                <w:color w:val="000000" w:themeColor="text1"/>
                <w:sz w:val="18"/>
                <w:szCs w:val="18"/>
              </w:rPr>
              <w:t xml:space="preserve"> and data cannot be altered</w:t>
            </w:r>
            <w:del w:id="181" w:author="Daniel Engels" w:date="2018-08-01T12:13:00Z">
              <w:r w:rsidRPr="00EB5731" w:rsidDel="000D7551">
                <w:rPr>
                  <w:rFonts w:ascii="Times" w:eastAsia="Times" w:hAnsi="Times" w:cs="Times"/>
                  <w:color w:val="000000" w:themeColor="text1"/>
                  <w:sz w:val="18"/>
                  <w:szCs w:val="18"/>
                </w:rPr>
                <w:delText>,</w:delText>
              </w:r>
            </w:del>
            <w:r w:rsidRPr="00EB5731">
              <w:rPr>
                <w:rFonts w:ascii="Times" w:eastAsia="Times" w:hAnsi="Times" w:cs="Times"/>
                <w:color w:val="000000" w:themeColor="text1"/>
                <w:sz w:val="18"/>
                <w:szCs w:val="18"/>
              </w:rPr>
              <w:t xml:space="preserve"> once validated and entered</w:t>
            </w:r>
            <w:ins w:id="182" w:author="Daniel Engels" w:date="2018-08-01T12:13:00Z">
              <w:r w:rsidR="000D7551">
                <w:rPr>
                  <w:rFonts w:ascii="Times" w:eastAsia="Times" w:hAnsi="Times" w:cs="Times"/>
                  <w:color w:val="000000" w:themeColor="text1"/>
                  <w:sz w:val="18"/>
                  <w:szCs w:val="18"/>
                </w:rPr>
                <w:t xml:space="preserve"> in the chain</w:t>
              </w:r>
            </w:ins>
            <w:r w:rsidRPr="00EB5731">
              <w:rPr>
                <w:rFonts w:ascii="Times" w:eastAsia="Times" w:hAnsi="Times" w:cs="Times"/>
                <w:color w:val="000000" w:themeColor="text1"/>
                <w:sz w:val="18"/>
                <w:szCs w:val="18"/>
              </w:rPr>
              <w:t>.</w:t>
            </w:r>
          </w:p>
        </w:tc>
      </w:tr>
      <w:tr w:rsidR="384F400A" w14:paraId="44BA3467" w14:textId="77777777" w:rsidTr="00EB5731">
        <w:trPr>
          <w:trHeight w:val="208"/>
        </w:trPr>
        <w:tc>
          <w:tcPr>
            <w:tcW w:w="1891" w:type="dxa"/>
            <w:tcBorders>
              <w:bottom w:val="single" w:sz="12" w:space="0" w:color="000000" w:themeColor="text1"/>
            </w:tcBorders>
          </w:tcPr>
          <w:p w14:paraId="4C1F1402" w14:textId="6A77CC23" w:rsidR="384F400A" w:rsidRPr="00EB5731" w:rsidRDefault="384F400A">
            <w:pPr>
              <w:rPr>
                <w:rFonts w:ascii="Times" w:eastAsia="Times" w:hAnsi="Times" w:cs="Times"/>
                <w:sz w:val="18"/>
                <w:szCs w:val="18"/>
              </w:rPr>
            </w:pPr>
            <w:del w:id="183" w:author="Daniel Engels" w:date="2018-08-01T12:14:00Z">
              <w:r w:rsidRPr="00EB5731" w:rsidDel="000D7551">
                <w:rPr>
                  <w:rFonts w:ascii="Times" w:eastAsia="Times" w:hAnsi="Times" w:cs="Times"/>
                  <w:sz w:val="18"/>
                  <w:szCs w:val="18"/>
                </w:rPr>
                <w:delText xml:space="preserve">Enhanced </w:delText>
              </w:r>
            </w:del>
            <w:ins w:id="184" w:author="Daniel Engels" w:date="2018-08-01T12:14:00Z">
              <w:r w:rsidR="000D7551">
                <w:rPr>
                  <w:rFonts w:ascii="Times" w:eastAsia="Times" w:hAnsi="Times" w:cs="Times"/>
                  <w:sz w:val="18"/>
                  <w:szCs w:val="18"/>
                </w:rPr>
                <w:t>S</w:t>
              </w:r>
            </w:ins>
            <w:del w:id="185" w:author="Daniel Engels" w:date="2018-08-01T12:14:00Z">
              <w:r w:rsidRPr="00EB5731" w:rsidDel="000D7551">
                <w:rPr>
                  <w:rFonts w:ascii="Times" w:eastAsia="Times" w:hAnsi="Times" w:cs="Times"/>
                  <w:sz w:val="18"/>
                  <w:szCs w:val="18"/>
                </w:rPr>
                <w:delText>s</w:delText>
              </w:r>
            </w:del>
            <w:r w:rsidRPr="00EB5731">
              <w:rPr>
                <w:rFonts w:ascii="Times" w:eastAsia="Times" w:hAnsi="Times" w:cs="Times"/>
                <w:sz w:val="18"/>
                <w:szCs w:val="18"/>
              </w:rPr>
              <w:t>ecurity</w:t>
            </w:r>
          </w:p>
        </w:tc>
        <w:tc>
          <w:tcPr>
            <w:tcW w:w="5026" w:type="dxa"/>
            <w:tcBorders>
              <w:bottom w:val="single" w:sz="12" w:space="0" w:color="000000" w:themeColor="text1"/>
            </w:tcBorders>
            <w:vAlign w:val="center"/>
          </w:tcPr>
          <w:p w14:paraId="0E1BF97D" w14:textId="066456C1" w:rsidR="384F400A" w:rsidRPr="00EB5731" w:rsidRDefault="000D7551">
            <w:pPr>
              <w:rPr>
                <w:rFonts w:ascii="Times" w:eastAsia="Times" w:hAnsi="Times" w:cs="Times"/>
                <w:color w:val="000000" w:themeColor="text1"/>
                <w:sz w:val="18"/>
                <w:szCs w:val="18"/>
              </w:rPr>
            </w:pPr>
            <w:ins w:id="186" w:author="Daniel Engels" w:date="2018-08-01T12:13:00Z">
              <w:r>
                <w:rPr>
                  <w:rFonts w:ascii="Times" w:eastAsia="Times" w:hAnsi="Times" w:cs="Times"/>
                  <w:color w:val="000000" w:themeColor="text1"/>
                  <w:sz w:val="18"/>
                  <w:szCs w:val="18"/>
                </w:rPr>
                <w:t>W</w:t>
              </w:r>
            </w:ins>
            <w:del w:id="187" w:author="Daniel Engels" w:date="2018-08-01T12:13:00Z">
              <w:r w:rsidR="384F400A" w:rsidRPr="00EB5731" w:rsidDel="000D7551">
                <w:rPr>
                  <w:rFonts w:ascii="Times" w:eastAsia="Times" w:hAnsi="Times" w:cs="Times"/>
                  <w:color w:val="000000" w:themeColor="text1"/>
                  <w:sz w:val="18"/>
                  <w:szCs w:val="18"/>
                </w:rPr>
                <w:delText>First, w</w:delText>
              </w:r>
            </w:del>
            <w:r w:rsidR="384F400A" w:rsidRPr="00EB5731">
              <w:rPr>
                <w:rFonts w:ascii="Times" w:eastAsia="Times" w:hAnsi="Times" w:cs="Times"/>
                <w:color w:val="000000" w:themeColor="text1"/>
                <w:sz w:val="18"/>
                <w:szCs w:val="18"/>
              </w:rPr>
              <w:t xml:space="preserve">ith a distributed </w:t>
            </w:r>
            <w:del w:id="188" w:author="Daniel Engels" w:date="2018-08-01T12:13:00Z">
              <w:r w:rsidR="384F400A" w:rsidRPr="00EB5731" w:rsidDel="000D7551">
                <w:rPr>
                  <w:rFonts w:ascii="Times" w:eastAsia="Times" w:hAnsi="Times" w:cs="Times"/>
                  <w:color w:val="000000" w:themeColor="text1"/>
                  <w:sz w:val="18"/>
                  <w:szCs w:val="18"/>
                </w:rPr>
                <w:delText xml:space="preserve">database </w:delText>
              </w:r>
            </w:del>
            <w:r w:rsidR="384F400A" w:rsidRPr="00EB5731">
              <w:rPr>
                <w:rFonts w:ascii="Times" w:eastAsia="Times" w:hAnsi="Times" w:cs="Times"/>
                <w:color w:val="000000" w:themeColor="text1"/>
                <w:sz w:val="18"/>
                <w:szCs w:val="18"/>
              </w:rPr>
              <w:t xml:space="preserve">architecture, a threat of attack on any centralized point is eliminated. Moreover, the proof-of-work mechanism and the use of hash functions and public-private keys make </w:t>
            </w:r>
            <w:del w:id="189" w:author="Daniel Engels" w:date="2018-08-01T12:14:00Z">
              <w:r w:rsidR="384F400A" w:rsidRPr="00EB5731" w:rsidDel="000D7551">
                <w:rPr>
                  <w:rFonts w:ascii="Times" w:eastAsia="Times" w:hAnsi="Times" w:cs="Times"/>
                  <w:color w:val="000000" w:themeColor="text1"/>
                  <w:sz w:val="18"/>
                  <w:szCs w:val="18"/>
                </w:rPr>
                <w:delText xml:space="preserve">this </w:delText>
              </w:r>
            </w:del>
            <w:ins w:id="190" w:author="Daniel Engels" w:date="2018-08-01T12:14:00Z">
              <w:r>
                <w:rPr>
                  <w:rFonts w:ascii="Times" w:eastAsia="Times" w:hAnsi="Times" w:cs="Times"/>
                  <w:color w:val="000000" w:themeColor="text1"/>
                  <w:sz w:val="18"/>
                  <w:szCs w:val="18"/>
                </w:rPr>
                <w:t>the</w:t>
              </w:r>
              <w:r w:rsidRPr="00EB5731">
                <w:rPr>
                  <w:rFonts w:ascii="Times" w:eastAsia="Times" w:hAnsi="Times" w:cs="Times"/>
                  <w:color w:val="000000" w:themeColor="text1"/>
                  <w:sz w:val="18"/>
                  <w:szCs w:val="18"/>
                </w:rPr>
                <w:t xml:space="preserve"> </w:t>
              </w:r>
            </w:ins>
            <w:r w:rsidR="384F400A" w:rsidRPr="00EB5731">
              <w:rPr>
                <w:rFonts w:ascii="Times" w:eastAsia="Times" w:hAnsi="Times" w:cs="Times"/>
                <w:color w:val="000000" w:themeColor="text1"/>
                <w:sz w:val="18"/>
                <w:szCs w:val="18"/>
              </w:rPr>
              <w:t xml:space="preserve">blockchain </w:t>
            </w:r>
            <w:del w:id="191" w:author="Daniel Engels" w:date="2018-08-01T12:14:00Z">
              <w:r w:rsidR="384F400A" w:rsidRPr="00EB5731" w:rsidDel="000D7551">
                <w:rPr>
                  <w:rFonts w:ascii="Times" w:eastAsia="Times" w:hAnsi="Times" w:cs="Times"/>
                  <w:color w:val="000000" w:themeColor="text1"/>
                  <w:sz w:val="18"/>
                  <w:szCs w:val="18"/>
                </w:rPr>
                <w:delText xml:space="preserve">network </w:delText>
              </w:r>
            </w:del>
            <w:r w:rsidR="384F400A" w:rsidRPr="00EB5731">
              <w:rPr>
                <w:rFonts w:ascii="Times" w:eastAsia="Times" w:hAnsi="Times" w:cs="Times"/>
                <w:color w:val="000000" w:themeColor="text1"/>
                <w:sz w:val="18"/>
                <w:szCs w:val="18"/>
              </w:rPr>
              <w:t>very secure from attack</w:t>
            </w:r>
            <w:ins w:id="192" w:author="Daniel Engels" w:date="2018-08-01T12:14:00Z">
              <w:r>
                <w:rPr>
                  <w:rFonts w:ascii="Times" w:eastAsia="Times" w:hAnsi="Times" w:cs="Times"/>
                  <w:color w:val="000000" w:themeColor="text1"/>
                  <w:sz w:val="18"/>
                  <w:szCs w:val="18"/>
                </w:rPr>
                <w:t>s</w:t>
              </w:r>
            </w:ins>
            <w:r w:rsidR="384F400A" w:rsidRPr="00EB5731">
              <w:rPr>
                <w:rFonts w:ascii="Times" w:eastAsia="Times" w:hAnsi="Times" w:cs="Times"/>
                <w:color w:val="000000" w:themeColor="text1"/>
                <w:sz w:val="18"/>
                <w:szCs w:val="18"/>
              </w:rPr>
              <w:t>.</w:t>
            </w:r>
          </w:p>
        </w:tc>
      </w:tr>
    </w:tbl>
    <w:p w14:paraId="2CF9D108" w14:textId="3CCEB45A" w:rsidR="46878529" w:rsidRPr="002205EB" w:rsidRDefault="46878529"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23BA00F2" w14:textId="77777777" w:rsidR="004B6EAC" w:rsidRDefault="47A234AB" w:rsidP="452C587D">
      <w:pPr>
        <w:spacing w:line="259" w:lineRule="auto"/>
        <w:ind w:firstLine="270"/>
        <w:jc w:val="both"/>
        <w:rPr>
          <w:ins w:id="193" w:author="Daniel Engels" w:date="2018-08-01T12:19:00Z"/>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As part of </w:t>
      </w:r>
      <w:r w:rsidR="00143180" w:rsidRPr="00EB5731">
        <w:rPr>
          <w:rFonts w:ascii="Times" w:eastAsia="Times" w:hAnsi="Times" w:cs="Times"/>
          <w:sz w:val="20"/>
          <w:szCs w:val="20"/>
          <w:lang w:eastAsia="de-DE"/>
        </w:rPr>
        <w:t>the</w:t>
      </w:r>
      <w:r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Bitcoin concept, Nakamoto developed the first-ever blockchain database where the genesis block (the first block) has a timestamp of 18:15:05 GMT on 3 January 2009 [2]. Since the </w:t>
      </w:r>
      <w:r w:rsidR="00CB3594" w:rsidRPr="00EB5731">
        <w:rPr>
          <w:rFonts w:ascii="Times" w:eastAsia="Times" w:hAnsi="Times" w:cs="Times"/>
          <w:sz w:val="20"/>
          <w:szCs w:val="20"/>
          <w:lang w:eastAsia="de-DE"/>
        </w:rPr>
        <w:t xml:space="preserve">introduction </w:t>
      </w:r>
      <w:r w:rsidRPr="00EB5731">
        <w:rPr>
          <w:rFonts w:ascii="Times" w:eastAsia="Times" w:hAnsi="Times" w:cs="Times"/>
          <w:sz w:val="20"/>
          <w:szCs w:val="20"/>
          <w:lang w:eastAsia="de-DE"/>
        </w:rPr>
        <w:t xml:space="preserve">of Bitcoin in 2009, the world economy has experienced an exponential growth both in terms of market capitalization as well as in number of users in </w:t>
      </w:r>
      <w:r w:rsidR="00BE242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w:t>
      </w:r>
      <w:r w:rsidR="00692D25" w:rsidRPr="00EB5731">
        <w:rPr>
          <w:rFonts w:ascii="Times" w:eastAsia="Times" w:hAnsi="Times" w:cs="Times"/>
          <w:sz w:val="20"/>
          <w:szCs w:val="20"/>
          <w:lang w:eastAsia="de-DE"/>
        </w:rPr>
        <w:t>currency</w:t>
      </w:r>
      <w:r w:rsidRPr="00EB5731">
        <w:rPr>
          <w:rFonts w:ascii="Times" w:eastAsia="Times" w:hAnsi="Times" w:cs="Times"/>
          <w:sz w:val="20"/>
          <w:szCs w:val="20"/>
          <w:lang w:eastAsia="de-DE"/>
        </w:rPr>
        <w:t xml:space="preserve"> market. </w:t>
      </w:r>
      <w:commentRangeStart w:id="194"/>
      <w:r w:rsidRPr="00EB5731">
        <w:rPr>
          <w:rFonts w:ascii="Times" w:eastAsia="Times" w:hAnsi="Times" w:cs="Times"/>
          <w:sz w:val="20"/>
          <w:szCs w:val="20"/>
          <w:lang w:eastAsia="de-DE"/>
        </w:rPr>
        <w:t xml:space="preserve">In </w:t>
      </w:r>
      <w:r w:rsidR="00692D25"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cryptocurrency market</w:t>
      </w:r>
      <w:r w:rsidR="00692D25"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users’ identities are masked and are known </w:t>
      </w:r>
      <w:ins w:id="195" w:author="Daniel Engels" w:date="2018-08-01T12:15:00Z">
        <w:r w:rsidR="00F70591">
          <w:rPr>
            <w:rFonts w:ascii="Times" w:eastAsia="Times" w:hAnsi="Times" w:cs="Times"/>
            <w:sz w:val="20"/>
            <w:szCs w:val="20"/>
            <w:lang w:eastAsia="de-DE"/>
          </w:rPr>
          <w:t xml:space="preserve">only </w:t>
        </w:r>
      </w:ins>
      <w:r w:rsidRPr="00EB5731">
        <w:rPr>
          <w:rFonts w:ascii="Times" w:eastAsia="Times" w:hAnsi="Times" w:cs="Times"/>
          <w:sz w:val="20"/>
          <w:szCs w:val="20"/>
          <w:lang w:eastAsia="de-DE"/>
        </w:rPr>
        <w:t>by their respective public keys</w:t>
      </w:r>
      <w:commentRangeEnd w:id="194"/>
      <w:r w:rsidR="00187FAE">
        <w:rPr>
          <w:rStyle w:val="CommentReference"/>
          <w:rFonts w:ascii="Times" w:eastAsia="PMingLiU" w:hAnsi="Times"/>
          <w:lang w:eastAsia="de-DE"/>
        </w:rPr>
        <w:commentReference w:id="194"/>
      </w:r>
      <w:r w:rsidRPr="00EB5731">
        <w:rPr>
          <w:rFonts w:ascii="Times" w:eastAsia="Times" w:hAnsi="Times" w:cs="Times"/>
          <w:sz w:val="20"/>
          <w:szCs w:val="20"/>
          <w:lang w:eastAsia="de-DE"/>
        </w:rPr>
        <w:t xml:space="preserve">. In the past few years, </w:t>
      </w:r>
      <w:del w:id="196" w:author="Daniel Engels" w:date="2018-08-01T12:19:00Z">
        <w:r w:rsidRPr="00EB5731" w:rsidDel="00187FAE">
          <w:rPr>
            <w:rFonts w:ascii="Times" w:eastAsia="Times" w:hAnsi="Times" w:cs="Times"/>
            <w:sz w:val="20"/>
            <w:szCs w:val="20"/>
            <w:lang w:eastAsia="de-DE"/>
          </w:rPr>
          <w:delText xml:space="preserve">this </w:delText>
        </w:r>
      </w:del>
      <w:ins w:id="197" w:author="Daniel Engels" w:date="2018-08-01T12:19:00Z">
        <w:r w:rsidR="00187FAE">
          <w:rPr>
            <w:rFonts w:ascii="Times" w:eastAsia="Times" w:hAnsi="Times" w:cs="Times"/>
            <w:sz w:val="20"/>
            <w:szCs w:val="20"/>
            <w:lang w:eastAsia="de-DE"/>
          </w:rPr>
          <w:t>the cryptocurrency</w:t>
        </w:r>
        <w:r w:rsidR="00187FAE" w:rsidRPr="00EB5731">
          <w:rPr>
            <w:rFonts w:ascii="Times" w:eastAsia="Times" w:hAnsi="Times" w:cs="Times"/>
            <w:sz w:val="20"/>
            <w:szCs w:val="20"/>
            <w:lang w:eastAsia="de-DE"/>
          </w:rPr>
          <w:t xml:space="preserve"> </w:t>
        </w:r>
      </w:ins>
      <w:r w:rsidRPr="00EB5731">
        <w:rPr>
          <w:rFonts w:ascii="Times" w:eastAsia="Times" w:hAnsi="Times" w:cs="Times"/>
          <w:sz w:val="20"/>
          <w:szCs w:val="20"/>
          <w:lang w:eastAsia="de-DE"/>
        </w:rPr>
        <w:t xml:space="preserve">market has experienced an exponential growth in </w:t>
      </w:r>
      <w:r w:rsidRPr="00EB5731">
        <w:rPr>
          <w:rFonts w:ascii="Times" w:eastAsia="Times" w:hAnsi="Times" w:cs="Times"/>
          <w:sz w:val="20"/>
          <w:szCs w:val="20"/>
          <w:lang w:eastAsia="de-DE"/>
        </w:rPr>
        <w:lastRenderedPageBreak/>
        <w:t>the number of active users, i.e.</w:t>
      </w:r>
      <w:r w:rsidR="00FE5762"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in </w:t>
      </w:r>
      <w:r w:rsidR="00FE576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number of unique public keys in the network. The current number of users is reported to be more than 23 million and is expected to cross 200 million by 2024 at the present growth rate [</w:t>
      </w:r>
      <w:r w:rsidR="007B16F5" w:rsidRPr="00EB5731">
        <w:rPr>
          <w:rFonts w:ascii="Times" w:eastAsia="Times" w:hAnsi="Times" w:cs="Times"/>
          <w:sz w:val="20"/>
          <w:szCs w:val="20"/>
          <w:lang w:eastAsia="de-DE"/>
        </w:rPr>
        <w:t>3</w:t>
      </w:r>
      <w:r w:rsidRPr="00EB5731">
        <w:rPr>
          <w:rFonts w:ascii="Times,Times,Times New Roman,PMi" w:eastAsia="Times,Times,Times New Roman,PMi" w:hAnsi="Times,Times,Times New Roman,PMi" w:cs="Times,Times,Times New Roman,PMi"/>
          <w:sz w:val="20"/>
          <w:szCs w:val="20"/>
          <w:lang w:eastAsia="de-DE"/>
        </w:rPr>
        <w:t xml:space="preserve">]. </w:t>
      </w:r>
    </w:p>
    <w:p w14:paraId="3C124DDA" w14:textId="18A569F9" w:rsidR="47A234AB" w:rsidRPr="002205EB" w:rsidRDefault="00FE5762"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The c</w:t>
      </w:r>
      <w:r w:rsidR="47A234AB" w:rsidRPr="00EB5731">
        <w:rPr>
          <w:rFonts w:ascii="Times" w:eastAsia="Times" w:hAnsi="Times" w:cs="Times"/>
          <w:sz w:val="20"/>
          <w:szCs w:val="20"/>
          <w:lang w:eastAsia="de-DE"/>
        </w:rPr>
        <w:t>ryptocurrency market is extremely volatile and sensitive to market demand. In a short span of 9 years</w:t>
      </w:r>
      <w:r w:rsidR="00E66A3B" w:rsidRPr="2FA3D2BD">
        <w:rPr>
          <w:rFonts w:ascii="Times,Times,Times New Roman,PMi" w:eastAsia="Times,Times,Times New Roman,PMi" w:hAnsi="Times,Times,Times New Roman,PMi" w:cs="Times,Times,Times New Roman,PMi"/>
          <w:sz w:val="20"/>
          <w:szCs w:val="20"/>
          <w:lang w:eastAsia="de-DE"/>
        </w:rPr>
        <w:t>,</w:t>
      </w:r>
      <w:r w:rsidR="47A234AB" w:rsidRPr="00EB5731">
        <w:rPr>
          <w:rFonts w:ascii="Times" w:eastAsia="Times" w:hAnsi="Times" w:cs="Times"/>
          <w:sz w:val="20"/>
          <w:szCs w:val="20"/>
          <w:lang w:eastAsia="de-DE"/>
        </w:rPr>
        <w:t xml:space="preserve"> cryptocurrencies have become a multi-</w:t>
      </w:r>
      <w:r w:rsidR="00E66A3B" w:rsidRPr="00EB5731">
        <w:rPr>
          <w:rFonts w:ascii="Times" w:eastAsia="Times" w:hAnsi="Times" w:cs="Times"/>
          <w:sz w:val="20"/>
          <w:szCs w:val="20"/>
          <w:lang w:eastAsia="de-DE"/>
        </w:rPr>
        <w:t>billion</w:t>
      </w:r>
      <w:r w:rsidR="47A234AB" w:rsidRPr="00EB5731">
        <w:rPr>
          <w:rFonts w:ascii="Times" w:eastAsia="Times" w:hAnsi="Times" w:cs="Times"/>
          <w:sz w:val="20"/>
          <w:szCs w:val="20"/>
          <w:lang w:eastAsia="de-DE"/>
        </w:rPr>
        <w:t xml:space="preserve">-dollar marketplace worldwide. Even though the market was conservative in nature for </w:t>
      </w:r>
      <w:ins w:id="198" w:author="Daniel Engels" w:date="2018-08-01T12:24:00Z">
        <w:r w:rsidR="004B6EAC">
          <w:rPr>
            <w:rFonts w:ascii="Times" w:eastAsia="Times" w:hAnsi="Times" w:cs="Times"/>
            <w:sz w:val="20"/>
            <w:szCs w:val="20"/>
            <w:lang w:eastAsia="de-DE"/>
          </w:rPr>
          <w:t xml:space="preserve">the </w:t>
        </w:r>
      </w:ins>
      <w:r w:rsidR="47A234AB" w:rsidRPr="00EB5731">
        <w:rPr>
          <w:rFonts w:ascii="Times" w:eastAsia="Times" w:hAnsi="Times" w:cs="Times"/>
          <w:sz w:val="20"/>
          <w:szCs w:val="20"/>
          <w:lang w:eastAsia="de-DE"/>
        </w:rPr>
        <w:t xml:space="preserve">first few years, it started to gain momentum </w:t>
      </w:r>
      <w:r w:rsidR="00284B39" w:rsidRPr="00EB5731">
        <w:rPr>
          <w:rFonts w:ascii="Times" w:eastAsia="Times" w:hAnsi="Times" w:cs="Times"/>
          <w:sz w:val="20"/>
          <w:szCs w:val="20"/>
          <w:lang w:eastAsia="de-DE"/>
        </w:rPr>
        <w:t>in</w:t>
      </w:r>
      <w:r w:rsidR="00284B39" w:rsidRPr="2FA3D2BD">
        <w:rPr>
          <w:rFonts w:ascii="Times,Times,Times New Roman,PMi" w:eastAsia="Times,Times,Times New Roman,PMi" w:hAnsi="Times,Times,Times New Roman,PMi" w:cs="Times,Times,Times New Roman,PMi"/>
          <w:sz w:val="20"/>
          <w:szCs w:val="20"/>
          <w:lang w:eastAsia="de-DE"/>
        </w:rPr>
        <w:t xml:space="preserve"> </w:t>
      </w:r>
      <w:r w:rsidR="47A234AB" w:rsidRPr="00EB5731">
        <w:rPr>
          <w:rFonts w:ascii="Times" w:eastAsia="Times" w:hAnsi="Times" w:cs="Times"/>
          <w:sz w:val="20"/>
          <w:szCs w:val="20"/>
          <w:lang w:eastAsia="de-DE"/>
        </w:rPr>
        <w:t xml:space="preserve">2016. By </w:t>
      </w:r>
      <w:r w:rsidR="00284B39" w:rsidRPr="00EB5731">
        <w:rPr>
          <w:rFonts w:ascii="Times" w:eastAsia="Times" w:hAnsi="Times" w:cs="Times"/>
          <w:sz w:val="20"/>
          <w:szCs w:val="20"/>
          <w:lang w:eastAsia="de-DE"/>
        </w:rPr>
        <w:t>the</w:t>
      </w:r>
      <w:r w:rsidR="47A234AB" w:rsidRPr="00EB5731">
        <w:rPr>
          <w:rFonts w:ascii="Times" w:eastAsia="Times" w:hAnsi="Times" w:cs="Times"/>
          <w:sz w:val="20"/>
          <w:szCs w:val="20"/>
          <w:lang w:eastAsia="de-DE"/>
        </w:rPr>
        <w:t xml:space="preserve"> end of 2017, the total market value </w:t>
      </w:r>
      <w:del w:id="199" w:author="Daniel Engels" w:date="2018-08-01T12:24:00Z">
        <w:r w:rsidR="47A234AB" w:rsidRPr="00EB5731" w:rsidDel="004B6EAC">
          <w:rPr>
            <w:rFonts w:ascii="Times" w:eastAsia="Times" w:hAnsi="Times" w:cs="Times"/>
            <w:sz w:val="20"/>
            <w:szCs w:val="20"/>
            <w:lang w:eastAsia="de-DE"/>
          </w:rPr>
          <w:delText xml:space="preserve">skyrocketed </w:delText>
        </w:r>
      </w:del>
      <w:ins w:id="200" w:author="Daniel Engels" w:date="2018-08-01T12:24:00Z">
        <w:r w:rsidR="004B6EAC">
          <w:rPr>
            <w:rFonts w:ascii="Times" w:eastAsia="Times" w:hAnsi="Times" w:cs="Times"/>
            <w:sz w:val="20"/>
            <w:szCs w:val="20"/>
            <w:lang w:eastAsia="de-DE"/>
          </w:rPr>
          <w:t>grew exponentially</w:t>
        </w:r>
        <w:r w:rsidR="004B6EAC" w:rsidRPr="00EB5731">
          <w:rPr>
            <w:rFonts w:ascii="Times" w:eastAsia="Times" w:hAnsi="Times" w:cs="Times"/>
            <w:sz w:val="20"/>
            <w:szCs w:val="20"/>
            <w:lang w:eastAsia="de-DE"/>
          </w:rPr>
          <w:t xml:space="preserve"> </w:t>
        </w:r>
      </w:ins>
      <w:r w:rsidR="47A234AB" w:rsidRPr="00EB5731">
        <w:rPr>
          <w:rFonts w:ascii="Times" w:eastAsia="Times" w:hAnsi="Times" w:cs="Times"/>
          <w:sz w:val="20"/>
          <w:szCs w:val="20"/>
          <w:lang w:eastAsia="de-DE"/>
        </w:rPr>
        <w:t xml:space="preserve">to a record high of over </w:t>
      </w:r>
      <w:ins w:id="201" w:author="Daniel Engels" w:date="2018-08-01T12:24:00Z">
        <w:r w:rsidR="004B6EAC">
          <w:rPr>
            <w:rFonts w:ascii="Times" w:eastAsia="Times" w:hAnsi="Times" w:cs="Times"/>
            <w:sz w:val="20"/>
            <w:szCs w:val="20"/>
            <w:lang w:eastAsia="de-DE"/>
          </w:rPr>
          <w:t>$</w:t>
        </w:r>
      </w:ins>
      <w:r w:rsidR="47A234AB" w:rsidRPr="00EB5731">
        <w:rPr>
          <w:rFonts w:ascii="Times" w:eastAsia="Times" w:hAnsi="Times" w:cs="Times"/>
          <w:sz w:val="20"/>
          <w:szCs w:val="20"/>
          <w:lang w:eastAsia="de-DE"/>
        </w:rPr>
        <w:t xml:space="preserve">600 billion USD due to a </w:t>
      </w:r>
      <w:del w:id="202" w:author="Daniel Engels" w:date="2018-08-01T12:24:00Z">
        <w:r w:rsidR="47A234AB" w:rsidRPr="00EB5731" w:rsidDel="004B6EAC">
          <w:rPr>
            <w:rFonts w:ascii="Times" w:eastAsia="Times" w:hAnsi="Times" w:cs="Times"/>
            <w:sz w:val="20"/>
            <w:szCs w:val="20"/>
            <w:lang w:eastAsia="de-DE"/>
          </w:rPr>
          <w:delText xml:space="preserve">huge </w:delText>
        </w:r>
      </w:del>
      <w:r w:rsidR="47A234AB" w:rsidRPr="00EB5731">
        <w:rPr>
          <w:rFonts w:ascii="Times" w:eastAsia="Times" w:hAnsi="Times" w:cs="Times"/>
          <w:sz w:val="20"/>
          <w:szCs w:val="20"/>
          <w:lang w:eastAsia="de-DE"/>
        </w:rPr>
        <w:t>surge in demand mostly from China and Japan</w:t>
      </w:r>
      <w:ins w:id="203" w:author="Daniel Engels" w:date="2018-08-01T12:24:00Z">
        <w:r w:rsidR="004B6EAC">
          <w:rPr>
            <w:rFonts w:ascii="Times" w:eastAsia="Times" w:hAnsi="Times" w:cs="Times"/>
            <w:sz w:val="20"/>
            <w:szCs w:val="20"/>
            <w:lang w:eastAsia="de-DE"/>
          </w:rPr>
          <w:t xml:space="preserve"> CITATION NEEDED</w:t>
        </w:r>
      </w:ins>
      <w:r w:rsidR="47A234AB" w:rsidRPr="00EB5731">
        <w:rPr>
          <w:rFonts w:ascii="Times" w:eastAsia="Times" w:hAnsi="Times" w:cs="Times"/>
          <w:sz w:val="20"/>
          <w:szCs w:val="20"/>
          <w:lang w:eastAsia="de-DE"/>
        </w:rPr>
        <w:t>. As of Q1 2018</w:t>
      </w:r>
      <w:r w:rsidR="0015630A" w:rsidRPr="2FA3D2BD">
        <w:rPr>
          <w:rFonts w:ascii="Times,Times,Times New Roman,PMi" w:eastAsia="Times,Times,Times New Roman,PMi" w:hAnsi="Times,Times,Times New Roman,PMi" w:cs="Times,Times,Times New Roman,PMi"/>
          <w:sz w:val="20"/>
          <w:szCs w:val="20"/>
          <w:lang w:eastAsia="de-DE"/>
        </w:rPr>
        <w:t>,</w:t>
      </w:r>
      <w:r w:rsidR="47A234AB" w:rsidRPr="00EB5731">
        <w:rPr>
          <w:rFonts w:ascii="Times" w:eastAsia="Times" w:hAnsi="Times" w:cs="Times"/>
          <w:sz w:val="20"/>
          <w:szCs w:val="20"/>
          <w:lang w:eastAsia="de-DE"/>
        </w:rPr>
        <w:t xml:space="preserve"> the </w:t>
      </w:r>
      <w:ins w:id="204" w:author="Daniel Engels" w:date="2018-08-01T12:25:00Z">
        <w:r w:rsidR="004B6EAC">
          <w:rPr>
            <w:rFonts w:ascii="Times" w:eastAsia="Times" w:hAnsi="Times" w:cs="Times"/>
            <w:sz w:val="20"/>
            <w:szCs w:val="20"/>
            <w:lang w:eastAsia="de-DE"/>
          </w:rPr>
          <w:t xml:space="preserve">total cryptocurrency </w:t>
        </w:r>
      </w:ins>
      <w:r w:rsidR="47A234AB" w:rsidRPr="00EB5731">
        <w:rPr>
          <w:rFonts w:ascii="Times" w:eastAsia="Times" w:hAnsi="Times" w:cs="Times"/>
          <w:sz w:val="20"/>
          <w:szCs w:val="20"/>
          <w:lang w:eastAsia="de-DE"/>
        </w:rPr>
        <w:t xml:space="preserve">market was valued at </w:t>
      </w:r>
      <w:r w:rsidR="0015630A" w:rsidRPr="00EB5731">
        <w:rPr>
          <w:rFonts w:ascii="Times" w:eastAsia="Times" w:hAnsi="Times" w:cs="Times"/>
          <w:sz w:val="20"/>
          <w:szCs w:val="20"/>
          <w:lang w:eastAsia="de-DE"/>
        </w:rPr>
        <w:t xml:space="preserve">slightly more than </w:t>
      </w:r>
      <w:ins w:id="205" w:author="Daniel Engels" w:date="2018-08-01T12:25:00Z">
        <w:r w:rsidR="004B6EAC">
          <w:rPr>
            <w:rFonts w:ascii="Times" w:eastAsia="Times" w:hAnsi="Times" w:cs="Times"/>
            <w:sz w:val="20"/>
            <w:szCs w:val="20"/>
            <w:lang w:eastAsia="de-DE"/>
          </w:rPr>
          <w:t>$</w:t>
        </w:r>
      </w:ins>
      <w:r w:rsidR="47A234AB" w:rsidRPr="00EB5731">
        <w:rPr>
          <w:rFonts w:ascii="Times" w:eastAsia="Times" w:hAnsi="Times" w:cs="Times"/>
          <w:sz w:val="20"/>
          <w:szCs w:val="20"/>
          <w:lang w:eastAsia="de-DE"/>
        </w:rPr>
        <w:t xml:space="preserve">400 billion USD [4]. The trend in </w:t>
      </w:r>
      <w:r w:rsidR="005D700D" w:rsidRPr="00EB5731">
        <w:rPr>
          <w:rFonts w:ascii="Times" w:eastAsia="Times" w:hAnsi="Times" w:cs="Times"/>
          <w:sz w:val="20"/>
          <w:szCs w:val="20"/>
          <w:lang w:eastAsia="de-DE"/>
        </w:rPr>
        <w:t>the</w:t>
      </w:r>
      <w:r w:rsidR="47A234AB" w:rsidRPr="00EB5731">
        <w:rPr>
          <w:rFonts w:ascii="Times" w:eastAsia="Times" w:hAnsi="Times" w:cs="Times"/>
          <w:sz w:val="20"/>
          <w:szCs w:val="20"/>
          <w:lang w:eastAsia="de-DE"/>
        </w:rPr>
        <w:t xml:space="preserve"> global market capitalization of cryptocurrencies </w:t>
      </w:r>
      <w:r w:rsidR="005D700D" w:rsidRPr="00EB5731">
        <w:rPr>
          <w:rFonts w:ascii="Times" w:eastAsia="Times" w:hAnsi="Times" w:cs="Times"/>
          <w:sz w:val="20"/>
          <w:szCs w:val="20"/>
          <w:lang w:eastAsia="de-DE"/>
        </w:rPr>
        <w:t>is</w:t>
      </w:r>
      <w:r w:rsidR="005D700D" w:rsidRPr="2FA3D2BD">
        <w:rPr>
          <w:rFonts w:ascii="Times,Times,Times New Roman,PMi" w:eastAsia="Times,Times,Times New Roman,PMi" w:hAnsi="Times,Times,Times New Roman,PMi" w:cs="Times,Times,Times New Roman,PMi"/>
          <w:sz w:val="20"/>
          <w:szCs w:val="20"/>
          <w:lang w:eastAsia="de-DE"/>
        </w:rPr>
        <w:t xml:space="preserve"> </w:t>
      </w:r>
      <w:r w:rsidR="47A234AB" w:rsidRPr="00EB5731">
        <w:rPr>
          <w:rFonts w:ascii="Times" w:eastAsia="Times" w:hAnsi="Times" w:cs="Times"/>
          <w:sz w:val="20"/>
          <w:szCs w:val="20"/>
          <w:lang w:eastAsia="de-DE"/>
        </w:rPr>
        <w:t xml:space="preserve">shown in Figure </w:t>
      </w:r>
      <w:r w:rsidR="48AB8BE7" w:rsidRPr="00EB5731">
        <w:rPr>
          <w:rFonts w:ascii="Times" w:eastAsia="Times" w:hAnsi="Times" w:cs="Times"/>
          <w:sz w:val="20"/>
          <w:szCs w:val="20"/>
          <w:lang w:eastAsia="de-DE"/>
        </w:rPr>
        <w:t>2.2</w:t>
      </w:r>
      <w:r w:rsidR="5AE6EA6F" w:rsidRPr="2FA3D2BD">
        <w:rPr>
          <w:rFonts w:ascii="Times,Times,Times New Roman,PMi" w:eastAsia="Times,Times,Times New Roman,PMi" w:hAnsi="Times,Times,Times New Roman,PMi" w:cs="Times,Times,Times New Roman,PMi"/>
          <w:sz w:val="20"/>
          <w:szCs w:val="20"/>
          <w:lang w:eastAsia="de-DE"/>
        </w:rPr>
        <w:t>.</w:t>
      </w:r>
      <w:ins w:id="206" w:author="Daniel Engels" w:date="2018-08-01T12:25:00Z">
        <w:r w:rsidR="004B6EAC">
          <w:rPr>
            <w:rFonts w:ascii="Times,Times,Times New Roman,PMi" w:eastAsia="Times,Times,Times New Roman,PMi" w:hAnsi="Times,Times,Times New Roman,PMi" w:cs="Times,Times,Times New Roman,PMi"/>
            <w:sz w:val="20"/>
            <w:szCs w:val="20"/>
            <w:lang w:eastAsia="de-DE"/>
          </w:rPr>
          <w:t xml:space="preserve"> NEED TO SAY WHERE YOU GOT THE DATA FROM.</w:t>
        </w:r>
      </w:ins>
    </w:p>
    <w:p w14:paraId="0C2188FC" w14:textId="24C00181" w:rsidR="5AE6EA6F" w:rsidRPr="002205EB" w:rsidRDefault="5AE6EA6F"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7EE6543" w14:textId="42281AA8" w:rsidR="00595CE1" w:rsidRDefault="00262783" w:rsidP="00CE63DE">
      <w:pPr>
        <w:spacing w:line="259" w:lineRule="auto"/>
        <w:jc w:val="center"/>
        <w:rPr>
          <w:b/>
          <w:bCs/>
          <w:sz w:val="18"/>
          <w:szCs w:val="18"/>
        </w:rPr>
      </w:pPr>
      <w:r>
        <w:rPr>
          <w:b/>
          <w:bCs/>
          <w:noProof/>
          <w:sz w:val="18"/>
          <w:szCs w:val="18"/>
        </w:rPr>
        <w:drawing>
          <wp:inline distT="0" distB="0" distL="0" distR="0" wp14:anchorId="0A9B2F33" wp14:editId="1809FA24">
            <wp:extent cx="4392295" cy="2513330"/>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10.42.3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295" cy="2513330"/>
                    </a:xfrm>
                    <a:prstGeom prst="rect">
                      <a:avLst/>
                    </a:prstGeom>
                    <a:ln>
                      <a:solidFill>
                        <a:schemeClr val="tx1"/>
                      </a:solidFill>
                    </a:ln>
                  </pic:spPr>
                </pic:pic>
              </a:graphicData>
            </a:graphic>
          </wp:inline>
        </w:drawing>
      </w:r>
    </w:p>
    <w:p w14:paraId="25313EEC" w14:textId="77777777" w:rsidR="00595CE1" w:rsidRDefault="00595CE1" w:rsidP="7F2A3976">
      <w:pPr>
        <w:spacing w:line="259" w:lineRule="auto"/>
        <w:jc w:val="center"/>
        <w:rPr>
          <w:b/>
          <w:bCs/>
          <w:sz w:val="18"/>
          <w:szCs w:val="18"/>
        </w:rPr>
      </w:pPr>
    </w:p>
    <w:p w14:paraId="2A6657FA" w14:textId="205C53E5" w:rsidR="5AE6EA6F" w:rsidRPr="00EB5731" w:rsidRDefault="7F2A3976" w:rsidP="00B83BE8">
      <w:pPr>
        <w:spacing w:line="259" w:lineRule="auto"/>
        <w:jc w:val="center"/>
        <w:rPr>
          <w:rFonts w:ascii="Times" w:eastAsia="Times" w:hAnsi="Times" w:cs="Times"/>
        </w:rPr>
      </w:pPr>
      <w:r w:rsidRPr="00EB5731">
        <w:rPr>
          <w:rFonts w:ascii="Times" w:eastAsia="Times" w:hAnsi="Times" w:cs="Times"/>
          <w:b/>
          <w:sz w:val="18"/>
          <w:szCs w:val="18"/>
        </w:rPr>
        <w:t xml:space="preserve">Figure </w:t>
      </w:r>
      <w:r w:rsidR="48AB8BE7" w:rsidRPr="00EB5731">
        <w:rPr>
          <w:rFonts w:ascii="Times" w:eastAsia="Times" w:hAnsi="Times" w:cs="Times"/>
          <w:b/>
          <w:sz w:val="18"/>
          <w:szCs w:val="18"/>
        </w:rPr>
        <w:t>2.2</w:t>
      </w:r>
      <w:r w:rsidRPr="00EB5731">
        <w:rPr>
          <w:rFonts w:ascii="Times" w:eastAsia="Times" w:hAnsi="Times" w:cs="Times"/>
          <w:b/>
          <w:sz w:val="18"/>
          <w:szCs w:val="18"/>
        </w:rPr>
        <w:t>.</w:t>
      </w:r>
      <w:r w:rsidRPr="00EB5731">
        <w:rPr>
          <w:rFonts w:ascii="Times,Calibri" w:eastAsia="Times,Calibri" w:hAnsi="Times,Calibri" w:cs="Times,Calibri"/>
          <w:color w:val="000000" w:themeColor="text1"/>
        </w:rPr>
        <w:t xml:space="preserve"> </w:t>
      </w:r>
      <w:r w:rsidRPr="00EB5731">
        <w:rPr>
          <w:rFonts w:ascii="Times" w:eastAsia="Times" w:hAnsi="Times" w:cs="Times"/>
          <w:sz w:val="18"/>
          <w:szCs w:val="18"/>
        </w:rPr>
        <w:t xml:space="preserve">Total market capitalization </w:t>
      </w:r>
      <w:r w:rsidR="007C685B" w:rsidRPr="00EB5731">
        <w:rPr>
          <w:rFonts w:ascii="Times" w:eastAsia="Times" w:hAnsi="Times" w:cs="Times"/>
          <w:sz w:val="18"/>
          <w:szCs w:val="18"/>
        </w:rPr>
        <w:t xml:space="preserve">of </w:t>
      </w:r>
      <w:r w:rsidRPr="00EB5731">
        <w:rPr>
          <w:rFonts w:ascii="Times" w:eastAsia="Times" w:hAnsi="Times" w:cs="Times"/>
          <w:sz w:val="18"/>
          <w:szCs w:val="18"/>
        </w:rPr>
        <w:t>cryptocurrencies</w:t>
      </w:r>
    </w:p>
    <w:p w14:paraId="77AEE457" w14:textId="78F318B5" w:rsidR="1237F764" w:rsidRPr="002205EB" w:rsidRDefault="1237F764" w:rsidP="002205EB">
      <w:pPr>
        <w:spacing w:line="259" w:lineRule="auto"/>
        <w:jc w:val="center"/>
        <w:rPr>
          <w:sz w:val="18"/>
          <w:szCs w:val="18"/>
        </w:rPr>
      </w:pPr>
    </w:p>
    <w:p w14:paraId="7BCE9F3C" w14:textId="0CC8D202" w:rsidR="005562D8" w:rsidRPr="002205EB" w:rsidRDefault="1237F764"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del w:id="207" w:author="Daniel Engels" w:date="2018-08-01T12:25:00Z">
        <w:r w:rsidRPr="64796DBE" w:rsidDel="004B6EAC">
          <w:rPr>
            <w:rFonts w:ascii="Times" w:eastAsia="Times" w:hAnsi="Times" w:cs="Times"/>
            <w:sz w:val="20"/>
            <w:szCs w:val="20"/>
            <w:lang w:eastAsia="de-DE"/>
          </w:rPr>
          <w:delText xml:space="preserve">Following </w:delText>
        </w:r>
      </w:del>
      <w:ins w:id="208" w:author="Daniel Engels" w:date="2018-08-01T12:25:00Z">
        <w:r w:rsidR="004B6EAC">
          <w:rPr>
            <w:rFonts w:ascii="Times" w:eastAsia="Times" w:hAnsi="Times" w:cs="Times"/>
            <w:sz w:val="20"/>
            <w:szCs w:val="20"/>
            <w:lang w:eastAsia="de-DE"/>
          </w:rPr>
          <w:t>In the years since the introduction of</w:t>
        </w:r>
        <w:r w:rsidR="004B6EAC" w:rsidRPr="64796DBE">
          <w:rPr>
            <w:rFonts w:ascii="Times" w:eastAsia="Times" w:hAnsi="Times" w:cs="Times"/>
            <w:sz w:val="20"/>
            <w:szCs w:val="20"/>
            <w:lang w:eastAsia="de-DE"/>
          </w:rPr>
          <w:t xml:space="preserve"> </w:t>
        </w:r>
      </w:ins>
      <w:r w:rsidRPr="64796DBE">
        <w:rPr>
          <w:rFonts w:ascii="Times" w:eastAsia="Times" w:hAnsi="Times" w:cs="Times"/>
          <w:sz w:val="20"/>
          <w:szCs w:val="20"/>
          <w:lang w:eastAsia="de-DE"/>
        </w:rPr>
        <w:t xml:space="preserve">Bitcoin, numerous other cryptocurrencies have emerged </w:t>
      </w:r>
      <w:del w:id="209" w:author="Daniel Engels" w:date="2018-08-01T12:26:00Z">
        <w:r w:rsidRPr="64796DBE" w:rsidDel="004B6EAC">
          <w:rPr>
            <w:rFonts w:ascii="Times" w:eastAsia="Times" w:hAnsi="Times" w:cs="Times"/>
            <w:sz w:val="20"/>
            <w:szCs w:val="20"/>
            <w:lang w:eastAsia="de-DE"/>
          </w:rPr>
          <w:delText xml:space="preserve">to </w:delText>
        </w:r>
      </w:del>
      <w:ins w:id="210" w:author="Daniel Engels" w:date="2018-08-01T12:26:00Z">
        <w:r w:rsidR="004B6EAC">
          <w:rPr>
            <w:rFonts w:ascii="Times" w:eastAsia="Times" w:hAnsi="Times" w:cs="Times"/>
            <w:sz w:val="20"/>
            <w:szCs w:val="20"/>
            <w:lang w:eastAsia="de-DE"/>
          </w:rPr>
          <w:t xml:space="preserve">and become part of the </w:t>
        </w:r>
        <w:proofErr w:type="spellStart"/>
        <w:r w:rsidR="004B6EAC">
          <w:rPr>
            <w:rFonts w:ascii="Times" w:eastAsia="Times" w:hAnsi="Times" w:cs="Times"/>
            <w:sz w:val="20"/>
            <w:szCs w:val="20"/>
            <w:lang w:eastAsia="de-DE"/>
          </w:rPr>
          <w:t>cyptocurrency</w:t>
        </w:r>
        <w:proofErr w:type="spellEnd"/>
        <w:r w:rsidR="004B6EAC" w:rsidRPr="64796DBE">
          <w:rPr>
            <w:rFonts w:ascii="Times" w:eastAsia="Times" w:hAnsi="Times" w:cs="Times"/>
            <w:sz w:val="20"/>
            <w:szCs w:val="20"/>
            <w:lang w:eastAsia="de-DE"/>
          </w:rPr>
          <w:t xml:space="preserve"> </w:t>
        </w:r>
      </w:ins>
      <w:r w:rsidRPr="64796DBE">
        <w:rPr>
          <w:rFonts w:ascii="Times" w:eastAsia="Times" w:hAnsi="Times" w:cs="Times"/>
          <w:sz w:val="20"/>
          <w:szCs w:val="20"/>
          <w:lang w:eastAsia="de-DE"/>
        </w:rPr>
        <w:t xml:space="preserve">market such as Litecoin, Ethereum, Ripple, Dash, </w:t>
      </w:r>
      <w:ins w:id="211" w:author="Daniel Engels" w:date="2018-08-01T12:26:00Z">
        <w:r w:rsidR="004B6EAC">
          <w:rPr>
            <w:rFonts w:ascii="Times" w:eastAsia="Times" w:hAnsi="Times" w:cs="Times"/>
            <w:sz w:val="20"/>
            <w:szCs w:val="20"/>
            <w:lang w:eastAsia="de-DE"/>
          </w:rPr>
          <w:t xml:space="preserve">and </w:t>
        </w:r>
      </w:ins>
      <w:proofErr w:type="spellStart"/>
      <w:r w:rsidRPr="64796DBE">
        <w:rPr>
          <w:rFonts w:ascii="Times" w:eastAsia="Times" w:hAnsi="Times" w:cs="Times"/>
          <w:sz w:val="20"/>
          <w:szCs w:val="20"/>
          <w:lang w:eastAsia="de-DE"/>
        </w:rPr>
        <w:t>Monero</w:t>
      </w:r>
      <w:proofErr w:type="spellEnd"/>
      <w:del w:id="212" w:author="Daniel Engels" w:date="2018-08-01T12:26:00Z">
        <w:r w:rsidR="007C685B" w:rsidDel="004B6EAC">
          <w:rPr>
            <w:rFonts w:ascii="Times" w:eastAsia="Times" w:hAnsi="Times" w:cs="Times"/>
            <w:sz w:val="20"/>
            <w:szCs w:val="20"/>
            <w:lang w:eastAsia="de-DE"/>
          </w:rPr>
          <w:delText>, among others</w:delText>
        </w:r>
      </w:del>
      <w:r w:rsidRPr="64796DBE">
        <w:rPr>
          <w:rFonts w:ascii="Times" w:eastAsia="Times" w:hAnsi="Times" w:cs="Times"/>
          <w:sz w:val="20"/>
          <w:szCs w:val="20"/>
          <w:lang w:eastAsia="de-DE"/>
        </w:rPr>
        <w:t xml:space="preserve">. Being the debutant in the industry, Bitcoin had enjoyed almost a monopoly with over 70% share of </w:t>
      </w:r>
      <w:ins w:id="213" w:author="Daniel Engels" w:date="2018-08-01T12:26:00Z">
        <w:r w:rsidR="00060E9B">
          <w:rPr>
            <w:rFonts w:ascii="Times" w:eastAsia="Times" w:hAnsi="Times" w:cs="Times"/>
            <w:sz w:val="20"/>
            <w:szCs w:val="20"/>
            <w:lang w:eastAsia="de-DE"/>
          </w:rPr>
          <w:t xml:space="preserve">the </w:t>
        </w:r>
      </w:ins>
      <w:r w:rsidRPr="64796DBE">
        <w:rPr>
          <w:rFonts w:ascii="Times" w:eastAsia="Times" w:hAnsi="Times" w:cs="Times"/>
          <w:sz w:val="20"/>
          <w:szCs w:val="20"/>
          <w:lang w:eastAsia="de-DE"/>
        </w:rPr>
        <w:t xml:space="preserve">global cryptocurrency market until early 2017. Slowly, other players entered the market, and, to date, there are more than 1,500 types of cryptocurrencies </w:t>
      </w:r>
      <w:r w:rsidR="00F93D38">
        <w:rPr>
          <w:rFonts w:ascii="Times" w:eastAsia="Times" w:hAnsi="Times" w:cs="Times"/>
          <w:sz w:val="20"/>
          <w:szCs w:val="20"/>
          <w:lang w:eastAsia="de-DE"/>
        </w:rPr>
        <w:t xml:space="preserve">in </w:t>
      </w:r>
      <w:r w:rsidR="00F93D38" w:rsidRPr="64796DBE">
        <w:rPr>
          <w:rFonts w:ascii="Times" w:eastAsia="Times" w:hAnsi="Times" w:cs="Times"/>
          <w:sz w:val="20"/>
          <w:szCs w:val="20"/>
          <w:lang w:eastAsia="de-DE"/>
        </w:rPr>
        <w:t>operati</w:t>
      </w:r>
      <w:r w:rsidR="00F93D38">
        <w:rPr>
          <w:rFonts w:ascii="Times" w:eastAsia="Times" w:hAnsi="Times" w:cs="Times"/>
          <w:sz w:val="20"/>
          <w:szCs w:val="20"/>
          <w:lang w:eastAsia="de-DE"/>
        </w:rPr>
        <w:t>on</w:t>
      </w:r>
      <w:r w:rsidRPr="64796DBE">
        <w:rPr>
          <w:rFonts w:ascii="Times" w:eastAsia="Times" w:hAnsi="Times" w:cs="Times"/>
          <w:sz w:val="20"/>
          <w:szCs w:val="20"/>
          <w:lang w:eastAsia="de-DE"/>
        </w:rPr>
        <w:t xml:space="preserve">. Since its inception in 2013, Ethereum has emerged as the </w:t>
      </w:r>
      <w:r w:rsidR="004C0DA3">
        <w:rPr>
          <w:rFonts w:ascii="Times" w:eastAsia="Times" w:hAnsi="Times" w:cs="Times"/>
          <w:sz w:val="20"/>
          <w:szCs w:val="20"/>
          <w:lang w:eastAsia="de-DE"/>
        </w:rPr>
        <w:t>main</w:t>
      </w:r>
      <w:r w:rsidR="004C0DA3" w:rsidRPr="64796DBE" w:rsidDel="004C0DA3">
        <w:rPr>
          <w:rFonts w:ascii="Times" w:eastAsia="Times" w:hAnsi="Times" w:cs="Times"/>
          <w:sz w:val="20"/>
          <w:szCs w:val="20"/>
          <w:lang w:eastAsia="de-DE"/>
        </w:rPr>
        <w:t xml:space="preserve"> </w:t>
      </w:r>
      <w:r w:rsidRPr="64796DBE">
        <w:rPr>
          <w:rFonts w:ascii="Times" w:eastAsia="Times" w:hAnsi="Times" w:cs="Times"/>
          <w:sz w:val="20"/>
          <w:szCs w:val="20"/>
          <w:lang w:eastAsia="de-DE"/>
        </w:rPr>
        <w:t xml:space="preserve">competitor to Bitcoin based on market share. As of April 2018, Bitcoin captures almost 37% of the cryptocurrency market, followed by Ethereum (16%), Ripple (8%), and Bitcoin Cash (6%) </w:t>
      </w:r>
      <w:ins w:id="214" w:author="Daniel Engels" w:date="2018-08-01T12:34:00Z">
        <w:r w:rsidR="00277DD2">
          <w:rPr>
            <w:rFonts w:ascii="Times" w:eastAsia="Times" w:hAnsi="Times" w:cs="Times"/>
            <w:sz w:val="20"/>
            <w:szCs w:val="20"/>
            <w:lang w:eastAsia="de-DE"/>
          </w:rPr>
          <w:t xml:space="preserve">as shown in </w:t>
        </w:r>
      </w:ins>
      <w:del w:id="215" w:author="Daniel Engels" w:date="2018-08-01T12:34:00Z">
        <w:r w:rsidRPr="64796DBE" w:rsidDel="00277DD2">
          <w:rPr>
            <w:rFonts w:ascii="Times" w:eastAsia="Times" w:hAnsi="Times" w:cs="Times"/>
            <w:sz w:val="20"/>
            <w:szCs w:val="20"/>
            <w:lang w:eastAsia="de-DE"/>
          </w:rPr>
          <w:delText>(</w:delText>
        </w:r>
      </w:del>
      <w:r w:rsidRPr="64796DBE">
        <w:rPr>
          <w:rFonts w:ascii="Times" w:eastAsia="Times" w:hAnsi="Times" w:cs="Times"/>
          <w:sz w:val="20"/>
          <w:szCs w:val="20"/>
          <w:lang w:eastAsia="de-DE"/>
        </w:rPr>
        <w:t xml:space="preserve">Figure </w:t>
      </w:r>
      <w:r w:rsidR="745ACD0E" w:rsidRPr="64796DBE">
        <w:rPr>
          <w:rFonts w:ascii="Times" w:eastAsia="Times" w:hAnsi="Times" w:cs="Times"/>
          <w:sz w:val="20"/>
          <w:szCs w:val="20"/>
          <w:lang w:eastAsia="de-DE"/>
        </w:rPr>
        <w:t>2.3</w:t>
      </w:r>
      <w:commentRangeStart w:id="216"/>
      <w:del w:id="217" w:author="Daniel Engels" w:date="2018-08-01T12:34:00Z">
        <w:r w:rsidRPr="64796DBE" w:rsidDel="00277DD2">
          <w:rPr>
            <w:rFonts w:ascii="Times" w:eastAsia="Times" w:hAnsi="Times" w:cs="Times"/>
            <w:sz w:val="20"/>
            <w:szCs w:val="20"/>
            <w:lang w:eastAsia="de-DE"/>
          </w:rPr>
          <w:delText>)</w:delText>
        </w:r>
      </w:del>
      <w:r w:rsidRPr="64796DBE">
        <w:rPr>
          <w:rFonts w:ascii="Times" w:eastAsia="Times" w:hAnsi="Times" w:cs="Times"/>
          <w:sz w:val="20"/>
          <w:szCs w:val="20"/>
          <w:lang w:eastAsia="de-DE"/>
        </w:rPr>
        <w:t xml:space="preserve"> [4]. </w:t>
      </w:r>
      <w:commentRangeEnd w:id="216"/>
      <w:r w:rsidR="00384FBB">
        <w:rPr>
          <w:rStyle w:val="CommentReference"/>
          <w:rFonts w:ascii="Times" w:eastAsia="PMingLiU" w:hAnsi="Times"/>
          <w:lang w:eastAsia="de-DE"/>
        </w:rPr>
        <w:commentReference w:id="216"/>
      </w:r>
    </w:p>
    <w:p w14:paraId="0B0E79A9" w14:textId="5B237CF0" w:rsidR="68633D70" w:rsidRPr="002205EB" w:rsidRDefault="68633D70"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D2DB9F" w14:textId="6154C6EA" w:rsidR="00E575FD" w:rsidRPr="00E575FD" w:rsidRDefault="00112714" w:rsidP="0025176D">
      <w:pPr>
        <w:spacing w:line="259" w:lineRule="auto"/>
        <w:ind w:firstLine="270"/>
        <w:jc w:val="center"/>
      </w:pPr>
      <w:r>
        <w:rPr>
          <w:noProof/>
        </w:rPr>
        <w:lastRenderedPageBreak/>
        <w:drawing>
          <wp:inline distT="0" distB="0" distL="0" distR="0" wp14:anchorId="52F0C0D9" wp14:editId="214F9936">
            <wp:extent cx="4188294" cy="23336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10.45.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679" cy="2336068"/>
                    </a:xfrm>
                    <a:prstGeom prst="rect">
                      <a:avLst/>
                    </a:prstGeom>
                    <a:ln>
                      <a:solidFill>
                        <a:schemeClr val="tx1"/>
                      </a:solidFill>
                    </a:ln>
                  </pic:spPr>
                </pic:pic>
              </a:graphicData>
            </a:graphic>
          </wp:inline>
        </w:drawing>
      </w:r>
    </w:p>
    <w:p w14:paraId="017F927B" w14:textId="77777777" w:rsidR="00112714" w:rsidRDefault="00112714" w:rsidP="002205EB">
      <w:pPr>
        <w:spacing w:line="259" w:lineRule="auto"/>
        <w:ind w:firstLine="270"/>
        <w:jc w:val="center"/>
      </w:pPr>
    </w:p>
    <w:p w14:paraId="38C90832" w14:textId="67EA00FB" w:rsidR="00D13A1E" w:rsidRPr="00EB5731" w:rsidRDefault="483BFFBC" w:rsidP="00B83BE8">
      <w:pPr>
        <w:spacing w:line="259" w:lineRule="auto"/>
        <w:ind w:firstLine="270"/>
        <w:jc w:val="center"/>
        <w:rPr>
          <w:rFonts w:ascii="Times" w:eastAsia="Times" w:hAnsi="Times" w:cs="Times"/>
          <w:sz w:val="18"/>
          <w:szCs w:val="18"/>
        </w:rPr>
      </w:pPr>
      <w:r w:rsidRPr="00EB5731">
        <w:rPr>
          <w:rFonts w:ascii="Times" w:eastAsia="Times" w:hAnsi="Times" w:cs="Times"/>
          <w:b/>
          <w:sz w:val="18"/>
          <w:szCs w:val="18"/>
        </w:rPr>
        <w:t>Figure 2.</w:t>
      </w:r>
      <w:r w:rsidR="745ACD0E" w:rsidRPr="00EB5731">
        <w:rPr>
          <w:rFonts w:ascii="Times" w:eastAsia="Times" w:hAnsi="Times" w:cs="Times"/>
          <w:b/>
          <w:sz w:val="18"/>
          <w:szCs w:val="18"/>
        </w:rPr>
        <w:t>3</w:t>
      </w:r>
      <w:r w:rsidRPr="00EB5731">
        <w:rPr>
          <w:rFonts w:ascii="Times" w:eastAsia="Times" w:hAnsi="Times" w:cs="Times"/>
          <w:b/>
          <w:sz w:val="18"/>
          <w:szCs w:val="18"/>
        </w:rPr>
        <w:t xml:space="preserve">. </w:t>
      </w:r>
      <w:r w:rsidRPr="00EB5731">
        <w:rPr>
          <w:rFonts w:ascii="Times" w:eastAsia="Times" w:hAnsi="Times" w:cs="Times"/>
          <w:sz w:val="18"/>
          <w:szCs w:val="18"/>
        </w:rPr>
        <w:t>Global market share of major cryptocurrencies</w:t>
      </w:r>
    </w:p>
    <w:p w14:paraId="2660D092" w14:textId="546C64EA" w:rsidR="00405734" w:rsidRPr="002205EB" w:rsidRDefault="00405734" w:rsidP="00405734">
      <w:pPr>
        <w:spacing w:line="259" w:lineRule="auto"/>
        <w:ind w:firstLine="270"/>
        <w:jc w:val="center"/>
        <w:rPr>
          <w:rFonts w:ascii="Times" w:hAnsi="Times"/>
          <w:sz w:val="18"/>
          <w:szCs w:val="18"/>
        </w:rPr>
      </w:pPr>
    </w:p>
    <w:p w14:paraId="137E7C14" w14:textId="77777777" w:rsidR="00277DD2" w:rsidRDefault="49B01528" w:rsidP="002205EB">
      <w:pPr>
        <w:spacing w:line="259" w:lineRule="auto"/>
        <w:ind w:firstLine="270"/>
        <w:jc w:val="both"/>
        <w:rPr>
          <w:ins w:id="218" w:author="Daniel Engels" w:date="2018-08-01T12:36:00Z"/>
          <w:rFonts w:ascii="Times" w:eastAsia="Times" w:hAnsi="Times" w:cs="Times"/>
          <w:sz w:val="20"/>
          <w:szCs w:val="20"/>
          <w:lang w:eastAsia="de-DE"/>
        </w:rPr>
      </w:pPr>
      <w:r w:rsidRPr="290A0DB7">
        <w:rPr>
          <w:rFonts w:ascii="Times" w:eastAsia="Times" w:hAnsi="Times" w:cs="Times"/>
          <w:sz w:val="20"/>
          <w:szCs w:val="20"/>
          <w:lang w:eastAsia="de-DE"/>
        </w:rPr>
        <w:t xml:space="preserve">Exchanges are an essential component in cryptocurrency transactions. Exchanges are digital trading platforms </w:t>
      </w:r>
      <w:del w:id="219" w:author="Daniel Engels" w:date="2018-08-01T12:35:00Z">
        <w:r w:rsidRPr="290A0DB7" w:rsidDel="00277DD2">
          <w:rPr>
            <w:rFonts w:ascii="Times" w:eastAsia="Times" w:hAnsi="Times" w:cs="Times"/>
            <w:sz w:val="20"/>
            <w:szCs w:val="20"/>
            <w:lang w:eastAsia="de-DE"/>
          </w:rPr>
          <w:delText xml:space="preserve">which </w:delText>
        </w:r>
      </w:del>
      <w:ins w:id="220" w:author="Daniel Engels" w:date="2018-08-01T12:35:00Z">
        <w:r w:rsidR="00277DD2">
          <w:rPr>
            <w:rFonts w:ascii="Times" w:eastAsia="Times" w:hAnsi="Times" w:cs="Times"/>
            <w:sz w:val="20"/>
            <w:szCs w:val="20"/>
            <w:lang w:eastAsia="de-DE"/>
          </w:rPr>
          <w:t>that</w:t>
        </w:r>
        <w:r w:rsidR="00277DD2"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 xml:space="preserve">offer a marketplace for trading digital assets. Users can buy or sell cryptocurrencies in exchange </w:t>
      </w:r>
      <w:r w:rsidR="003E6B1E">
        <w:rPr>
          <w:rFonts w:ascii="Times" w:eastAsia="Times" w:hAnsi="Times" w:cs="Times"/>
          <w:sz w:val="20"/>
          <w:szCs w:val="20"/>
          <w:lang w:eastAsia="de-DE"/>
        </w:rPr>
        <w:t>for</w:t>
      </w:r>
      <w:r w:rsidR="003E6B1E"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conventional currencies or other cryptocurrencies. The cryptocurrencies bought through an exchange are stored in customers’ cryptocurrency wallets. A wallet generally stores the public and private keys required to make a successful transaction of crypto assets and monitors customers’ funds. </w:t>
      </w:r>
    </w:p>
    <w:p w14:paraId="29102926" w14:textId="32A4081D" w:rsidR="49B01528" w:rsidRPr="002205EB" w:rsidRDefault="49B01528"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290A0DB7">
        <w:rPr>
          <w:rFonts w:ascii="Times" w:eastAsia="Times" w:hAnsi="Times" w:cs="Times"/>
          <w:sz w:val="20"/>
          <w:szCs w:val="20"/>
          <w:lang w:eastAsia="de-DE"/>
        </w:rPr>
        <w:t>The first exchange started to operate in 2010 [</w:t>
      </w:r>
      <w:r w:rsidR="008324C7">
        <w:rPr>
          <w:rFonts w:ascii="Times" w:eastAsia="Times" w:hAnsi="Times" w:cs="Times"/>
          <w:sz w:val="20"/>
          <w:szCs w:val="20"/>
          <w:lang w:eastAsia="de-DE"/>
        </w:rPr>
        <w:t>5</w:t>
      </w:r>
      <w:r w:rsidRPr="290A0DB7">
        <w:rPr>
          <w:rFonts w:ascii="Times" w:eastAsia="Times" w:hAnsi="Times" w:cs="Times"/>
          <w:sz w:val="20"/>
          <w:szCs w:val="20"/>
          <w:lang w:eastAsia="de-DE"/>
        </w:rPr>
        <w:t xml:space="preserve">]. </w:t>
      </w:r>
      <w:del w:id="221" w:author="Daniel Engels" w:date="2018-08-01T12:36:00Z">
        <w:r w:rsidRPr="290A0DB7" w:rsidDel="00277DD2">
          <w:rPr>
            <w:rFonts w:ascii="Times" w:eastAsia="Times" w:hAnsi="Times" w:cs="Times"/>
            <w:sz w:val="20"/>
            <w:szCs w:val="20"/>
            <w:lang w:eastAsia="de-DE"/>
          </w:rPr>
          <w:delText>We see</w:delText>
        </w:r>
      </w:del>
      <w:ins w:id="222" w:author="Daniel Engels" w:date="2018-08-01T12:36:00Z">
        <w:r w:rsidR="00277DD2">
          <w:rPr>
            <w:rFonts w:ascii="Times" w:eastAsia="Times" w:hAnsi="Times" w:cs="Times"/>
            <w:sz w:val="20"/>
            <w:szCs w:val="20"/>
            <w:lang w:eastAsia="de-DE"/>
          </w:rPr>
          <w:t>By 2018, there were</w:t>
        </w:r>
      </w:ins>
      <w:r w:rsidRPr="290A0DB7">
        <w:rPr>
          <w:rFonts w:ascii="Times" w:eastAsia="Times" w:hAnsi="Times" w:cs="Times"/>
          <w:sz w:val="20"/>
          <w:szCs w:val="20"/>
          <w:lang w:eastAsia="de-DE"/>
        </w:rPr>
        <w:t xml:space="preserve"> numerous exchanges across the world operating cryptocurrency trades. </w:t>
      </w:r>
      <w:proofErr w:type="spellStart"/>
      <w:r w:rsidRPr="290A0DB7">
        <w:rPr>
          <w:rFonts w:ascii="Times" w:eastAsia="Times" w:hAnsi="Times" w:cs="Times"/>
          <w:sz w:val="20"/>
          <w:szCs w:val="20"/>
          <w:lang w:eastAsia="de-DE"/>
        </w:rPr>
        <w:t>Bitfinex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Bitstamp</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MtGox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BTCChina</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 w:eastAsia="Times" w:hAnsi="Times" w:cs="Times"/>
          <w:sz w:val="20"/>
          <w:szCs w:val="20"/>
          <w:lang w:eastAsia="de-DE"/>
        </w:rPr>
        <w:t xml:space="preserve"> are </w:t>
      </w:r>
      <w:r w:rsidR="00500573">
        <w:rPr>
          <w:rFonts w:ascii="Times" w:eastAsia="Times" w:hAnsi="Times" w:cs="Times"/>
          <w:sz w:val="20"/>
          <w:szCs w:val="20"/>
          <w:lang w:eastAsia="de-DE"/>
        </w:rPr>
        <w:t xml:space="preserve">some </w:t>
      </w:r>
      <w:r w:rsidRPr="290A0DB7">
        <w:rPr>
          <w:rFonts w:ascii="Times" w:eastAsia="Times" w:hAnsi="Times" w:cs="Times"/>
          <w:sz w:val="20"/>
          <w:szCs w:val="20"/>
          <w:lang w:eastAsia="de-DE"/>
        </w:rPr>
        <w:t xml:space="preserve">of the popular exchanges in </w:t>
      </w:r>
      <w:del w:id="223" w:author="Daniel Engels" w:date="2018-08-01T12:39:00Z">
        <w:r w:rsidRPr="290A0DB7" w:rsidDel="008C54A6">
          <w:rPr>
            <w:rFonts w:ascii="Times" w:eastAsia="Times" w:hAnsi="Times" w:cs="Times"/>
            <w:sz w:val="20"/>
            <w:szCs w:val="20"/>
            <w:lang w:eastAsia="de-DE"/>
          </w:rPr>
          <w:delText xml:space="preserve">present </w:delText>
        </w:r>
      </w:del>
      <w:ins w:id="224" w:author="Daniel Engels" w:date="2018-08-01T12:39:00Z">
        <w:r w:rsidR="008C54A6">
          <w:rPr>
            <w:rFonts w:ascii="Times" w:eastAsia="Times" w:hAnsi="Times" w:cs="Times"/>
            <w:sz w:val="20"/>
            <w:szCs w:val="20"/>
            <w:lang w:eastAsia="de-DE"/>
          </w:rPr>
          <w:t>the 2018</w:t>
        </w:r>
        <w:r w:rsidR="008C54A6"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 xml:space="preserve">market. </w:t>
      </w:r>
      <w:ins w:id="225" w:author="Daniel Engels" w:date="2018-08-01T12:40:00Z">
        <w:r w:rsidR="008C54A6">
          <w:rPr>
            <w:rFonts w:ascii="Times" w:eastAsia="Times" w:hAnsi="Times" w:cs="Times"/>
            <w:sz w:val="20"/>
            <w:szCs w:val="20"/>
            <w:lang w:eastAsia="de-DE"/>
          </w:rPr>
          <w:t xml:space="preserve">As shown in </w:t>
        </w:r>
      </w:ins>
      <w:r w:rsidRPr="290A0DB7">
        <w:rPr>
          <w:rFonts w:ascii="Times" w:eastAsia="Times" w:hAnsi="Times" w:cs="Times"/>
          <w:sz w:val="20"/>
          <w:szCs w:val="20"/>
          <w:lang w:eastAsia="de-DE"/>
        </w:rPr>
        <w:t>Table 2.2</w:t>
      </w:r>
      <w:ins w:id="226" w:author="Daniel Engels" w:date="2018-08-01T12:40:00Z">
        <w:r w:rsidR="008C54A6">
          <w:rPr>
            <w:rFonts w:ascii="Times" w:eastAsia="Times" w:hAnsi="Times" w:cs="Times"/>
            <w:sz w:val="20"/>
            <w:szCs w:val="20"/>
            <w:lang w:eastAsia="de-DE"/>
          </w:rPr>
          <w:t xml:space="preserve">, in </w:t>
        </w:r>
      </w:ins>
      <w:ins w:id="227" w:author="Daniel Engels" w:date="2018-08-01T12:41:00Z">
        <w:r w:rsidR="008C54A6">
          <w:rPr>
            <w:rFonts w:ascii="Times" w:eastAsia="Times" w:hAnsi="Times" w:cs="Times"/>
            <w:sz w:val="20"/>
            <w:szCs w:val="20"/>
            <w:lang w:eastAsia="de-DE"/>
          </w:rPr>
          <w:t>YEAR????</w:t>
        </w:r>
      </w:ins>
      <w:ins w:id="228" w:author="Daniel Engels" w:date="2018-08-01T12:40:00Z">
        <w:r w:rsidR="008C54A6">
          <w:rPr>
            <w:rFonts w:ascii="Times" w:eastAsia="Times" w:hAnsi="Times" w:cs="Times"/>
            <w:sz w:val="20"/>
            <w:szCs w:val="20"/>
            <w:lang w:eastAsia="de-DE"/>
          </w:rPr>
          <w:t xml:space="preserve"> </w:t>
        </w:r>
      </w:ins>
      <w:del w:id="229" w:author="Daniel Engels" w:date="2018-08-01T12:40:00Z">
        <w:r w:rsidRPr="290A0DB7" w:rsidDel="008C54A6">
          <w:rPr>
            <w:rFonts w:ascii="Times" w:eastAsia="Times" w:hAnsi="Times" w:cs="Times"/>
            <w:sz w:val="20"/>
            <w:szCs w:val="20"/>
            <w:lang w:eastAsia="de-DE"/>
          </w:rPr>
          <w:delText xml:space="preserve"> shows that </w:delText>
        </w:r>
      </w:del>
      <w:r w:rsidRPr="290A0DB7">
        <w:rPr>
          <w:rFonts w:ascii="Times" w:eastAsia="Times" w:hAnsi="Times" w:cs="Times"/>
          <w:sz w:val="20"/>
          <w:szCs w:val="20"/>
          <w:lang w:eastAsia="de-DE"/>
        </w:rPr>
        <w:t>three exchanges</w:t>
      </w:r>
      <w:ins w:id="230" w:author="Daniel Engels" w:date="2018-08-01T12:41:00Z">
        <w:r w:rsidR="008C54A6">
          <w:rPr>
            <w:rFonts w:ascii="Times" w:eastAsia="Times" w:hAnsi="Times" w:cs="Times"/>
            <w:sz w:val="20"/>
            <w:szCs w:val="20"/>
            <w:lang w:eastAsia="de-DE"/>
          </w:rPr>
          <w:t>,</w:t>
        </w:r>
      </w:ins>
      <w:del w:id="231" w:author="Daniel Engels" w:date="2018-08-01T12:41:00Z">
        <w:r w:rsidRPr="290A0DB7" w:rsidDel="008C54A6">
          <w:rPr>
            <w:rFonts w:ascii="Times" w:eastAsia="Times" w:hAnsi="Times" w:cs="Times"/>
            <w:sz w:val="20"/>
            <w:szCs w:val="20"/>
            <w:lang w:eastAsia="de-DE"/>
          </w:rPr>
          <w:delText xml:space="preserve"> –</w:delText>
        </w:r>
      </w:del>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 w:eastAsia="Times" w:hAnsi="Times" w:cs="Times"/>
          <w:sz w:val="20"/>
          <w:szCs w:val="20"/>
          <w:lang w:eastAsia="de-DE"/>
        </w:rPr>
        <w:t xml:space="preserve"> and </w:t>
      </w:r>
      <w:proofErr w:type="spellStart"/>
      <w:r w:rsidRPr="290A0DB7">
        <w:rPr>
          <w:rFonts w:ascii="Times" w:eastAsia="Times" w:hAnsi="Times" w:cs="Times"/>
          <w:sz w:val="20"/>
          <w:szCs w:val="20"/>
          <w:lang w:eastAsia="de-DE"/>
        </w:rPr>
        <w:t>BTCChina</w:t>
      </w:r>
      <w:proofErr w:type="spellEnd"/>
      <w:ins w:id="232" w:author="Daniel Engels" w:date="2018-08-01T12:41:00Z">
        <w:r w:rsidR="008C54A6">
          <w:rPr>
            <w:rFonts w:ascii="Times" w:eastAsia="Times" w:hAnsi="Times" w:cs="Times"/>
            <w:sz w:val="20"/>
            <w:szCs w:val="20"/>
            <w:lang w:eastAsia="de-DE"/>
          </w:rPr>
          <w:t>,</w:t>
        </w:r>
      </w:ins>
      <w:r w:rsidRPr="290A0DB7">
        <w:rPr>
          <w:rFonts w:ascii="Times" w:eastAsia="Times" w:hAnsi="Times" w:cs="Times"/>
          <w:sz w:val="20"/>
          <w:szCs w:val="20"/>
          <w:lang w:eastAsia="de-DE"/>
        </w:rPr>
        <w:t xml:space="preserve"> collectively </w:t>
      </w:r>
      <w:del w:id="233" w:author="Daniel Engels" w:date="2018-08-01T12:39:00Z">
        <w:r w:rsidRPr="290A0DB7" w:rsidDel="008C54A6">
          <w:rPr>
            <w:rFonts w:ascii="Times" w:eastAsia="Times" w:hAnsi="Times" w:cs="Times"/>
            <w:sz w:val="20"/>
            <w:szCs w:val="20"/>
            <w:lang w:eastAsia="de-DE"/>
          </w:rPr>
          <w:delText xml:space="preserve">cover </w:delText>
        </w:r>
      </w:del>
      <w:ins w:id="234" w:author="Daniel Engels" w:date="2018-08-01T12:39:00Z">
        <w:r w:rsidR="008C54A6">
          <w:rPr>
            <w:rFonts w:ascii="Times" w:eastAsia="Times" w:hAnsi="Times" w:cs="Times"/>
            <w:sz w:val="20"/>
            <w:szCs w:val="20"/>
            <w:lang w:eastAsia="de-DE"/>
          </w:rPr>
          <w:t>conduct</w:t>
        </w:r>
      </w:ins>
      <w:ins w:id="235" w:author="Daniel Engels" w:date="2018-08-01T12:41:00Z">
        <w:r w:rsidR="008C54A6">
          <w:rPr>
            <w:rFonts w:ascii="Times" w:eastAsia="Times" w:hAnsi="Times" w:cs="Times"/>
            <w:sz w:val="20"/>
            <w:szCs w:val="20"/>
            <w:lang w:eastAsia="de-DE"/>
          </w:rPr>
          <w:t>ed</w:t>
        </w:r>
      </w:ins>
      <w:ins w:id="236" w:author="Daniel Engels" w:date="2018-08-01T12:39:00Z">
        <w:r w:rsidR="008C54A6"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almost 84% of</w:t>
      </w:r>
      <w:ins w:id="237" w:author="Daniel Engels" w:date="2018-08-01T12:39:00Z">
        <w:r w:rsidR="008C54A6">
          <w:rPr>
            <w:rFonts w:ascii="Times" w:eastAsia="Times" w:hAnsi="Times" w:cs="Times"/>
            <w:sz w:val="20"/>
            <w:szCs w:val="20"/>
            <w:lang w:eastAsia="de-DE"/>
          </w:rPr>
          <w:t xml:space="preserve"> the</w:t>
        </w:r>
      </w:ins>
      <w:r w:rsidRPr="290A0DB7">
        <w:rPr>
          <w:rFonts w:ascii="Times" w:eastAsia="Times" w:hAnsi="Times" w:cs="Times"/>
          <w:sz w:val="20"/>
          <w:szCs w:val="20"/>
          <w:lang w:eastAsia="de-DE"/>
        </w:rPr>
        <w:t xml:space="preserve"> total bitcoin trades</w:t>
      </w:r>
      <w:ins w:id="238" w:author="Daniel Engels" w:date="2018-08-01T12:37:00Z">
        <w:r w:rsidR="008C54A6">
          <w:rPr>
            <w:rFonts w:ascii="Times" w:eastAsia="Times" w:hAnsi="Times" w:cs="Times"/>
            <w:sz w:val="20"/>
            <w:szCs w:val="20"/>
            <w:lang w:eastAsia="de-DE"/>
          </w:rPr>
          <w:t>,</w:t>
        </w:r>
      </w:ins>
      <w:r w:rsidRPr="290A0DB7">
        <w:rPr>
          <w:rFonts w:ascii="Times" w:eastAsia="Times" w:hAnsi="Times" w:cs="Times"/>
          <w:sz w:val="20"/>
          <w:szCs w:val="20"/>
          <w:lang w:eastAsia="de-DE"/>
        </w:rPr>
        <w:t xml:space="preserve"> whereas</w:t>
      </w:r>
      <w:ins w:id="239" w:author="Daniel Engels" w:date="2018-08-01T12:37:00Z">
        <w:r w:rsidR="008C54A6">
          <w:rPr>
            <w:rFonts w:ascii="Times" w:eastAsia="Times" w:hAnsi="Times" w:cs="Times"/>
            <w:sz w:val="20"/>
            <w:szCs w:val="20"/>
            <w:lang w:eastAsia="de-DE"/>
          </w:rPr>
          <w:t>,</w:t>
        </w:r>
      </w:ins>
      <w:r w:rsidRPr="290A0DB7">
        <w:rPr>
          <w:rFonts w:ascii="Times" w:eastAsia="Times" w:hAnsi="Times" w:cs="Times"/>
          <w:sz w:val="20"/>
          <w:szCs w:val="20"/>
          <w:lang w:eastAsia="de-DE"/>
        </w:rPr>
        <w:t xml:space="preserve"> the oldest exchange</w:t>
      </w:r>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MtGox</w:t>
      </w:r>
      <w:proofErr w:type="spellEnd"/>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del w:id="240" w:author="Daniel Engels" w:date="2018-08-01T12:39:00Z">
        <w:r w:rsidRPr="290A0DB7" w:rsidDel="008C54A6">
          <w:rPr>
            <w:rFonts w:ascii="Times" w:eastAsia="Times" w:hAnsi="Times" w:cs="Times"/>
            <w:sz w:val="20"/>
            <w:szCs w:val="20"/>
            <w:lang w:eastAsia="de-DE"/>
          </w:rPr>
          <w:delText xml:space="preserve">has </w:delText>
        </w:r>
      </w:del>
      <w:ins w:id="241" w:author="Daniel Engels" w:date="2018-08-01T12:39:00Z">
        <w:r w:rsidR="008C54A6">
          <w:rPr>
            <w:rFonts w:ascii="Times" w:eastAsia="Times" w:hAnsi="Times" w:cs="Times"/>
            <w:sz w:val="20"/>
            <w:szCs w:val="20"/>
            <w:lang w:eastAsia="de-DE"/>
          </w:rPr>
          <w:t>conducts</w:t>
        </w:r>
        <w:r w:rsidR="008C54A6"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only 3.</w:t>
      </w:r>
      <w:r w:rsidR="00B1314B">
        <w:rPr>
          <w:rFonts w:ascii="Times" w:eastAsia="Times" w:hAnsi="Times" w:cs="Times"/>
          <w:sz w:val="20"/>
          <w:szCs w:val="20"/>
          <w:lang w:eastAsia="de-DE"/>
        </w:rPr>
        <w:t>3</w:t>
      </w:r>
      <w:r w:rsidRPr="290A0DB7">
        <w:rPr>
          <w:rFonts w:ascii="Times" w:eastAsia="Times" w:hAnsi="Times" w:cs="Times"/>
          <w:sz w:val="20"/>
          <w:szCs w:val="20"/>
          <w:lang w:eastAsia="de-DE"/>
        </w:rPr>
        <w:t xml:space="preserve">% of </w:t>
      </w:r>
      <w:del w:id="242" w:author="Daniel Engels" w:date="2018-08-01T12:39:00Z">
        <w:r w:rsidRPr="290A0DB7" w:rsidDel="008C54A6">
          <w:rPr>
            <w:rFonts w:ascii="Times" w:eastAsia="Times" w:hAnsi="Times" w:cs="Times"/>
            <w:sz w:val="20"/>
            <w:szCs w:val="20"/>
            <w:lang w:eastAsia="de-DE"/>
          </w:rPr>
          <w:delText xml:space="preserve">share </w:delText>
        </w:r>
      </w:del>
      <w:ins w:id="243" w:author="Daniel Engels" w:date="2018-08-01T12:39:00Z">
        <w:r w:rsidR="008C54A6">
          <w:rPr>
            <w:rFonts w:ascii="Times" w:eastAsia="Times" w:hAnsi="Times" w:cs="Times"/>
            <w:sz w:val="20"/>
            <w:szCs w:val="20"/>
            <w:lang w:eastAsia="de-DE"/>
          </w:rPr>
          <w:t>trades</w:t>
        </w:r>
        <w:r w:rsidR="008C54A6"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 xml:space="preserve">in </w:t>
      </w:r>
      <w:r w:rsidR="00B1314B">
        <w:rPr>
          <w:rFonts w:ascii="Times" w:eastAsia="Times" w:hAnsi="Times" w:cs="Times"/>
          <w:sz w:val="20"/>
          <w:szCs w:val="20"/>
          <w:lang w:eastAsia="de-DE"/>
        </w:rPr>
        <w:t>B</w:t>
      </w:r>
      <w:r w:rsidR="00B1314B" w:rsidRPr="290A0DB7">
        <w:rPr>
          <w:rFonts w:ascii="Times" w:eastAsia="Times" w:hAnsi="Times" w:cs="Times"/>
          <w:sz w:val="20"/>
          <w:szCs w:val="20"/>
          <w:lang w:eastAsia="de-DE"/>
        </w:rPr>
        <w:t>itcoin</w:t>
      </w:r>
      <w:ins w:id="244" w:author="Daniel Engels" w:date="2018-08-01T12:40:00Z">
        <w:r w:rsidR="008C54A6">
          <w:rPr>
            <w:rFonts w:ascii="Times" w:eastAsia="Times" w:hAnsi="Times" w:cs="Times"/>
            <w:sz w:val="20"/>
            <w:szCs w:val="20"/>
            <w:lang w:eastAsia="de-DE"/>
          </w:rPr>
          <w:t>’s</w:t>
        </w:r>
      </w:ins>
      <w:r w:rsidR="00B1314B"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total trade volume. A graphical representation of market share for popular exchanges </w:t>
      </w:r>
      <w:del w:id="245" w:author="Daniel Engels" w:date="2018-08-01T12:37:00Z">
        <w:r w:rsidRPr="290A0DB7" w:rsidDel="008C54A6">
          <w:rPr>
            <w:rFonts w:ascii="Times" w:eastAsia="Times" w:hAnsi="Times" w:cs="Times"/>
            <w:sz w:val="20"/>
            <w:szCs w:val="20"/>
            <w:lang w:eastAsia="de-DE"/>
          </w:rPr>
          <w:delText xml:space="preserve">are </w:delText>
        </w:r>
      </w:del>
      <w:ins w:id="246" w:author="Daniel Engels" w:date="2018-08-01T12:37:00Z">
        <w:r w:rsidR="008C54A6">
          <w:rPr>
            <w:rFonts w:ascii="Times" w:eastAsia="Times" w:hAnsi="Times" w:cs="Times"/>
            <w:sz w:val="20"/>
            <w:szCs w:val="20"/>
            <w:lang w:eastAsia="de-DE"/>
          </w:rPr>
          <w:t>is</w:t>
        </w:r>
        <w:r w:rsidR="008C54A6" w:rsidRPr="290A0DB7">
          <w:rPr>
            <w:rFonts w:ascii="Times" w:eastAsia="Times" w:hAnsi="Times" w:cs="Times"/>
            <w:sz w:val="20"/>
            <w:szCs w:val="20"/>
            <w:lang w:eastAsia="de-DE"/>
          </w:rPr>
          <w:t xml:space="preserve"> </w:t>
        </w:r>
      </w:ins>
      <w:r w:rsidRPr="290A0DB7">
        <w:rPr>
          <w:rFonts w:ascii="Times" w:eastAsia="Times" w:hAnsi="Times" w:cs="Times"/>
          <w:sz w:val="20"/>
          <w:szCs w:val="20"/>
          <w:lang w:eastAsia="de-DE"/>
        </w:rPr>
        <w:t>shown in Figure</w:t>
      </w:r>
      <w:r w:rsidR="745ACD0E" w:rsidRPr="290A0DB7">
        <w:rPr>
          <w:rFonts w:ascii="Times" w:eastAsia="Times" w:hAnsi="Times" w:cs="Times"/>
          <w:sz w:val="20"/>
          <w:szCs w:val="20"/>
          <w:lang w:eastAsia="de-DE"/>
        </w:rPr>
        <w:t xml:space="preserve"> 2.</w:t>
      </w:r>
      <w:r w:rsidR="1634DA74" w:rsidRPr="290A0DB7">
        <w:rPr>
          <w:rFonts w:ascii="Times" w:eastAsia="Times" w:hAnsi="Times" w:cs="Times"/>
          <w:sz w:val="20"/>
          <w:szCs w:val="20"/>
          <w:lang w:eastAsia="de-DE"/>
        </w:rPr>
        <w:t>4</w:t>
      </w:r>
      <w:r w:rsidRPr="290A0DB7">
        <w:rPr>
          <w:rFonts w:ascii="Times" w:eastAsia="Times" w:hAnsi="Times" w:cs="Times"/>
          <w:sz w:val="20"/>
          <w:szCs w:val="20"/>
          <w:lang w:eastAsia="de-DE"/>
        </w:rPr>
        <w:t>.</w:t>
      </w:r>
    </w:p>
    <w:p w14:paraId="50D7A01D" w14:textId="6638CAF8" w:rsidR="49B01528" w:rsidRPr="002205EB" w:rsidRDefault="49B01528" w:rsidP="002205EB">
      <w:pPr>
        <w:spacing w:line="259" w:lineRule="auto"/>
        <w:ind w:firstLine="270"/>
        <w:jc w:val="both"/>
        <w:rPr>
          <w:rFonts w:ascii="Times" w:eastAsia="Times,Times New Roman,PMingLiU" w:hAnsi="Times" w:cs="Times,Times New Roman,PMingLiU"/>
          <w:sz w:val="20"/>
          <w:szCs w:val="20"/>
          <w:lang w:eastAsia="de-DE"/>
        </w:rPr>
      </w:pPr>
    </w:p>
    <w:p w14:paraId="4CB3159C" w14:textId="31A114EE" w:rsidR="49B01528" w:rsidRPr="00EB5731" w:rsidRDefault="7CC3AA0C" w:rsidP="00B83BE8">
      <w:pPr>
        <w:spacing w:line="259" w:lineRule="auto"/>
        <w:rPr>
          <w:rFonts w:ascii="Times" w:eastAsia="Times" w:hAnsi="Times" w:cs="Times"/>
          <w:sz w:val="18"/>
          <w:szCs w:val="18"/>
        </w:rPr>
      </w:pPr>
      <w:commentRangeStart w:id="247"/>
      <w:r w:rsidRPr="00EB5731">
        <w:rPr>
          <w:rFonts w:ascii="Times" w:eastAsia="Times" w:hAnsi="Times" w:cs="Times"/>
          <w:b/>
          <w:sz w:val="18"/>
          <w:szCs w:val="18"/>
        </w:rPr>
        <w:t>Table 2.2.</w:t>
      </w:r>
      <w:r w:rsidRPr="00EB5731">
        <w:rPr>
          <w:rFonts w:ascii="Times" w:eastAsia="Times" w:hAnsi="Times" w:cs="Times"/>
          <w:sz w:val="18"/>
          <w:szCs w:val="18"/>
        </w:rPr>
        <w:t xml:space="preserve"> Trade volumes and market share for major exchanges</w:t>
      </w:r>
      <w:ins w:id="248" w:author="Daniel Engels" w:date="2018-08-01T12:37:00Z">
        <w:r w:rsidR="008C54A6">
          <w:rPr>
            <w:rFonts w:ascii="Times" w:eastAsia="Times" w:hAnsi="Times" w:cs="Times"/>
            <w:sz w:val="18"/>
            <w:szCs w:val="18"/>
          </w:rPr>
          <w:t xml:space="preserve"> in YEAR??????</w:t>
        </w:r>
      </w:ins>
      <w:r w:rsidRPr="00EB5731">
        <w:rPr>
          <w:rFonts w:ascii="Times" w:eastAsia="Times" w:hAnsi="Times" w:cs="Times"/>
          <w:sz w:val="18"/>
          <w:szCs w:val="18"/>
        </w:rPr>
        <w:t xml:space="preserve"> [6]</w:t>
      </w:r>
      <w:commentRangeEnd w:id="247"/>
      <w:r w:rsidR="008C54A6">
        <w:rPr>
          <w:rStyle w:val="CommentReference"/>
          <w:rFonts w:ascii="Times" w:eastAsia="PMingLiU" w:hAnsi="Times"/>
          <w:lang w:eastAsia="de-DE"/>
        </w:rPr>
        <w:commentReference w:id="247"/>
      </w:r>
    </w:p>
    <w:p w14:paraId="0955B3AC" w14:textId="77777777" w:rsidR="00112714" w:rsidRPr="002205EB" w:rsidRDefault="00112714" w:rsidP="002205EB">
      <w:pPr>
        <w:spacing w:line="259" w:lineRule="auto"/>
        <w:rPr>
          <w:sz w:val="18"/>
          <w:szCs w:val="18"/>
        </w:rPr>
      </w:pPr>
    </w:p>
    <w:tbl>
      <w:tblPr>
        <w:tblW w:w="0" w:type="auto"/>
        <w:jc w:val="center"/>
        <w:tblLook w:val="0000" w:firstRow="0" w:lastRow="0" w:firstColumn="0" w:lastColumn="0" w:noHBand="0" w:noVBand="0"/>
      </w:tblPr>
      <w:tblGrid>
        <w:gridCol w:w="926"/>
        <w:gridCol w:w="169"/>
        <w:gridCol w:w="1425"/>
        <w:gridCol w:w="1260"/>
      </w:tblGrid>
      <w:tr w:rsidR="7CC3AA0C" w14:paraId="0A10FA68" w14:textId="77777777" w:rsidTr="00EB5731">
        <w:trPr>
          <w:trHeight w:val="225"/>
          <w:jc w:val="center"/>
        </w:trPr>
        <w:tc>
          <w:tcPr>
            <w:tcW w:w="926" w:type="dxa"/>
            <w:tcBorders>
              <w:top w:val="single" w:sz="12" w:space="0" w:color="000000" w:themeColor="text1"/>
              <w:bottom w:val="single" w:sz="6" w:space="0" w:color="000000" w:themeColor="text1"/>
            </w:tcBorders>
          </w:tcPr>
          <w:p w14:paraId="59C9B920" w14:textId="19212C43" w:rsidR="7CC3AA0C" w:rsidRPr="00EB5731" w:rsidRDefault="7CC3AA0C">
            <w:pPr>
              <w:rPr>
                <w:rFonts w:ascii="Times" w:eastAsia="Times" w:hAnsi="Times" w:cs="Times"/>
                <w:sz w:val="18"/>
                <w:szCs w:val="18"/>
              </w:rPr>
            </w:pPr>
            <w:r w:rsidRPr="00EB5731">
              <w:rPr>
                <w:rFonts w:ascii="Times" w:eastAsia="Times" w:hAnsi="Times" w:cs="Times"/>
                <w:sz w:val="18"/>
                <w:szCs w:val="18"/>
              </w:rPr>
              <w:t>Exchange</w:t>
            </w:r>
          </w:p>
        </w:tc>
        <w:tc>
          <w:tcPr>
            <w:tcW w:w="1594" w:type="dxa"/>
            <w:gridSpan w:val="2"/>
            <w:tcBorders>
              <w:top w:val="single" w:sz="12" w:space="0" w:color="000000" w:themeColor="text1"/>
              <w:bottom w:val="single" w:sz="6" w:space="0" w:color="000000" w:themeColor="text1"/>
            </w:tcBorders>
          </w:tcPr>
          <w:p w14:paraId="4A509FDA" w14:textId="2595699A" w:rsidR="7CC3AA0C" w:rsidRPr="00BF6A55" w:rsidRDefault="000960F9" w:rsidP="452C587D">
            <w:pPr>
              <w:jc w:val="center"/>
              <w:rPr>
                <w:rFonts w:ascii="Times" w:eastAsia="Times" w:hAnsi="Times" w:cs="Times"/>
                <w:sz w:val="18"/>
                <w:szCs w:val="18"/>
              </w:rPr>
            </w:pPr>
            <w:r w:rsidRPr="00BF6A55">
              <w:rPr>
                <w:rFonts w:ascii="Times" w:eastAsia="Times" w:hAnsi="Times" w:cs="Times"/>
                <w:sz w:val="18"/>
                <w:szCs w:val="18"/>
              </w:rPr>
              <w:t xml:space="preserve"> </w:t>
            </w:r>
            <w:r w:rsidR="7CC3AA0C" w:rsidRPr="00BF6A55">
              <w:rPr>
                <w:rFonts w:ascii="Times" w:eastAsia="Times" w:hAnsi="Times" w:cs="Times"/>
                <w:sz w:val="18"/>
                <w:szCs w:val="18"/>
              </w:rPr>
              <w:t>BTC Volume</w:t>
            </w:r>
          </w:p>
        </w:tc>
        <w:tc>
          <w:tcPr>
            <w:tcW w:w="1260" w:type="dxa"/>
            <w:tcBorders>
              <w:top w:val="single" w:sz="12" w:space="0" w:color="000000" w:themeColor="text1"/>
              <w:bottom w:val="single" w:sz="6" w:space="0" w:color="000000" w:themeColor="text1"/>
            </w:tcBorders>
          </w:tcPr>
          <w:p w14:paraId="7B831748" w14:textId="55502203"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Market Share</w:t>
            </w:r>
          </w:p>
        </w:tc>
      </w:tr>
      <w:tr w:rsidR="7CC3AA0C" w14:paraId="39285459" w14:textId="77777777" w:rsidTr="00EB5731">
        <w:trPr>
          <w:trHeight w:val="157"/>
          <w:jc w:val="center"/>
        </w:trPr>
        <w:tc>
          <w:tcPr>
            <w:tcW w:w="1095" w:type="dxa"/>
            <w:gridSpan w:val="2"/>
          </w:tcPr>
          <w:p w14:paraId="2118C826" w14:textId="668DF0E8"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OKChain</w:t>
            </w:r>
            <w:proofErr w:type="spellEnd"/>
          </w:p>
        </w:tc>
        <w:tc>
          <w:tcPr>
            <w:tcW w:w="1425" w:type="dxa"/>
          </w:tcPr>
          <w:p w14:paraId="5FC58BFA" w14:textId="14B3A68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586,565,939.90</w:t>
            </w:r>
          </w:p>
        </w:tc>
        <w:tc>
          <w:tcPr>
            <w:tcW w:w="1260" w:type="dxa"/>
          </w:tcPr>
          <w:p w14:paraId="1DB58C75" w14:textId="7EACDCB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35.76%</w:t>
            </w:r>
          </w:p>
        </w:tc>
      </w:tr>
      <w:tr w:rsidR="7CC3AA0C" w14:paraId="21499FDF" w14:textId="77777777" w:rsidTr="00EB5731">
        <w:trPr>
          <w:trHeight w:val="225"/>
          <w:jc w:val="center"/>
        </w:trPr>
        <w:tc>
          <w:tcPr>
            <w:tcW w:w="1095" w:type="dxa"/>
            <w:gridSpan w:val="2"/>
          </w:tcPr>
          <w:p w14:paraId="6FB96597" w14:textId="75DCE4C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Huboi</w:t>
            </w:r>
            <w:proofErr w:type="spellEnd"/>
          </w:p>
        </w:tc>
        <w:tc>
          <w:tcPr>
            <w:tcW w:w="1425" w:type="dxa"/>
          </w:tcPr>
          <w:p w14:paraId="095D955F" w14:textId="10BA96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544,852,241.80</w:t>
            </w:r>
          </w:p>
        </w:tc>
        <w:tc>
          <w:tcPr>
            <w:tcW w:w="1260" w:type="dxa"/>
          </w:tcPr>
          <w:p w14:paraId="1E03FE64" w14:textId="017F4AE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33.21%</w:t>
            </w:r>
          </w:p>
        </w:tc>
      </w:tr>
      <w:tr w:rsidR="7CC3AA0C" w14:paraId="3EB58AD7" w14:textId="77777777" w:rsidTr="00EB5731">
        <w:trPr>
          <w:trHeight w:val="208"/>
          <w:jc w:val="center"/>
        </w:trPr>
        <w:tc>
          <w:tcPr>
            <w:tcW w:w="1095" w:type="dxa"/>
            <w:gridSpan w:val="2"/>
          </w:tcPr>
          <w:p w14:paraId="466E5A22" w14:textId="00296377"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BTCChina</w:t>
            </w:r>
            <w:proofErr w:type="spellEnd"/>
          </w:p>
        </w:tc>
        <w:tc>
          <w:tcPr>
            <w:tcW w:w="1425" w:type="dxa"/>
          </w:tcPr>
          <w:p w14:paraId="36FF30DD" w14:textId="0BBA9A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258,007,950.80</w:t>
            </w:r>
          </w:p>
        </w:tc>
        <w:tc>
          <w:tcPr>
            <w:tcW w:w="1260" w:type="dxa"/>
          </w:tcPr>
          <w:p w14:paraId="387C6BBD" w14:textId="7C64B90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15.73%</w:t>
            </w:r>
          </w:p>
        </w:tc>
      </w:tr>
      <w:tr w:rsidR="7CC3AA0C" w14:paraId="4F91A1B4" w14:textId="77777777" w:rsidTr="00EB5731">
        <w:trPr>
          <w:trHeight w:val="208"/>
          <w:jc w:val="center"/>
        </w:trPr>
        <w:tc>
          <w:tcPr>
            <w:tcW w:w="1095" w:type="dxa"/>
            <w:gridSpan w:val="2"/>
          </w:tcPr>
          <w:p w14:paraId="3C32F287" w14:textId="7E87587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Mt.Gox</w:t>
            </w:r>
            <w:proofErr w:type="spellEnd"/>
          </w:p>
        </w:tc>
        <w:tc>
          <w:tcPr>
            <w:tcW w:w="1425" w:type="dxa"/>
          </w:tcPr>
          <w:p w14:paraId="2B995AC4" w14:textId="4E1B850F"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53,861,912.21</w:t>
            </w:r>
          </w:p>
        </w:tc>
        <w:tc>
          <w:tcPr>
            <w:tcW w:w="1260" w:type="dxa"/>
          </w:tcPr>
          <w:p w14:paraId="44E625B0" w14:textId="647DE47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3.28%</w:t>
            </w:r>
          </w:p>
        </w:tc>
      </w:tr>
      <w:tr w:rsidR="7CC3AA0C" w14:paraId="109AD355" w14:textId="77777777" w:rsidTr="00EB5731">
        <w:trPr>
          <w:trHeight w:val="208"/>
          <w:jc w:val="center"/>
        </w:trPr>
        <w:tc>
          <w:tcPr>
            <w:tcW w:w="1095" w:type="dxa"/>
            <w:gridSpan w:val="2"/>
          </w:tcPr>
          <w:p w14:paraId="74DD9360" w14:textId="2959953D"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Bitfinex</w:t>
            </w:r>
            <w:proofErr w:type="spellEnd"/>
          </w:p>
        </w:tc>
        <w:tc>
          <w:tcPr>
            <w:tcW w:w="1425" w:type="dxa"/>
          </w:tcPr>
          <w:p w14:paraId="38266A37" w14:textId="01F2C721"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45,461,276.87</w:t>
            </w:r>
          </w:p>
        </w:tc>
        <w:tc>
          <w:tcPr>
            <w:tcW w:w="1260" w:type="dxa"/>
          </w:tcPr>
          <w:p w14:paraId="356DE346" w14:textId="3A2BFE6C"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2.77%</w:t>
            </w:r>
          </w:p>
        </w:tc>
      </w:tr>
      <w:tr w:rsidR="7CC3AA0C" w14:paraId="07C5F0FD" w14:textId="77777777" w:rsidTr="00EB5731">
        <w:trPr>
          <w:trHeight w:val="208"/>
          <w:jc w:val="center"/>
        </w:trPr>
        <w:tc>
          <w:tcPr>
            <w:tcW w:w="1095" w:type="dxa"/>
            <w:gridSpan w:val="2"/>
          </w:tcPr>
          <w:p w14:paraId="57F8CB24" w14:textId="6CBF0E1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Bitstamp</w:t>
            </w:r>
            <w:proofErr w:type="spellEnd"/>
          </w:p>
        </w:tc>
        <w:tc>
          <w:tcPr>
            <w:tcW w:w="1425" w:type="dxa"/>
          </w:tcPr>
          <w:p w14:paraId="356C7D4F" w14:textId="3409E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25,910,946.75</w:t>
            </w:r>
          </w:p>
        </w:tc>
        <w:tc>
          <w:tcPr>
            <w:tcW w:w="1260" w:type="dxa"/>
          </w:tcPr>
          <w:p w14:paraId="66F4FF08" w14:textId="2FACDFF8"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1.58%</w:t>
            </w:r>
          </w:p>
        </w:tc>
      </w:tr>
      <w:tr w:rsidR="7CC3AA0C" w14:paraId="45EF26E8" w14:textId="77777777" w:rsidTr="00EB5731">
        <w:trPr>
          <w:trHeight w:val="208"/>
          <w:jc w:val="center"/>
        </w:trPr>
        <w:tc>
          <w:tcPr>
            <w:tcW w:w="1095" w:type="dxa"/>
            <w:gridSpan w:val="2"/>
          </w:tcPr>
          <w:p w14:paraId="45A4701F" w14:textId="788B71E5"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Lakebtc</w:t>
            </w:r>
            <w:proofErr w:type="spellEnd"/>
          </w:p>
        </w:tc>
        <w:tc>
          <w:tcPr>
            <w:tcW w:w="1425" w:type="dxa"/>
          </w:tcPr>
          <w:p w14:paraId="346F4DEB" w14:textId="6D66101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20,767,853.48</w:t>
            </w:r>
          </w:p>
        </w:tc>
        <w:tc>
          <w:tcPr>
            <w:tcW w:w="1260" w:type="dxa"/>
          </w:tcPr>
          <w:p w14:paraId="425AFE4F" w14:textId="4654C4A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1.27%</w:t>
            </w:r>
          </w:p>
        </w:tc>
      </w:tr>
      <w:tr w:rsidR="7CC3AA0C" w14:paraId="35FEC916" w14:textId="77777777" w:rsidTr="00EB5731">
        <w:trPr>
          <w:trHeight w:val="208"/>
          <w:jc w:val="center"/>
        </w:trPr>
        <w:tc>
          <w:tcPr>
            <w:tcW w:w="1095" w:type="dxa"/>
            <w:gridSpan w:val="2"/>
          </w:tcPr>
          <w:p w14:paraId="647EC33A" w14:textId="189D689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Bitflyer</w:t>
            </w:r>
            <w:proofErr w:type="spellEnd"/>
          </w:p>
        </w:tc>
        <w:tc>
          <w:tcPr>
            <w:tcW w:w="1425" w:type="dxa"/>
          </w:tcPr>
          <w:p w14:paraId="60ECF6DC" w14:textId="561E1BA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15,022,795.60</w:t>
            </w:r>
          </w:p>
        </w:tc>
        <w:tc>
          <w:tcPr>
            <w:tcW w:w="1260" w:type="dxa"/>
          </w:tcPr>
          <w:p w14:paraId="4BF73FB7" w14:textId="1BD07F0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0.92%</w:t>
            </w:r>
          </w:p>
        </w:tc>
      </w:tr>
      <w:tr w:rsidR="7CC3AA0C" w14:paraId="2C36E9BE" w14:textId="77777777" w:rsidTr="00EB5731">
        <w:trPr>
          <w:trHeight w:val="208"/>
          <w:jc w:val="center"/>
        </w:trPr>
        <w:tc>
          <w:tcPr>
            <w:tcW w:w="1095" w:type="dxa"/>
            <w:gridSpan w:val="2"/>
          </w:tcPr>
          <w:p w14:paraId="5EC36DF1" w14:textId="69C208D9" w:rsidR="7CC3AA0C" w:rsidRPr="00EB5731" w:rsidRDefault="7CC3AA0C">
            <w:pPr>
              <w:rPr>
                <w:rFonts w:ascii="Times" w:eastAsia="Times" w:hAnsi="Times" w:cs="Times"/>
                <w:sz w:val="18"/>
                <w:szCs w:val="18"/>
              </w:rPr>
            </w:pPr>
            <w:r w:rsidRPr="00EB5731">
              <w:rPr>
                <w:rFonts w:ascii="Times" w:eastAsia="Times" w:hAnsi="Times" w:cs="Times"/>
                <w:sz w:val="18"/>
                <w:szCs w:val="18"/>
              </w:rPr>
              <w:lastRenderedPageBreak/>
              <w:t>Coinbase</w:t>
            </w:r>
          </w:p>
        </w:tc>
        <w:tc>
          <w:tcPr>
            <w:tcW w:w="1425" w:type="dxa"/>
          </w:tcPr>
          <w:p w14:paraId="64D1A465" w14:textId="326A004A"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14,915,059.72</w:t>
            </w:r>
          </w:p>
        </w:tc>
        <w:tc>
          <w:tcPr>
            <w:tcW w:w="1260" w:type="dxa"/>
          </w:tcPr>
          <w:p w14:paraId="595019A0" w14:textId="1DB545F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0.91%</w:t>
            </w:r>
          </w:p>
        </w:tc>
      </w:tr>
      <w:tr w:rsidR="7CC3AA0C" w14:paraId="7B4E90CB" w14:textId="77777777" w:rsidTr="00EB5731">
        <w:trPr>
          <w:trHeight w:val="208"/>
          <w:jc w:val="center"/>
        </w:trPr>
        <w:tc>
          <w:tcPr>
            <w:tcW w:w="1095" w:type="dxa"/>
            <w:gridSpan w:val="2"/>
            <w:tcBorders>
              <w:bottom w:val="single" w:sz="12" w:space="0" w:color="000000" w:themeColor="text1"/>
            </w:tcBorders>
          </w:tcPr>
          <w:p w14:paraId="6641BCDC" w14:textId="53DA5C2D" w:rsidR="7CC3AA0C" w:rsidRPr="00EB5731" w:rsidRDefault="7CC3AA0C">
            <w:pPr>
              <w:rPr>
                <w:rFonts w:ascii="Times" w:eastAsia="Times" w:hAnsi="Times" w:cs="Times"/>
                <w:sz w:val="18"/>
                <w:szCs w:val="18"/>
              </w:rPr>
            </w:pPr>
            <w:r w:rsidRPr="00EB5731">
              <w:rPr>
                <w:rFonts w:ascii="Times" w:eastAsia="Times" w:hAnsi="Times" w:cs="Times"/>
                <w:sz w:val="18"/>
                <w:szCs w:val="18"/>
              </w:rPr>
              <w:t>Others</w:t>
            </w:r>
          </w:p>
        </w:tc>
        <w:tc>
          <w:tcPr>
            <w:tcW w:w="1425" w:type="dxa"/>
            <w:tcBorders>
              <w:bottom w:val="single" w:sz="12" w:space="0" w:color="000000" w:themeColor="text1"/>
            </w:tcBorders>
          </w:tcPr>
          <w:p w14:paraId="6699C20C" w14:textId="6B6AC1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75,147,603.32</w:t>
            </w:r>
          </w:p>
        </w:tc>
        <w:tc>
          <w:tcPr>
            <w:tcW w:w="1260" w:type="dxa"/>
            <w:tcBorders>
              <w:bottom w:val="single" w:sz="12" w:space="0" w:color="000000" w:themeColor="text1"/>
            </w:tcBorders>
          </w:tcPr>
          <w:p w14:paraId="7661798A" w14:textId="5E1DDA3E"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4.58%</w:t>
            </w:r>
          </w:p>
        </w:tc>
      </w:tr>
    </w:tbl>
    <w:p w14:paraId="49885695" w14:textId="77777777" w:rsidR="0054535D" w:rsidRPr="002205EB" w:rsidRDefault="0054535D"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9D80CF" w14:textId="6FA4BA67" w:rsidR="002171EC" w:rsidRPr="003F20C9" w:rsidRDefault="00A35BC6" w:rsidP="002205EB">
      <w:pPr>
        <w:spacing w:line="259" w:lineRule="auto"/>
        <w:ind w:firstLine="270"/>
        <w:jc w:val="center"/>
        <w:rPr>
          <w:rFonts w:ascii="Times,Times New Roman,PMingLiU" w:eastAsia="Times,Times New Roman,PMingLiU" w:hAnsi="Times,Times New Roman,PMingLiU" w:cs="Times,Times New Roman,PMingLiU"/>
          <w:sz w:val="20"/>
          <w:szCs w:val="20"/>
          <w:lang w:eastAsia="de-DE"/>
        </w:rPr>
      </w:pPr>
      <w:r>
        <w:rPr>
          <w:rFonts w:ascii="Times,Times New Roman,PMingLiU" w:eastAsia="Times,Times New Roman,PMingLiU" w:hAnsi="Times,Times New Roman,PMingLiU" w:cs="Times,Times New Roman,PMingLiU"/>
          <w:noProof/>
          <w:sz w:val="20"/>
          <w:szCs w:val="20"/>
        </w:rPr>
        <w:drawing>
          <wp:inline distT="0" distB="0" distL="0" distR="0" wp14:anchorId="412BAE1C" wp14:editId="5F6D63C6">
            <wp:extent cx="4219251" cy="3886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27.07 PM.png"/>
                    <pic:cNvPicPr/>
                  </pic:nvPicPr>
                  <pic:blipFill>
                    <a:blip r:embed="rId14">
                      <a:extLst>
                        <a:ext uri="{28A0092B-C50C-407E-A947-70E740481C1C}">
                          <a14:useLocalDpi xmlns:a14="http://schemas.microsoft.com/office/drawing/2010/main" val="0"/>
                        </a:ext>
                      </a:extLst>
                    </a:blip>
                    <a:stretch>
                      <a:fillRect/>
                    </a:stretch>
                  </pic:blipFill>
                  <pic:spPr>
                    <a:xfrm>
                      <a:off x="0" y="0"/>
                      <a:ext cx="4224341" cy="3890889"/>
                    </a:xfrm>
                    <a:prstGeom prst="rect">
                      <a:avLst/>
                    </a:prstGeom>
                    <a:ln>
                      <a:solidFill>
                        <a:schemeClr val="tx1"/>
                      </a:solidFill>
                    </a:ln>
                  </pic:spPr>
                </pic:pic>
              </a:graphicData>
            </a:graphic>
          </wp:inline>
        </w:drawing>
      </w:r>
    </w:p>
    <w:p w14:paraId="1AA0981D" w14:textId="77777777" w:rsidR="002205EB" w:rsidRDefault="002205EB" w:rsidP="002205EB">
      <w:pPr>
        <w:spacing w:line="259" w:lineRule="auto"/>
        <w:ind w:firstLine="270"/>
        <w:jc w:val="center"/>
        <w:rPr>
          <w:rFonts w:ascii="Times" w:hAnsi="Times"/>
          <w:b/>
          <w:bCs/>
          <w:sz w:val="18"/>
          <w:szCs w:val="18"/>
        </w:rPr>
      </w:pPr>
    </w:p>
    <w:p w14:paraId="258E8DCE" w14:textId="14CB2559" w:rsidR="00396E9C" w:rsidRPr="002205EB" w:rsidRDefault="002205EB" w:rsidP="6DB827C2">
      <w:pPr>
        <w:spacing w:line="259" w:lineRule="auto"/>
        <w:ind w:firstLine="270"/>
        <w:jc w:val="center"/>
        <w:rPr>
          <w:rFonts w:ascii="Times" w:eastAsia="Times" w:hAnsi="Times" w:cs="Times"/>
          <w:sz w:val="18"/>
          <w:szCs w:val="18"/>
        </w:rPr>
      </w:pPr>
      <w:r w:rsidRPr="00B83BE8">
        <w:rPr>
          <w:rFonts w:ascii="Times" w:eastAsia="Times" w:hAnsi="Times" w:cs="Times"/>
          <w:b/>
          <w:sz w:val="18"/>
          <w:szCs w:val="18"/>
        </w:rPr>
        <w:t xml:space="preserve">Figure 2.4. </w:t>
      </w:r>
      <w:r w:rsidRPr="1CA860A7">
        <w:rPr>
          <w:rFonts w:ascii="Times" w:eastAsia="Times" w:hAnsi="Times" w:cs="Times"/>
          <w:sz w:val="18"/>
          <w:szCs w:val="18"/>
        </w:rPr>
        <w:t>Percent of</w:t>
      </w:r>
      <w:r w:rsidRPr="00B83BE8">
        <w:rPr>
          <w:rFonts w:ascii="Times" w:eastAsia="Times" w:hAnsi="Times" w:cs="Times"/>
          <w:b/>
          <w:sz w:val="18"/>
          <w:szCs w:val="18"/>
        </w:rPr>
        <w:t xml:space="preserve"> </w:t>
      </w:r>
      <w:r w:rsidRPr="1CA860A7">
        <w:rPr>
          <w:rFonts w:ascii="Times" w:eastAsia="Times" w:hAnsi="Times" w:cs="Times"/>
          <w:sz w:val="18"/>
          <w:szCs w:val="18"/>
        </w:rPr>
        <w:t>market share for major exchanges</w:t>
      </w:r>
      <w:ins w:id="249" w:author="Daniel Engels" w:date="2018-08-01T12:38:00Z">
        <w:r w:rsidR="008C54A6">
          <w:rPr>
            <w:rFonts w:ascii="Times" w:eastAsia="Times" w:hAnsi="Times" w:cs="Times"/>
            <w:sz w:val="18"/>
            <w:szCs w:val="18"/>
          </w:rPr>
          <w:t xml:space="preserve"> in YEAR?????</w:t>
        </w:r>
      </w:ins>
      <w:r w:rsidRPr="1CA860A7">
        <w:rPr>
          <w:rFonts w:ascii="Times" w:eastAsia="Times" w:hAnsi="Times" w:cs="Times"/>
          <w:sz w:val="18"/>
          <w:szCs w:val="18"/>
        </w:rPr>
        <w:t xml:space="preserve"> [6]</w:t>
      </w:r>
    </w:p>
    <w:p w14:paraId="55EFF693" w14:textId="5F4230A7" w:rsidR="00962D5E" w:rsidRPr="00B66360" w:rsidDel="1E39650D" w:rsidRDefault="79622A60" w:rsidP="002205EB">
      <w:pPr>
        <w:pStyle w:val="heading10"/>
        <w:outlineLvl w:val="0"/>
      </w:pPr>
      <w:r w:rsidRPr="00B66360">
        <w:t xml:space="preserve">3   Protecting </w:t>
      </w:r>
      <w:r w:rsidR="00E42993">
        <w:t>Assets</w:t>
      </w:r>
    </w:p>
    <w:p w14:paraId="0F0A2C94" w14:textId="403EB0EC" w:rsidR="00962D5E" w:rsidRPr="00EB5731" w:rsidRDefault="22D51AF8" w:rsidP="00B83BE8">
      <w:pPr>
        <w:pStyle w:val="p1a"/>
        <w:spacing w:line="259" w:lineRule="auto"/>
        <w:rPr>
          <w:rFonts w:ascii="Times,Times New Roman,PMingLiU" w:eastAsia="Times,Times New Roman,PMingLiU" w:hAnsi="Times,Times New Roman,PMingLiU" w:cs="Times,Times New Roman,PMingLiU"/>
        </w:rPr>
      </w:pPr>
      <w:r w:rsidRPr="00EB5731">
        <w:t>Blockchain</w:t>
      </w:r>
      <w:del w:id="250" w:author="Daniel Engels" w:date="2018-08-01T12:41:00Z">
        <w:r w:rsidRPr="00EB5731" w:rsidDel="008C54A6">
          <w:delText>,</w:delText>
        </w:r>
      </w:del>
      <w:r w:rsidRPr="00EB5731">
        <w:t xml:space="preserve"> </w:t>
      </w:r>
      <w:del w:id="251" w:author="Daniel Engels" w:date="2018-08-01T12:41:00Z">
        <w:r w:rsidRPr="00EB5731" w:rsidDel="008C54A6">
          <w:delText>the operating platform of the cryptocurrencies like Bitcoin, appears</w:delText>
        </w:r>
      </w:del>
      <w:ins w:id="252" w:author="Daniel Engels" w:date="2018-08-01T12:41:00Z">
        <w:r w:rsidR="008C54A6">
          <w:t>is designed</w:t>
        </w:r>
      </w:ins>
      <w:r w:rsidRPr="00EB5731">
        <w:t xml:space="preserve"> to be a secure environment. </w:t>
      </w:r>
      <w:del w:id="253" w:author="Daniel Engels" w:date="2018-08-01T12:42:00Z">
        <w:r w:rsidRPr="00EB5731" w:rsidDel="008C54A6">
          <w:delText xml:space="preserve">Use </w:delText>
        </w:r>
      </w:del>
      <w:ins w:id="254" w:author="Daniel Engels" w:date="2018-08-01T12:42:00Z">
        <w:r w:rsidR="008C54A6">
          <w:t>The u</w:t>
        </w:r>
        <w:r w:rsidR="008C54A6" w:rsidRPr="00EB5731">
          <w:t xml:space="preserve">se </w:t>
        </w:r>
      </w:ins>
      <w:r w:rsidRPr="00EB5731">
        <w:t xml:space="preserve">of </w:t>
      </w:r>
      <w:ins w:id="255" w:author="Daniel Engels" w:date="2018-08-01T12:42:00Z">
        <w:r w:rsidR="008C54A6">
          <w:t xml:space="preserve">strong </w:t>
        </w:r>
      </w:ins>
      <w:r w:rsidRPr="00EB5731">
        <w:t>cryptography</w:t>
      </w:r>
      <w:ins w:id="256" w:author="Daniel Engels" w:date="2018-08-01T12:42:00Z">
        <w:r w:rsidR="008C54A6">
          <w:t xml:space="preserve"> and secure hashes</w:t>
        </w:r>
      </w:ins>
      <w:r w:rsidRPr="00EB5731">
        <w:t xml:space="preserve"> as </w:t>
      </w:r>
      <w:del w:id="257" w:author="Daniel Engels" w:date="2018-08-01T12:42:00Z">
        <w:r w:rsidRPr="00EB5731" w:rsidDel="008C54A6">
          <w:delText xml:space="preserve">a </w:delText>
        </w:r>
      </w:del>
      <w:r w:rsidRPr="00EB5731">
        <w:t>security mechanism</w:t>
      </w:r>
      <w:ins w:id="258" w:author="Daniel Engels" w:date="2018-08-01T12:42:00Z">
        <w:r w:rsidR="008C54A6">
          <w:t>s</w:t>
        </w:r>
      </w:ins>
      <w:r w:rsidRPr="00EB5731">
        <w:t xml:space="preserve"> enables blockchain to protect digital assets and their transactions from </w:t>
      </w:r>
      <w:del w:id="259" w:author="Daniel Engels" w:date="2018-08-01T12:42:00Z">
        <w:r w:rsidRPr="00EB5731" w:rsidDel="008C54A6">
          <w:delText xml:space="preserve">any </w:delText>
        </w:r>
      </w:del>
      <w:r w:rsidRPr="00EB5731">
        <w:t>external attack</w:t>
      </w:r>
      <w:ins w:id="260" w:author="Daniel Engels" w:date="2018-08-01T12:42:00Z">
        <w:r w:rsidR="008C54A6">
          <w:t>s</w:t>
        </w:r>
      </w:ins>
      <w:r w:rsidRPr="00EB5731">
        <w:t>. The two most important steps to maintain security are</w:t>
      </w:r>
      <w:r w:rsidR="0000772B" w:rsidRPr="00EB5731">
        <w:rPr>
          <w:rFonts w:ascii="Times,Times New Roman,PMingLiU" w:eastAsia="Times,Times New Roman,PMingLiU" w:hAnsi="Times,Times New Roman,PMingLiU" w:cs="Times,Times New Roman,PMingLiU"/>
        </w:rPr>
        <w:t>:</w:t>
      </w:r>
      <w:r w:rsidRPr="00EB5731">
        <w:t xml:space="preserve"> </w:t>
      </w:r>
      <w:proofErr w:type="spellStart"/>
      <w:r w:rsidRPr="00EB5731">
        <w:t>i</w:t>
      </w:r>
      <w:proofErr w:type="spellEnd"/>
      <w:r w:rsidRPr="00EB5731">
        <w:t>) protect</w:t>
      </w:r>
      <w:ins w:id="261" w:author="Daniel Engels" w:date="2018-08-01T12:43:00Z">
        <w:r w:rsidR="008C54A6">
          <w:t xml:space="preserve"> a</w:t>
        </w:r>
      </w:ins>
      <w:r w:rsidRPr="00EB5731">
        <w:t xml:space="preserve"> user’s private key and ii) secure </w:t>
      </w:r>
      <w:ins w:id="262" w:author="Daniel Engels" w:date="2018-08-01T12:42:00Z">
        <w:r w:rsidR="008C54A6">
          <w:t xml:space="preserve">a </w:t>
        </w:r>
      </w:ins>
      <w:r w:rsidRPr="00EB5731">
        <w:t>user’s wallet.</w:t>
      </w:r>
    </w:p>
    <w:p w14:paraId="7877AC7A" w14:textId="23F4A458" w:rsidR="294D566B" w:rsidRPr="00B66360" w:rsidRDefault="294D566B">
      <w:pPr>
        <w:rPr>
          <w:rFonts w:ascii="Times" w:hAnsi="Times"/>
        </w:rPr>
      </w:pPr>
    </w:p>
    <w:p w14:paraId="5C321462" w14:textId="7015F1C5" w:rsidR="294D566B" w:rsidRPr="002C1241" w:rsidRDefault="294D566B">
      <w:pPr>
        <w:rPr>
          <w:rFonts w:ascii="Times" w:eastAsia="Times" w:hAnsi="Times" w:cs="Times"/>
          <w:b/>
          <w:bCs/>
          <w:color w:val="000000" w:themeColor="text1"/>
          <w:sz w:val="20"/>
          <w:szCs w:val="20"/>
        </w:rPr>
      </w:pPr>
      <w:r w:rsidRPr="002C1241">
        <w:rPr>
          <w:rFonts w:ascii="Times" w:eastAsia="Times" w:hAnsi="Times" w:cs="Times"/>
          <w:b/>
          <w:bCs/>
          <w:sz w:val="20"/>
          <w:szCs w:val="20"/>
        </w:rPr>
        <w:t xml:space="preserve">3.1   </w:t>
      </w:r>
      <w:r w:rsidRPr="002C1241">
        <w:rPr>
          <w:rFonts w:ascii="Times" w:eastAsia="Times" w:hAnsi="Times" w:cs="Times"/>
          <w:b/>
          <w:bCs/>
          <w:color w:val="000000" w:themeColor="text1"/>
          <w:sz w:val="20"/>
          <w:szCs w:val="20"/>
        </w:rPr>
        <w:t xml:space="preserve">Protecting </w:t>
      </w:r>
      <w:r w:rsidR="7D9BBE64" w:rsidRPr="002C1241">
        <w:rPr>
          <w:rFonts w:ascii="Times" w:eastAsia="Times" w:hAnsi="Times" w:cs="Times"/>
          <w:b/>
          <w:bCs/>
          <w:color w:val="000000" w:themeColor="text1"/>
          <w:sz w:val="20"/>
          <w:szCs w:val="20"/>
        </w:rPr>
        <w:t>User’s</w:t>
      </w:r>
      <w:r w:rsidRPr="002C1241">
        <w:rPr>
          <w:rFonts w:ascii="Times" w:eastAsia="Times" w:hAnsi="Times" w:cs="Times"/>
          <w:b/>
          <w:bCs/>
          <w:color w:val="000000" w:themeColor="text1"/>
          <w:sz w:val="20"/>
          <w:szCs w:val="20"/>
        </w:rPr>
        <w:t xml:space="preserve"> Private Key</w:t>
      </w:r>
    </w:p>
    <w:p w14:paraId="60E3EA0C" w14:textId="5DB0DB84" w:rsidR="294D566B" w:rsidRPr="002C1241" w:rsidRDefault="294D566B">
      <w:pPr>
        <w:rPr>
          <w:rFonts w:ascii="Times" w:hAnsi="Times"/>
        </w:rPr>
      </w:pPr>
    </w:p>
    <w:p w14:paraId="5FC257BC" w14:textId="40671063" w:rsidR="00707BB5" w:rsidRDefault="6785F880" w:rsidP="002205EB">
      <w:pPr>
        <w:pStyle w:val="p1a"/>
        <w:spacing w:line="259" w:lineRule="auto"/>
      </w:pPr>
      <w:del w:id="263" w:author="Daniel Engels" w:date="2018-08-01T12:45:00Z">
        <w:r w:rsidDel="00DF6F8D">
          <w:delText>The u</w:delText>
        </w:r>
      </w:del>
      <w:ins w:id="264" w:author="Daniel Engels" w:date="2018-08-01T12:45:00Z">
        <w:r w:rsidR="00DF6F8D">
          <w:t>U</w:t>
        </w:r>
      </w:ins>
      <w:r>
        <w:t>sers need to ensure that the</w:t>
      </w:r>
      <w:ins w:id="265" w:author="Daniel Engels" w:date="2018-08-01T12:46:00Z">
        <w:r w:rsidR="00DF6F8D">
          <w:t>ir</w:t>
        </w:r>
      </w:ins>
      <w:r>
        <w:t xml:space="preserve"> private key is stored in a secure way and protected from any unauthorized access.</w:t>
      </w:r>
      <w:ins w:id="266" w:author="Daniel Engels" w:date="2018-08-01T12:46:00Z">
        <w:r w:rsidR="00DF6F8D">
          <w:t xml:space="preserve"> If a user’s private key were to become known to another entity, that entity could execute transactions while masquerading </w:t>
        </w:r>
      </w:ins>
      <w:ins w:id="267" w:author="Daniel Engels" w:date="2018-08-01T12:47:00Z">
        <w:r w:rsidR="009732FC">
          <w:t xml:space="preserve">as the user. The net </w:t>
        </w:r>
        <w:r w:rsidR="009732FC">
          <w:lastRenderedPageBreak/>
          <w:t>result is that a user</w:t>
        </w:r>
      </w:ins>
      <w:ins w:id="268" w:author="Daniel Engels" w:date="2018-08-01T12:48:00Z">
        <w:r w:rsidR="009732FC">
          <w:t>’s stolen identity can be used to spend, or otherwise initiate transactions using, the user’s cryptocurrency.</w:t>
        </w:r>
      </w:ins>
      <w:r>
        <w:t xml:space="preserve"> </w:t>
      </w:r>
      <w:del w:id="269" w:author="Daniel Engels" w:date="2018-08-01T12:49:00Z">
        <w:r w:rsidDel="009732FC">
          <w:delText xml:space="preserve">The </w:delText>
        </w:r>
      </w:del>
      <w:ins w:id="270" w:author="Daniel Engels" w:date="2018-08-01T12:49:00Z">
        <w:r w:rsidR="009732FC">
          <w:t xml:space="preserve">Consequently, the </w:t>
        </w:r>
      </w:ins>
      <w:r>
        <w:t>device that stores the private key needs to be physical</w:t>
      </w:r>
      <w:r w:rsidRPr="00EB5731">
        <w:t>ly secured and strongly password</w:t>
      </w:r>
      <w:r w:rsidRPr="6785F880">
        <w:rPr>
          <w:rFonts w:ascii="Times,Times New Roman,PMingLiU" w:eastAsia="Times,Times New Roman,PMingLiU" w:hAnsi="Times,Times New Roman,PMingLiU" w:cs="Times,Times New Roman,PMingLiU"/>
        </w:rPr>
        <w:t>-</w:t>
      </w:r>
      <w:r w:rsidRPr="00EB5731">
        <w:t xml:space="preserve">protected. The loss of a private key will </w:t>
      </w:r>
      <w:del w:id="271" w:author="Daniel Engels" w:date="2018-08-01T12:49:00Z">
        <w:r w:rsidRPr="00EB5731" w:rsidDel="009732FC">
          <w:delText xml:space="preserve">help </w:delText>
        </w:r>
      </w:del>
      <w:ins w:id="272" w:author="Daniel Engels" w:date="2018-08-01T12:50:00Z">
        <w:r w:rsidR="009732FC">
          <w:t>enable</w:t>
        </w:r>
      </w:ins>
      <w:ins w:id="273" w:author="Daniel Engels" w:date="2018-08-01T12:49:00Z">
        <w:r w:rsidR="009732FC" w:rsidRPr="00EB5731">
          <w:t xml:space="preserve"> </w:t>
        </w:r>
      </w:ins>
      <w:r w:rsidRPr="00EB5731">
        <w:t xml:space="preserve">attackers </w:t>
      </w:r>
      <w:ins w:id="274" w:author="Daniel Engels" w:date="2018-08-01T12:50:00Z">
        <w:r w:rsidR="009732FC">
          <w:t xml:space="preserve">to </w:t>
        </w:r>
      </w:ins>
      <w:r w:rsidRPr="00EB5731">
        <w:t>masquerade as the user</w:t>
      </w:r>
      <w:del w:id="275" w:author="Daniel Engels" w:date="2018-08-01T12:49:00Z">
        <w:r w:rsidRPr="00EB5731" w:rsidDel="009732FC">
          <w:delText>’s</w:delText>
        </w:r>
      </w:del>
      <w:r w:rsidRPr="00EB5731">
        <w:t xml:space="preserve"> </w:t>
      </w:r>
      <w:del w:id="276" w:author="Daniel Engels" w:date="2018-08-01T12:49:00Z">
        <w:r w:rsidRPr="00EB5731" w:rsidDel="009732FC">
          <w:delText xml:space="preserve">identity </w:delText>
        </w:r>
      </w:del>
      <w:r w:rsidRPr="00EB5731">
        <w:t>and take control of assets and transactions</w:t>
      </w:r>
      <w:r w:rsidR="0082516F" w:rsidRPr="00EB5731">
        <w:t xml:space="preserve"> [7]</w:t>
      </w:r>
      <w:r w:rsidRPr="00EB5731">
        <w:rPr>
          <w:rFonts w:ascii="Times,Times New Roman,PMingLiU" w:eastAsia="Times,Times New Roman,PMingLiU" w:hAnsi="Times,Times New Roman,PMingLiU" w:cs="Times,Times New Roman,PMingLiU"/>
        </w:rPr>
        <w:t>.</w:t>
      </w:r>
      <w:r w:rsidRPr="6785F880">
        <w:rPr>
          <w:rFonts w:ascii="Times,Times New Roman,PMingLiU" w:eastAsia="Times,Times New Roman,PMingLiU" w:hAnsi="Times,Times New Roman,PMingLiU" w:cs="Times,Times New Roman,PMingLiU"/>
        </w:rPr>
        <w:t xml:space="preserve"> </w:t>
      </w:r>
    </w:p>
    <w:p w14:paraId="228A0F7E" w14:textId="4B20E3B7" w:rsidR="00707BB5" w:rsidRDefault="00707BB5" w:rsidP="002205EB">
      <w:pPr>
        <w:pStyle w:val="p1a"/>
        <w:spacing w:line="259" w:lineRule="auto"/>
      </w:pPr>
    </w:p>
    <w:p w14:paraId="34B847B4" w14:textId="09DBA03B" w:rsidR="003F20C9" w:rsidRPr="003F20C9" w:rsidRDefault="003F20C9" w:rsidP="003F20C9"/>
    <w:p w14:paraId="26EB4C39" w14:textId="22908106"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3.2   </w:t>
      </w:r>
      <w:r w:rsidR="3F673EFD" w:rsidRPr="002205EB">
        <w:rPr>
          <w:rFonts w:ascii="Times" w:eastAsia="Times" w:hAnsi="Times" w:cs="Times"/>
          <w:b/>
          <w:bCs/>
          <w:color w:val="000000" w:themeColor="text1"/>
          <w:sz w:val="20"/>
          <w:szCs w:val="20"/>
        </w:rPr>
        <w:t>Securing User’s Wallet</w:t>
      </w:r>
    </w:p>
    <w:p w14:paraId="7132A899" w14:textId="5DB0DB84" w:rsidR="5A3A8726" w:rsidRDefault="5A3A8726"/>
    <w:p w14:paraId="59DD041E" w14:textId="3C8D3C4E" w:rsidR="43ECC5C5" w:rsidRPr="002205EB" w:rsidRDefault="43ECC5C5" w:rsidP="0051062D">
      <w:pPr>
        <w:jc w:val="both"/>
        <w:rPr>
          <w:rFonts w:ascii="Calibri" w:eastAsia="Calibri" w:hAnsi="Calibri" w:cs="Calibri"/>
          <w:sz w:val="22"/>
          <w:szCs w:val="22"/>
        </w:rPr>
      </w:pPr>
      <w:r w:rsidRPr="00EB5731">
        <w:rPr>
          <w:rFonts w:ascii="Times" w:eastAsia="Times" w:hAnsi="Times" w:cs="Times"/>
          <w:sz w:val="20"/>
          <w:szCs w:val="20"/>
          <w:lang w:eastAsia="de-DE"/>
        </w:rPr>
        <w:t xml:space="preserve">Protecting digital wallets is necessary as </w:t>
      </w:r>
      <w:del w:id="277" w:author="Daniel Engels" w:date="2018-08-01T12:50:00Z">
        <w:r w:rsidRPr="00EB5731" w:rsidDel="000E795B">
          <w:rPr>
            <w:rFonts w:ascii="Times" w:eastAsia="Times" w:hAnsi="Times" w:cs="Times"/>
            <w:sz w:val="20"/>
            <w:szCs w:val="20"/>
            <w:lang w:eastAsia="de-DE"/>
          </w:rPr>
          <w:delText xml:space="preserve">it </w:delText>
        </w:r>
      </w:del>
      <w:ins w:id="278" w:author="Daniel Engels" w:date="2018-08-01T12:50:00Z">
        <w:r w:rsidR="000E795B">
          <w:rPr>
            <w:rFonts w:ascii="Times" w:eastAsia="Times" w:hAnsi="Times" w:cs="Times"/>
            <w:sz w:val="20"/>
            <w:szCs w:val="20"/>
            <w:lang w:eastAsia="de-DE"/>
          </w:rPr>
          <w:t>the wallet</w:t>
        </w:r>
        <w:r w:rsidR="000E795B" w:rsidRPr="00EB5731">
          <w:rPr>
            <w:rFonts w:ascii="Times" w:eastAsia="Times" w:hAnsi="Times" w:cs="Times"/>
            <w:sz w:val="20"/>
            <w:szCs w:val="20"/>
            <w:lang w:eastAsia="de-DE"/>
          </w:rPr>
          <w:t xml:space="preserve"> </w:t>
        </w:r>
      </w:ins>
      <w:r w:rsidRPr="00EB5731">
        <w:rPr>
          <w:rFonts w:ascii="Times" w:eastAsia="Times" w:hAnsi="Times" w:cs="Times"/>
          <w:sz w:val="20"/>
          <w:szCs w:val="20"/>
          <w:lang w:eastAsia="de-DE"/>
        </w:rPr>
        <w:t>stores digital assets. Measures such as encrypting the wallet</w:t>
      </w:r>
      <w:r w:rsidR="001A776A" w:rsidRPr="00EB5731">
        <w:rPr>
          <w:rFonts w:ascii="Times" w:eastAsia="Times" w:hAnsi="Times" w:cs="Times"/>
          <w:sz w:val="20"/>
          <w:szCs w:val="20"/>
          <w:lang w:eastAsia="de-DE"/>
        </w:rPr>
        <w:t xml:space="preserve"> and</w:t>
      </w:r>
      <w:r w:rsidR="001A776A"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maintaining proper </w:t>
      </w:r>
      <w:r w:rsidR="001A776A" w:rsidRPr="00EB5731">
        <w:rPr>
          <w:rFonts w:ascii="Times" w:eastAsia="Times" w:hAnsi="Times" w:cs="Times"/>
          <w:sz w:val="20"/>
          <w:szCs w:val="20"/>
          <w:lang w:eastAsia="de-DE"/>
        </w:rPr>
        <w:t>back</w:t>
      </w:r>
      <w:r w:rsidRPr="00EB5731">
        <w:rPr>
          <w:rFonts w:ascii="Times" w:eastAsia="Times" w:hAnsi="Times" w:cs="Times"/>
          <w:sz w:val="20"/>
          <w:szCs w:val="20"/>
          <w:lang w:eastAsia="de-DE"/>
        </w:rPr>
        <w:t>up</w:t>
      </w:r>
      <w:ins w:id="279" w:author="Daniel Engels" w:date="2018-08-01T12:51:00Z">
        <w:r w:rsidR="000E795B">
          <w:rPr>
            <w:rFonts w:ascii="Times" w:eastAsia="Times" w:hAnsi="Times" w:cs="Times"/>
            <w:sz w:val="20"/>
            <w:szCs w:val="20"/>
            <w:lang w:eastAsia="de-DE"/>
          </w:rPr>
          <w:t>s</w:t>
        </w:r>
      </w:ins>
      <w:r w:rsidRPr="00EB5731">
        <w:rPr>
          <w:rFonts w:ascii="Times" w:eastAsia="Times" w:hAnsi="Times" w:cs="Times"/>
          <w:sz w:val="20"/>
          <w:szCs w:val="20"/>
          <w:lang w:eastAsia="de-DE"/>
        </w:rPr>
        <w:t xml:space="preserve"> of the wallet are always important. Encryption ensures protection from any unauthorized access to the wallet </w:t>
      </w:r>
      <w:r w:rsidR="00671114" w:rsidRPr="00EB5731">
        <w:rPr>
          <w:rFonts w:ascii="Times" w:eastAsia="Times" w:hAnsi="Times" w:cs="Times"/>
          <w:sz w:val="20"/>
          <w:szCs w:val="20"/>
          <w:lang w:eastAsia="de-DE"/>
        </w:rPr>
        <w:t>while</w:t>
      </w:r>
      <w:r w:rsidR="00671114"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a backup becomes useful to retrieve the wallet in case the device itself is damaged or stolen. An offline wallet, also known as cold storage, can be maintained to store the majority of </w:t>
      </w:r>
      <w:r w:rsidR="008623B7" w:rsidRPr="00EB5731">
        <w:rPr>
          <w:rFonts w:ascii="Times" w:eastAsia="Times" w:hAnsi="Times" w:cs="Times"/>
          <w:sz w:val="20"/>
          <w:szCs w:val="20"/>
          <w:lang w:eastAsia="de-DE"/>
        </w:rPr>
        <w:t xml:space="preserve">a user’s </w:t>
      </w:r>
      <w:r w:rsidRPr="00EB5731">
        <w:rPr>
          <w:rFonts w:ascii="Times" w:eastAsia="Times" w:hAnsi="Times" w:cs="Times"/>
          <w:sz w:val="20"/>
          <w:szCs w:val="20"/>
          <w:lang w:eastAsia="de-DE"/>
        </w:rPr>
        <w:t xml:space="preserve">assets. As it is not connected to a network, it is </w:t>
      </w:r>
      <w:r w:rsidR="008C1D51" w:rsidRPr="00EB5731">
        <w:rPr>
          <w:rFonts w:ascii="Times" w:eastAsia="Times" w:hAnsi="Times" w:cs="Times"/>
          <w:sz w:val="20"/>
          <w:szCs w:val="20"/>
          <w:lang w:eastAsia="de-DE"/>
        </w:rPr>
        <w:t xml:space="preserve">in </w:t>
      </w:r>
      <w:r w:rsidRPr="00EB5731">
        <w:rPr>
          <w:rFonts w:ascii="Times" w:eastAsia="Times" w:hAnsi="Times" w:cs="Times"/>
          <w:sz w:val="20"/>
          <w:szCs w:val="20"/>
          <w:lang w:eastAsia="de-DE"/>
        </w:rPr>
        <w:t xml:space="preserve">no way vulnerable to network security breaches. A multi-signature feature </w:t>
      </w:r>
      <w:del w:id="280" w:author="Daniel Engels" w:date="2018-08-01T12:51:00Z">
        <w:r w:rsidRPr="00EB5731" w:rsidDel="000E795B">
          <w:rPr>
            <w:rFonts w:ascii="Times" w:eastAsia="Times" w:hAnsi="Times" w:cs="Times"/>
            <w:sz w:val="20"/>
            <w:szCs w:val="20"/>
            <w:lang w:eastAsia="de-DE"/>
          </w:rPr>
          <w:delText xml:space="preserve">which </w:delText>
        </w:r>
      </w:del>
      <w:ins w:id="281" w:author="Daniel Engels" w:date="2018-08-01T12:51:00Z">
        <w:r w:rsidR="000E795B">
          <w:rPr>
            <w:rFonts w:ascii="Times" w:eastAsia="Times" w:hAnsi="Times" w:cs="Times"/>
            <w:sz w:val="20"/>
            <w:szCs w:val="20"/>
            <w:lang w:eastAsia="de-DE"/>
          </w:rPr>
          <w:t>that</w:t>
        </w:r>
        <w:r w:rsidR="000E795B" w:rsidRPr="00EB5731">
          <w:rPr>
            <w:rFonts w:ascii="Times" w:eastAsia="Times" w:hAnsi="Times" w:cs="Times"/>
            <w:sz w:val="20"/>
            <w:szCs w:val="20"/>
            <w:lang w:eastAsia="de-DE"/>
          </w:rPr>
          <w:t xml:space="preserve"> </w:t>
        </w:r>
      </w:ins>
      <w:r w:rsidRPr="00EB5731">
        <w:rPr>
          <w:rFonts w:ascii="Times" w:eastAsia="Times" w:hAnsi="Times" w:cs="Times"/>
          <w:sz w:val="20"/>
          <w:szCs w:val="20"/>
          <w:lang w:eastAsia="de-DE"/>
        </w:rPr>
        <w:t xml:space="preserve">requires </w:t>
      </w:r>
      <w:ins w:id="282" w:author="Daniel Engels" w:date="2018-08-01T12:51:00Z">
        <w:r w:rsidR="000E795B">
          <w:rPr>
            <w:rFonts w:ascii="Times" w:eastAsia="Times" w:hAnsi="Times" w:cs="Times"/>
            <w:sz w:val="20"/>
            <w:szCs w:val="20"/>
            <w:lang w:eastAsia="de-DE"/>
          </w:rPr>
          <w:t xml:space="preserve">a </w:t>
        </w:r>
      </w:ins>
      <w:r w:rsidRPr="00EB5731">
        <w:rPr>
          <w:rFonts w:ascii="Times" w:eastAsia="Times" w:hAnsi="Times" w:cs="Times"/>
          <w:sz w:val="20"/>
          <w:szCs w:val="20"/>
          <w:lang w:eastAsia="de-DE"/>
        </w:rPr>
        <w:t xml:space="preserve">majority of </w:t>
      </w:r>
      <w:r w:rsidR="00601B6C"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wallet holders</w:t>
      </w:r>
      <w:r w:rsidR="00601B6C"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signature</w:t>
      </w:r>
      <w:ins w:id="283" w:author="Daniel Engels" w:date="2018-08-01T12:51:00Z">
        <w:r w:rsidR="000E795B">
          <w:rPr>
            <w:rFonts w:ascii="Times" w:eastAsia="Times" w:hAnsi="Times" w:cs="Times"/>
            <w:sz w:val="20"/>
            <w:szCs w:val="20"/>
            <w:lang w:eastAsia="de-DE"/>
          </w:rPr>
          <w:t>s</w:t>
        </w:r>
      </w:ins>
      <w:r w:rsidRPr="00EB5731">
        <w:rPr>
          <w:rFonts w:ascii="Times" w:eastAsia="Times" w:hAnsi="Times" w:cs="Times"/>
          <w:sz w:val="20"/>
          <w:szCs w:val="20"/>
          <w:lang w:eastAsia="de-DE"/>
        </w:rPr>
        <w:t xml:space="preserve"> to approve a transaction can be applied to provide the highest level of security of a digital wallet</w:t>
      </w:r>
      <w:r w:rsidR="006E7B51" w:rsidRPr="00EB5731">
        <w:rPr>
          <w:rFonts w:ascii="Times,Times,Times New Roman,PMi" w:eastAsia="Times,Times,Times New Roman,PMi" w:hAnsi="Times,Times,Times New Roman,PMi" w:cs="Times,Times,Times New Roman,PMi"/>
          <w:sz w:val="20"/>
          <w:szCs w:val="20"/>
          <w:lang w:eastAsia="de-DE"/>
        </w:rPr>
        <w:t xml:space="preserve"> </w:t>
      </w:r>
      <w:r w:rsidR="00E6334F" w:rsidRPr="00EB5731">
        <w:rPr>
          <w:rFonts w:ascii="Times" w:eastAsia="Times" w:hAnsi="Times" w:cs="Times"/>
          <w:sz w:val="20"/>
          <w:szCs w:val="20"/>
          <w:lang w:eastAsia="de-DE"/>
        </w:rPr>
        <w:t>[8]</w:t>
      </w:r>
      <w:r w:rsidRPr="00EB5731">
        <w:rPr>
          <w:rFonts w:ascii="Times,Times,Times New Roman,PMi" w:eastAsia="Times,Times,Times New Roman,PMi" w:hAnsi="Times,Times,Times New Roman,PMi" w:cs="Times,Times,Times New Roman,PMi"/>
          <w:sz w:val="20"/>
          <w:szCs w:val="20"/>
          <w:lang w:eastAsia="de-DE"/>
        </w:rPr>
        <w:t>.</w:t>
      </w:r>
    </w:p>
    <w:p w14:paraId="2B6AF0C1" w14:textId="464CF991" w:rsidR="43ECC5C5" w:rsidRPr="002205EB" w:rsidRDefault="43ECC5C5">
      <w:pPr>
        <w:rPr>
          <w:rFonts w:ascii="Calibri" w:eastAsia="Calibri" w:hAnsi="Calibri" w:cs="Calibri"/>
          <w:sz w:val="22"/>
          <w:szCs w:val="22"/>
        </w:rPr>
      </w:pPr>
    </w:p>
    <w:p w14:paraId="0BBDD370" w14:textId="77777777" w:rsidR="00E6334F" w:rsidRPr="002205EB" w:rsidRDefault="00E6334F">
      <w:pPr>
        <w:rPr>
          <w:rFonts w:ascii="Calibri" w:eastAsia="Calibri" w:hAnsi="Calibri" w:cs="Calibri"/>
          <w:sz w:val="22"/>
          <w:szCs w:val="22"/>
        </w:rPr>
      </w:pPr>
    </w:p>
    <w:p w14:paraId="673442B0" w14:textId="1AB2A2E8"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3.3   </w:t>
      </w:r>
      <w:r w:rsidR="5045F0E5" w:rsidRPr="002205EB">
        <w:rPr>
          <w:rFonts w:ascii="Times" w:eastAsia="Times" w:hAnsi="Times" w:cs="Times"/>
          <w:b/>
          <w:bCs/>
          <w:color w:val="000000" w:themeColor="text1"/>
          <w:sz w:val="20"/>
          <w:szCs w:val="20"/>
        </w:rPr>
        <w:t>Secured but Vulnerable</w:t>
      </w:r>
    </w:p>
    <w:p w14:paraId="05AD1B61" w14:textId="5DB0DB84" w:rsidR="5A3A8726" w:rsidRDefault="5A3A8726"/>
    <w:p w14:paraId="16EBBC78" w14:textId="4BC7D22D" w:rsidR="00AC13BF" w:rsidRPr="00D56C90" w:rsidRDefault="2FA3D2BD" w:rsidP="2FA3D2BD">
      <w:pPr>
        <w:spacing w:line="259" w:lineRule="auto"/>
        <w:jc w:val="both"/>
        <w:rPr>
          <w:rFonts w:ascii="Times" w:eastAsia="Times" w:hAnsi="Times" w:cs="Times"/>
          <w:sz w:val="20"/>
          <w:szCs w:val="20"/>
          <w:lang w:eastAsia="de-DE"/>
        </w:rPr>
      </w:pPr>
      <w:del w:id="284" w:author="Daniel Engels" w:date="2018-08-01T12:53:00Z">
        <w:r w:rsidRPr="2FA3D2BD" w:rsidDel="000E795B">
          <w:rPr>
            <w:rFonts w:ascii="Times" w:eastAsia="Times" w:hAnsi="Times" w:cs="Times"/>
            <w:sz w:val="20"/>
            <w:szCs w:val="20"/>
            <w:lang w:eastAsia="de-DE"/>
          </w:rPr>
          <w:delText>No system turns out to be full-proof and completely secured</w:delText>
        </w:r>
      </w:del>
      <w:ins w:id="285" w:author="Daniel Engels" w:date="2018-08-01T12:53:00Z">
        <w:r w:rsidR="000E795B">
          <w:rPr>
            <w:rFonts w:ascii="Times" w:eastAsia="Times" w:hAnsi="Times" w:cs="Times"/>
            <w:sz w:val="20"/>
            <w:szCs w:val="20"/>
            <w:lang w:eastAsia="de-DE"/>
          </w:rPr>
          <w:t>All systems have vulnerabilities</w:t>
        </w:r>
      </w:ins>
      <w:r w:rsidRPr="2FA3D2BD">
        <w:rPr>
          <w:rFonts w:ascii="Times" w:eastAsia="Times" w:hAnsi="Times" w:cs="Times"/>
          <w:sz w:val="20"/>
          <w:szCs w:val="20"/>
          <w:lang w:eastAsia="de-DE"/>
        </w:rPr>
        <w:t xml:space="preserve"> in the real world</w:t>
      </w:r>
      <w:ins w:id="286" w:author="Daniel Engels" w:date="2018-08-01T12:53:00Z">
        <w:r w:rsidR="000E795B">
          <w:rPr>
            <w:rFonts w:ascii="Times" w:eastAsia="Times" w:hAnsi="Times" w:cs="Times"/>
            <w:sz w:val="20"/>
            <w:szCs w:val="20"/>
            <w:lang w:eastAsia="de-DE"/>
          </w:rPr>
          <w:t>,</w:t>
        </w:r>
      </w:ins>
      <w:r w:rsidRPr="2FA3D2BD">
        <w:rPr>
          <w:rFonts w:ascii="Times" w:eastAsia="Times" w:hAnsi="Times" w:cs="Times"/>
          <w:sz w:val="20"/>
          <w:szCs w:val="20"/>
          <w:lang w:eastAsia="de-DE"/>
        </w:rPr>
        <w:t xml:space="preserve"> and blockchain is no exception. With the ever-growing popularity of cryptocurrency trading, there comes a risk of security breaches and attacks. The crypto world has experienced several attacks and thefts</w:t>
      </w:r>
      <w:ins w:id="287" w:author="Daniel Engels" w:date="2018-08-01T12:57:00Z">
        <w:r w:rsidR="000E795B">
          <w:rPr>
            <w:rFonts w:ascii="Times" w:eastAsia="Times" w:hAnsi="Times" w:cs="Times"/>
            <w:sz w:val="20"/>
            <w:szCs w:val="20"/>
            <w:lang w:eastAsia="de-DE"/>
          </w:rPr>
          <w:t xml:space="preserve"> on exchanges and wallets</w:t>
        </w:r>
      </w:ins>
      <w:r w:rsidRPr="2FA3D2BD">
        <w:rPr>
          <w:rFonts w:ascii="Times" w:eastAsia="Times" w:hAnsi="Times" w:cs="Times"/>
          <w:sz w:val="20"/>
          <w:szCs w:val="20"/>
          <w:lang w:eastAsia="de-DE"/>
        </w:rPr>
        <w:t xml:space="preserve"> which caused </w:t>
      </w:r>
      <w:ins w:id="288" w:author="Daniel Engels" w:date="2018-08-01T12:57:00Z">
        <w:r w:rsidR="000E795B">
          <w:rPr>
            <w:rFonts w:ascii="Times" w:eastAsia="Times" w:hAnsi="Times" w:cs="Times"/>
            <w:sz w:val="20"/>
            <w:szCs w:val="20"/>
            <w:lang w:eastAsia="de-DE"/>
          </w:rPr>
          <w:t xml:space="preserve">a </w:t>
        </w:r>
      </w:ins>
      <w:r w:rsidRPr="2FA3D2BD">
        <w:rPr>
          <w:rFonts w:ascii="Times" w:eastAsia="Times" w:hAnsi="Times" w:cs="Times"/>
          <w:sz w:val="20"/>
          <w:szCs w:val="20"/>
          <w:lang w:eastAsia="de-DE"/>
        </w:rPr>
        <w:t xml:space="preserve">considerable loss of funds. The largest bitcoin exchange, Mt. Gox, was hacked in early 2014 where bitcoins valued at approximately €460 million were stolen by hackers </w:t>
      </w:r>
      <w:r w:rsidR="00CF50B4">
        <w:rPr>
          <w:rFonts w:ascii="Times" w:eastAsia="Times" w:hAnsi="Times" w:cs="Times"/>
          <w:sz w:val="20"/>
          <w:szCs w:val="20"/>
          <w:lang w:eastAsia="de-DE"/>
        </w:rPr>
        <w:t>[9]</w:t>
      </w:r>
      <w:r w:rsidRPr="2FA3D2BD">
        <w:rPr>
          <w:rFonts w:ascii="Times" w:eastAsia="Times" w:hAnsi="Times" w:cs="Times"/>
          <w:sz w:val="20"/>
          <w:szCs w:val="20"/>
          <w:lang w:eastAsia="de-DE"/>
        </w:rPr>
        <w:t xml:space="preserve">. This incident forced </w:t>
      </w:r>
      <w:del w:id="289" w:author="Daniel Engels" w:date="2018-08-01T12:57:00Z">
        <w:r w:rsidRPr="2FA3D2BD" w:rsidDel="00873D56">
          <w:rPr>
            <w:rFonts w:ascii="Times" w:eastAsia="Times" w:hAnsi="Times" w:cs="Times"/>
            <w:sz w:val="20"/>
            <w:szCs w:val="20"/>
            <w:lang w:eastAsia="de-DE"/>
          </w:rPr>
          <w:delText xml:space="preserve">them </w:delText>
        </w:r>
      </w:del>
      <w:ins w:id="290" w:author="Daniel Engels" w:date="2018-08-01T12:57:00Z">
        <w:r w:rsidR="00873D56">
          <w:rPr>
            <w:rFonts w:ascii="Times" w:eastAsia="Times" w:hAnsi="Times" w:cs="Times"/>
            <w:sz w:val="20"/>
            <w:szCs w:val="20"/>
            <w:lang w:eastAsia="de-DE"/>
          </w:rPr>
          <w:t xml:space="preserve">Mt. </w:t>
        </w:r>
        <w:proofErr w:type="spellStart"/>
        <w:r w:rsidR="00873D56">
          <w:rPr>
            <w:rFonts w:ascii="Times" w:eastAsia="Times" w:hAnsi="Times" w:cs="Times"/>
            <w:sz w:val="20"/>
            <w:szCs w:val="20"/>
            <w:lang w:eastAsia="de-DE"/>
          </w:rPr>
          <w:t>Gox</w:t>
        </w:r>
        <w:proofErr w:type="spellEnd"/>
        <w:r w:rsidR="00873D56" w:rsidRPr="2FA3D2BD">
          <w:rPr>
            <w:rFonts w:ascii="Times" w:eastAsia="Times" w:hAnsi="Times" w:cs="Times"/>
            <w:sz w:val="20"/>
            <w:szCs w:val="20"/>
            <w:lang w:eastAsia="de-DE"/>
          </w:rPr>
          <w:t xml:space="preserve"> </w:t>
        </w:r>
      </w:ins>
      <w:r w:rsidRPr="2FA3D2BD">
        <w:rPr>
          <w:rFonts w:ascii="Times" w:eastAsia="Times" w:hAnsi="Times" w:cs="Times"/>
          <w:sz w:val="20"/>
          <w:szCs w:val="20"/>
          <w:lang w:eastAsia="de-DE"/>
        </w:rPr>
        <w:t xml:space="preserve">to file for bankruptcy. In January 2018, it was reported that NEM tokens worth $533 million were stolen from Tokyo-based exchange </w:t>
      </w:r>
      <w:proofErr w:type="spellStart"/>
      <w:r w:rsidRPr="2FA3D2BD">
        <w:rPr>
          <w:rFonts w:ascii="Times" w:eastAsia="Times" w:hAnsi="Times" w:cs="Times"/>
          <w:sz w:val="20"/>
          <w:szCs w:val="20"/>
          <w:lang w:eastAsia="de-DE"/>
        </w:rPr>
        <w:t>Coinchek</w:t>
      </w:r>
      <w:proofErr w:type="spellEnd"/>
      <w:r w:rsidRPr="2FA3D2BD">
        <w:rPr>
          <w:rFonts w:ascii="Times" w:eastAsia="Times" w:hAnsi="Times" w:cs="Times"/>
          <w:sz w:val="20"/>
          <w:szCs w:val="20"/>
          <w:lang w:eastAsia="de-DE"/>
        </w:rPr>
        <w:t xml:space="preserve"> [</w:t>
      </w:r>
      <w:r w:rsidR="00066C1B">
        <w:rPr>
          <w:rFonts w:ascii="Times" w:eastAsia="Times" w:hAnsi="Times" w:cs="Times"/>
          <w:sz w:val="20"/>
          <w:szCs w:val="20"/>
          <w:lang w:eastAsia="de-DE"/>
        </w:rPr>
        <w:t>10</w:t>
      </w:r>
      <w:r w:rsidRPr="2FA3D2BD">
        <w:rPr>
          <w:rFonts w:ascii="Times" w:eastAsia="Times" w:hAnsi="Times" w:cs="Times"/>
          <w:sz w:val="20"/>
          <w:szCs w:val="20"/>
          <w:lang w:eastAsia="de-DE"/>
        </w:rPr>
        <w:t xml:space="preserve">]. Some of the </w:t>
      </w:r>
      <w:del w:id="291" w:author="Daniel Engels" w:date="2018-08-01T12:58:00Z">
        <w:r w:rsidRPr="2FA3D2BD" w:rsidDel="00873D56">
          <w:rPr>
            <w:rFonts w:ascii="Times" w:eastAsia="Times" w:hAnsi="Times" w:cs="Times"/>
            <w:sz w:val="20"/>
            <w:szCs w:val="20"/>
            <w:lang w:eastAsia="de-DE"/>
          </w:rPr>
          <w:delText xml:space="preserve">major </w:delText>
        </w:r>
      </w:del>
      <w:ins w:id="292" w:author="Daniel Engels" w:date="2018-08-01T12:58:00Z">
        <w:r w:rsidR="00873D56">
          <w:rPr>
            <w:rFonts w:ascii="Times" w:eastAsia="Times" w:hAnsi="Times" w:cs="Times"/>
            <w:sz w:val="20"/>
            <w:szCs w:val="20"/>
            <w:lang w:eastAsia="de-DE"/>
          </w:rPr>
          <w:t>largest</w:t>
        </w:r>
        <w:r w:rsidR="00873D56" w:rsidRPr="2FA3D2BD">
          <w:rPr>
            <w:rFonts w:ascii="Times" w:eastAsia="Times" w:hAnsi="Times" w:cs="Times"/>
            <w:sz w:val="20"/>
            <w:szCs w:val="20"/>
            <w:lang w:eastAsia="de-DE"/>
          </w:rPr>
          <w:t xml:space="preserve"> </w:t>
        </w:r>
      </w:ins>
      <w:r w:rsidRPr="2FA3D2BD">
        <w:rPr>
          <w:rFonts w:ascii="Times" w:eastAsia="Times" w:hAnsi="Times" w:cs="Times"/>
          <w:sz w:val="20"/>
          <w:szCs w:val="20"/>
          <w:lang w:eastAsia="de-DE"/>
        </w:rPr>
        <w:t xml:space="preserve">Bitcoin hacks are </w:t>
      </w:r>
      <w:commentRangeStart w:id="293"/>
      <w:r w:rsidRPr="2FA3D2BD">
        <w:rPr>
          <w:rFonts w:ascii="Times" w:eastAsia="Times" w:hAnsi="Times" w:cs="Times"/>
          <w:sz w:val="20"/>
          <w:szCs w:val="20"/>
          <w:lang w:eastAsia="de-DE"/>
        </w:rPr>
        <w:t xml:space="preserve">listed </w:t>
      </w:r>
      <w:commentRangeEnd w:id="293"/>
      <w:r w:rsidR="00940AF2">
        <w:rPr>
          <w:rStyle w:val="CommentReference"/>
          <w:rFonts w:ascii="Times" w:eastAsia="PMingLiU" w:hAnsi="Times"/>
          <w:lang w:eastAsia="de-DE"/>
        </w:rPr>
        <w:commentReference w:id="293"/>
      </w:r>
      <w:r w:rsidRPr="2FA3D2BD">
        <w:rPr>
          <w:rFonts w:ascii="Times" w:eastAsia="Times" w:hAnsi="Times" w:cs="Times"/>
          <w:sz w:val="20"/>
          <w:szCs w:val="20"/>
          <w:lang w:eastAsia="de-DE"/>
        </w:rPr>
        <w:t>in Table 3.1</w:t>
      </w:r>
      <w:ins w:id="294" w:author="Daniel Engels" w:date="2018-08-01T12:58:00Z">
        <w:r w:rsidR="00873D56">
          <w:rPr>
            <w:rFonts w:ascii="Times" w:eastAsia="Times" w:hAnsi="Times" w:cs="Times"/>
            <w:sz w:val="20"/>
            <w:szCs w:val="20"/>
            <w:lang w:eastAsia="de-DE"/>
          </w:rPr>
          <w:t xml:space="preserve"> </w:t>
        </w:r>
      </w:ins>
      <w:r w:rsidR="00606F0B">
        <w:rPr>
          <w:rFonts w:ascii="Times" w:eastAsia="Times" w:hAnsi="Times" w:cs="Times"/>
          <w:sz w:val="20"/>
          <w:szCs w:val="20"/>
          <w:lang w:eastAsia="de-DE"/>
        </w:rPr>
        <w:t>[</w:t>
      </w:r>
      <w:r w:rsidR="0018514E">
        <w:rPr>
          <w:rFonts w:ascii="Times" w:eastAsia="Times" w:hAnsi="Times" w:cs="Times"/>
          <w:sz w:val="20"/>
          <w:szCs w:val="20"/>
          <w:lang w:eastAsia="de-DE"/>
        </w:rPr>
        <w:t>11]</w:t>
      </w:r>
      <w:ins w:id="295" w:author="Daniel Engels" w:date="2018-08-01T13:03:00Z">
        <w:r w:rsidR="00920AFC">
          <w:rPr>
            <w:rFonts w:ascii="Times" w:eastAsia="Times" w:hAnsi="Times" w:cs="Times"/>
            <w:sz w:val="20"/>
            <w:szCs w:val="20"/>
            <w:lang w:eastAsia="de-DE"/>
          </w:rPr>
          <w:t>.</w:t>
        </w:r>
      </w:ins>
    </w:p>
    <w:p w14:paraId="3183C435" w14:textId="33E192BD" w:rsidR="008C5707" w:rsidRPr="008C5707" w:rsidRDefault="008C5707" w:rsidP="008C5707">
      <w:pPr>
        <w:spacing w:line="259" w:lineRule="auto"/>
        <w:rPr>
          <w:rFonts w:ascii="Times" w:eastAsia="Times" w:hAnsi="Times" w:cs="Times"/>
          <w:sz w:val="20"/>
          <w:szCs w:val="20"/>
          <w:lang w:eastAsia="de-DE"/>
        </w:rPr>
      </w:pPr>
    </w:p>
    <w:p w14:paraId="465BD86D" w14:textId="068B31DD" w:rsidR="002D3EAA" w:rsidRPr="00EB5731" w:rsidRDefault="7CB298D1" w:rsidP="002D3EAA">
      <w:pPr>
        <w:rPr>
          <w:rFonts w:ascii="Times" w:eastAsia="Times" w:hAnsi="Times" w:cs="Times"/>
          <w:sz w:val="18"/>
          <w:szCs w:val="18"/>
        </w:rPr>
      </w:pPr>
      <w:r w:rsidRPr="00EB5731">
        <w:rPr>
          <w:rFonts w:ascii="Times" w:eastAsia="Times" w:hAnsi="Times" w:cs="Times"/>
          <w:b/>
          <w:sz w:val="18"/>
          <w:szCs w:val="18"/>
        </w:rPr>
        <w:t xml:space="preserve">Table </w:t>
      </w:r>
      <w:r w:rsidR="04646375" w:rsidRPr="00EB5731">
        <w:rPr>
          <w:rFonts w:ascii="Times" w:eastAsia="Times" w:hAnsi="Times" w:cs="Times"/>
          <w:b/>
          <w:sz w:val="18"/>
          <w:szCs w:val="18"/>
        </w:rPr>
        <w:t>3.1</w:t>
      </w:r>
      <w:r w:rsidRPr="00EB5731">
        <w:rPr>
          <w:rFonts w:ascii="Times" w:eastAsia="Times" w:hAnsi="Times" w:cs="Times"/>
          <w:b/>
          <w:sz w:val="18"/>
          <w:szCs w:val="18"/>
        </w:rPr>
        <w:t xml:space="preserve">. </w:t>
      </w:r>
      <w:r w:rsidRPr="00EB5731">
        <w:rPr>
          <w:rFonts w:ascii="Times" w:eastAsia="Times" w:hAnsi="Times" w:cs="Times"/>
          <w:sz w:val="18"/>
          <w:szCs w:val="18"/>
        </w:rPr>
        <w:t xml:space="preserve">Major Bitcoin </w:t>
      </w:r>
      <w:r w:rsidR="00764DDB" w:rsidRPr="00EB5731">
        <w:rPr>
          <w:rFonts w:ascii="Times" w:eastAsia="Times" w:hAnsi="Times" w:cs="Times"/>
          <w:sz w:val="18"/>
          <w:szCs w:val="18"/>
        </w:rPr>
        <w:t>heists</w:t>
      </w:r>
      <w:r w:rsidR="00606F0B" w:rsidRPr="00EB5731">
        <w:rPr>
          <w:rFonts w:ascii="Times" w:eastAsia="Times" w:hAnsi="Times" w:cs="Times"/>
          <w:sz w:val="18"/>
          <w:szCs w:val="18"/>
        </w:rPr>
        <w:t xml:space="preserve"> [11].</w:t>
      </w:r>
      <w:ins w:id="296" w:author="Daniel Engels" w:date="2018-08-01T13:03:00Z">
        <w:r w:rsidR="0065172D">
          <w:rPr>
            <w:rFonts w:ascii="Times" w:eastAsia="Times" w:hAnsi="Times" w:cs="Times"/>
            <w:sz w:val="18"/>
            <w:szCs w:val="18"/>
          </w:rPr>
          <w:t xml:space="preserve"> NEED TO REPEAT THE HEADINGS ON THE SECOND PAGE OR MOVE THIS TO JUST ONE PAGE</w:t>
        </w:r>
      </w:ins>
    </w:p>
    <w:p w14:paraId="5827A141" w14:textId="77777777" w:rsidR="00D56C90" w:rsidRPr="002D3EAA" w:rsidRDefault="00D56C90" w:rsidP="002D3EAA">
      <w:pPr>
        <w:rPr>
          <w:rFonts w:ascii="Times" w:eastAsia="Times" w:hAnsi="Times" w:cs="Times"/>
          <w:sz w:val="18"/>
          <w:szCs w:val="18"/>
        </w:rPr>
      </w:pPr>
    </w:p>
    <w:tbl>
      <w:tblPr>
        <w:tblW w:w="6076" w:type="dxa"/>
        <w:jc w:val="center"/>
        <w:tblLook w:val="0000" w:firstRow="0" w:lastRow="0" w:firstColumn="0" w:lastColumn="0" w:noHBand="0" w:noVBand="0"/>
      </w:tblPr>
      <w:tblGrid>
        <w:gridCol w:w="2820"/>
        <w:gridCol w:w="1500"/>
        <w:gridCol w:w="1350"/>
        <w:gridCol w:w="406"/>
      </w:tblGrid>
      <w:tr w:rsidR="007753D7" w:rsidRPr="005131E7" w14:paraId="562D7F60" w14:textId="15C7A385" w:rsidTr="00EB5731">
        <w:trPr>
          <w:gridAfter w:val="1"/>
          <w:wAfter w:w="406" w:type="dxa"/>
          <w:trHeight w:val="225"/>
          <w:jc w:val="center"/>
        </w:trPr>
        <w:tc>
          <w:tcPr>
            <w:tcW w:w="2820" w:type="dxa"/>
            <w:tcBorders>
              <w:top w:val="single" w:sz="12" w:space="0" w:color="000000" w:themeColor="text1"/>
              <w:bottom w:val="single" w:sz="6" w:space="0" w:color="000000" w:themeColor="text1"/>
            </w:tcBorders>
            <w:vAlign w:val="center"/>
          </w:tcPr>
          <w:p w14:paraId="1D7231AB" w14:textId="3646993E" w:rsidR="007753D7" w:rsidRPr="00873D56" w:rsidRDefault="007753D7" w:rsidP="005131E7">
            <w:pPr>
              <w:rPr>
                <w:rFonts w:ascii="Times" w:eastAsia="Times" w:hAnsi="Times" w:cs="Times"/>
                <w:b/>
                <w:sz w:val="18"/>
                <w:szCs w:val="18"/>
                <w:rPrChange w:id="297" w:author="Daniel Engels" w:date="2018-08-01T12:59:00Z">
                  <w:rPr>
                    <w:rFonts w:ascii="Times" w:eastAsia="Times" w:hAnsi="Times" w:cs="Times"/>
                    <w:sz w:val="18"/>
                    <w:szCs w:val="18"/>
                  </w:rPr>
                </w:rPrChange>
              </w:rPr>
            </w:pPr>
            <w:del w:id="298" w:author="Daniel Engels" w:date="2018-08-01T12:59:00Z">
              <w:r w:rsidRPr="00873D56" w:rsidDel="00873D56">
                <w:rPr>
                  <w:rFonts w:ascii="Times" w:eastAsia="Times" w:hAnsi="Times" w:cs="Times"/>
                  <w:b/>
                  <w:sz w:val="18"/>
                  <w:szCs w:val="18"/>
                  <w:rPrChange w:id="299" w:author="Daniel Engels" w:date="2018-08-01T12:59:00Z">
                    <w:rPr>
                      <w:rFonts w:ascii="Times" w:eastAsia="Times" w:hAnsi="Times" w:cs="Times"/>
                      <w:sz w:val="18"/>
                      <w:szCs w:val="18"/>
                    </w:rPr>
                  </w:rPrChange>
                </w:rPr>
                <w:delText>Hack</w:delText>
              </w:r>
            </w:del>
            <w:ins w:id="300" w:author="Daniel Engels" w:date="2018-08-01T12:59:00Z">
              <w:r w:rsidR="00873D56" w:rsidRPr="00873D56">
                <w:rPr>
                  <w:rFonts w:ascii="Times" w:eastAsia="Times" w:hAnsi="Times" w:cs="Times"/>
                  <w:b/>
                  <w:sz w:val="18"/>
                  <w:szCs w:val="18"/>
                  <w:rPrChange w:id="301" w:author="Daniel Engels" w:date="2018-08-01T12:59:00Z">
                    <w:rPr>
                      <w:rFonts w:ascii="Times" w:eastAsia="Times" w:hAnsi="Times" w:cs="Times"/>
                      <w:sz w:val="18"/>
                      <w:szCs w:val="18"/>
                    </w:rPr>
                  </w:rPrChange>
                </w:rPr>
                <w:t>Heist</w:t>
              </w:r>
            </w:ins>
          </w:p>
        </w:tc>
        <w:tc>
          <w:tcPr>
            <w:tcW w:w="1500" w:type="dxa"/>
            <w:tcBorders>
              <w:top w:val="single" w:sz="12" w:space="0" w:color="000000" w:themeColor="text1"/>
              <w:bottom w:val="single" w:sz="6" w:space="0" w:color="000000" w:themeColor="text1"/>
            </w:tcBorders>
            <w:vAlign w:val="center"/>
          </w:tcPr>
          <w:p w14:paraId="7923FC61" w14:textId="7AC662A3" w:rsidR="007753D7" w:rsidRPr="00873D56" w:rsidRDefault="007753D7" w:rsidP="00B83BE8">
            <w:pPr>
              <w:spacing w:line="259" w:lineRule="auto"/>
              <w:rPr>
                <w:rFonts w:ascii="Times" w:eastAsia="Times" w:hAnsi="Times" w:cs="Times"/>
                <w:b/>
                <w:sz w:val="18"/>
                <w:szCs w:val="18"/>
                <w:rPrChange w:id="302" w:author="Daniel Engels" w:date="2018-08-01T12:59:00Z">
                  <w:rPr>
                    <w:rFonts w:ascii="Times" w:eastAsia="Times" w:hAnsi="Times" w:cs="Times"/>
                    <w:sz w:val="18"/>
                    <w:szCs w:val="18"/>
                  </w:rPr>
                </w:rPrChange>
              </w:rPr>
            </w:pPr>
            <w:r w:rsidRPr="00873D56">
              <w:rPr>
                <w:rFonts w:ascii="Times" w:eastAsia="Times" w:hAnsi="Times" w:cs="Times"/>
                <w:b/>
                <w:sz w:val="18"/>
                <w:szCs w:val="18"/>
                <w:rPrChange w:id="303" w:author="Daniel Engels" w:date="2018-08-01T12:59:00Z">
                  <w:rPr>
                    <w:rFonts w:ascii="Times" w:eastAsia="Times" w:hAnsi="Times" w:cs="Times"/>
                    <w:sz w:val="18"/>
                    <w:szCs w:val="18"/>
                  </w:rPr>
                </w:rPrChange>
              </w:rPr>
              <w:t>Time</w:t>
            </w:r>
            <w:ins w:id="304" w:author="Daniel Engels" w:date="2018-08-01T12:59:00Z">
              <w:r w:rsidR="00873D56">
                <w:rPr>
                  <w:rFonts w:ascii="Times" w:eastAsia="Times" w:hAnsi="Times" w:cs="Times"/>
                  <w:b/>
                  <w:sz w:val="18"/>
                  <w:szCs w:val="18"/>
                </w:rPr>
                <w:t>frame</w:t>
              </w:r>
            </w:ins>
          </w:p>
        </w:tc>
        <w:tc>
          <w:tcPr>
            <w:tcW w:w="1350" w:type="dxa"/>
            <w:tcBorders>
              <w:top w:val="single" w:sz="12" w:space="0" w:color="000000" w:themeColor="text1"/>
              <w:bottom w:val="single" w:sz="6" w:space="0" w:color="000000" w:themeColor="text1"/>
            </w:tcBorders>
            <w:vAlign w:val="center"/>
          </w:tcPr>
          <w:p w14:paraId="26D8DDBD" w14:textId="0ECBD65F" w:rsidR="007753D7" w:rsidRPr="00873D56" w:rsidRDefault="007753D7" w:rsidP="00565038">
            <w:pPr>
              <w:spacing w:line="259" w:lineRule="auto"/>
              <w:rPr>
                <w:rFonts w:ascii="Times" w:eastAsia="Times" w:hAnsi="Times" w:cs="Times"/>
                <w:b/>
                <w:sz w:val="18"/>
                <w:szCs w:val="18"/>
                <w:rPrChange w:id="305" w:author="Daniel Engels" w:date="2018-08-01T12:59:00Z">
                  <w:rPr>
                    <w:rFonts w:ascii="Times" w:eastAsia="Times" w:hAnsi="Times" w:cs="Times"/>
                    <w:sz w:val="18"/>
                    <w:szCs w:val="18"/>
                  </w:rPr>
                </w:rPrChange>
              </w:rPr>
            </w:pPr>
            <w:del w:id="306" w:author="Daniel Engels" w:date="2018-08-01T13:00:00Z">
              <w:r w:rsidRPr="00873D56" w:rsidDel="00873D56">
                <w:rPr>
                  <w:rFonts w:ascii="Times" w:eastAsia="Times" w:hAnsi="Times" w:cs="Times"/>
                  <w:b/>
                  <w:sz w:val="18"/>
                  <w:szCs w:val="18"/>
                  <w:rPrChange w:id="307" w:author="Daniel Engels" w:date="2018-08-01T12:59:00Z">
                    <w:rPr>
                      <w:rFonts w:ascii="Times" w:eastAsia="Times" w:hAnsi="Times" w:cs="Times"/>
                      <w:sz w:val="18"/>
                      <w:szCs w:val="18"/>
                    </w:rPr>
                  </w:rPrChange>
                </w:rPr>
                <w:delText>Severity</w:delText>
              </w:r>
              <w:r w:rsidR="00BA05E5" w:rsidRPr="00873D56" w:rsidDel="00873D56">
                <w:rPr>
                  <w:rFonts w:ascii="Times" w:eastAsia="Times" w:hAnsi="Times" w:cs="Times"/>
                  <w:b/>
                  <w:sz w:val="18"/>
                  <w:szCs w:val="18"/>
                  <w:rPrChange w:id="308" w:author="Daniel Engels" w:date="2018-08-01T12:59:00Z">
                    <w:rPr>
                      <w:rFonts w:ascii="Times" w:eastAsia="Times" w:hAnsi="Times" w:cs="Times"/>
                      <w:sz w:val="18"/>
                      <w:szCs w:val="18"/>
                    </w:rPr>
                  </w:rPrChange>
                </w:rPr>
                <w:delText xml:space="preserve"> </w:delText>
              </w:r>
            </w:del>
            <w:ins w:id="309" w:author="Daniel Engels" w:date="2018-08-01T13:00:00Z">
              <w:r w:rsidR="00873D56">
                <w:rPr>
                  <w:rFonts w:ascii="Times" w:eastAsia="Times" w:hAnsi="Times" w:cs="Times"/>
                  <w:b/>
                  <w:sz w:val="18"/>
                  <w:szCs w:val="18"/>
                </w:rPr>
                <w:t>Loss</w:t>
              </w:r>
              <w:r w:rsidR="00873D56" w:rsidRPr="00873D56">
                <w:rPr>
                  <w:rFonts w:ascii="Times" w:eastAsia="Times" w:hAnsi="Times" w:cs="Times"/>
                  <w:b/>
                  <w:sz w:val="18"/>
                  <w:szCs w:val="18"/>
                  <w:rPrChange w:id="310" w:author="Daniel Engels" w:date="2018-08-01T12:59:00Z">
                    <w:rPr>
                      <w:rFonts w:ascii="Times" w:eastAsia="Times" w:hAnsi="Times" w:cs="Times"/>
                      <w:sz w:val="18"/>
                      <w:szCs w:val="18"/>
                    </w:rPr>
                  </w:rPrChange>
                </w:rPr>
                <w:t xml:space="preserve"> </w:t>
              </w:r>
            </w:ins>
            <w:r w:rsidR="00BA05E5" w:rsidRPr="00873D56">
              <w:rPr>
                <w:rFonts w:ascii="Times" w:eastAsia="Times" w:hAnsi="Times" w:cs="Times"/>
                <w:b/>
                <w:sz w:val="18"/>
                <w:szCs w:val="18"/>
                <w:rPrChange w:id="311" w:author="Daniel Engels" w:date="2018-08-01T12:59:00Z">
                  <w:rPr>
                    <w:rFonts w:ascii="Times" w:eastAsia="Times" w:hAnsi="Times" w:cs="Times"/>
                    <w:sz w:val="18"/>
                    <w:szCs w:val="18"/>
                  </w:rPr>
                </w:rPrChange>
              </w:rPr>
              <w:t>(BTC)</w:t>
            </w:r>
          </w:p>
        </w:tc>
      </w:tr>
      <w:tr w:rsidR="007753D7" w:rsidRPr="005131E7" w14:paraId="275F7BE0" w14:textId="0EC5BCF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FBB169D"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Savings and Trust</w:t>
            </w:r>
          </w:p>
        </w:tc>
        <w:tc>
          <w:tcPr>
            <w:tcW w:w="1500" w:type="dxa"/>
            <w:vAlign w:val="center"/>
          </w:tcPr>
          <w:p w14:paraId="46E3BC99" w14:textId="3BE94E8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2011–2012</w:t>
            </w:r>
          </w:p>
        </w:tc>
        <w:tc>
          <w:tcPr>
            <w:tcW w:w="1756" w:type="dxa"/>
            <w:gridSpan w:val="2"/>
            <w:vAlign w:val="center"/>
          </w:tcPr>
          <w:p w14:paraId="52EE7FC8" w14:textId="2FDD5054" w:rsidR="007753D7" w:rsidRPr="005131E7" w:rsidRDefault="00441C1B"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w:t>
            </w:r>
            <w:r w:rsidRPr="00BF6A55">
              <w:rPr>
                <w:rFonts w:ascii="Times" w:eastAsia="Times" w:hAnsi="Times" w:cs="Times"/>
                <w:sz w:val="18"/>
                <w:szCs w:val="18"/>
              </w:rPr>
              <w:t xml:space="preserve"> </w:t>
            </w:r>
            <w:r w:rsidRPr="00BF6A55">
              <w:rPr>
                <w:rFonts w:ascii="Times" w:eastAsia="Times" w:hAnsi="Times" w:cs="Times"/>
                <w:color w:val="000000"/>
                <w:sz w:val="18"/>
                <w:szCs w:val="18"/>
              </w:rPr>
              <w:t>263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024</w:t>
            </w:r>
            <w:r w:rsidRPr="005131E7">
              <w:rPr>
                <w:color w:val="000000"/>
                <w:sz w:val="18"/>
                <w:szCs w:val="18"/>
              </w:rPr>
              <w:t> </w:t>
            </w:r>
          </w:p>
        </w:tc>
      </w:tr>
      <w:tr w:rsidR="007753D7" w:rsidRPr="005131E7" w14:paraId="06537E70" w14:textId="372B2FF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51FF700"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Silk Road Seizure</w:t>
            </w:r>
          </w:p>
        </w:tc>
        <w:tc>
          <w:tcPr>
            <w:tcW w:w="1500" w:type="dxa"/>
            <w:vAlign w:val="center"/>
          </w:tcPr>
          <w:p w14:paraId="3C006F14" w14:textId="10EDF473"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Oct-</w:t>
            </w:r>
            <w:ins w:id="312" w:author="Daniel Engels" w:date="2018-08-01T12:58:00Z">
              <w:r w:rsidR="00873D56">
                <w:rPr>
                  <w:rFonts w:ascii="Times" w:eastAsia="Times" w:hAnsi="Times" w:cs="Times"/>
                  <w:color w:val="000000"/>
                  <w:sz w:val="18"/>
                  <w:szCs w:val="18"/>
                </w:rPr>
                <w:t>20</w:t>
              </w:r>
            </w:ins>
            <w:r w:rsidRPr="00EB5731">
              <w:rPr>
                <w:rFonts w:ascii="Times" w:eastAsia="Times" w:hAnsi="Times" w:cs="Times"/>
                <w:color w:val="000000"/>
                <w:sz w:val="18"/>
                <w:szCs w:val="18"/>
              </w:rPr>
              <w:t>13</w:t>
            </w:r>
          </w:p>
        </w:tc>
        <w:tc>
          <w:tcPr>
            <w:tcW w:w="1756" w:type="dxa"/>
            <w:gridSpan w:val="2"/>
            <w:vAlign w:val="center"/>
          </w:tcPr>
          <w:p w14:paraId="0EDCA2C1" w14:textId="585F714B"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171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955.09</w:t>
            </w:r>
          </w:p>
        </w:tc>
      </w:tr>
      <w:tr w:rsidR="007753D7" w:rsidRPr="005131E7" w14:paraId="7582775F" w14:textId="37A200A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C265472"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w:t>
            </w:r>
          </w:p>
        </w:tc>
        <w:tc>
          <w:tcPr>
            <w:tcW w:w="1500" w:type="dxa"/>
            <w:vAlign w:val="center"/>
          </w:tcPr>
          <w:p w14:paraId="238A8020" w14:textId="6CEFB92F"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Jul-</w:t>
            </w:r>
            <w:ins w:id="313" w:author="Daniel Engels" w:date="2018-08-01T12:59: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vAlign w:val="center"/>
          </w:tcPr>
          <w:p w14:paraId="5CFF075D" w14:textId="608A2EB9"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78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739.58</w:t>
            </w:r>
          </w:p>
        </w:tc>
      </w:tr>
      <w:tr w:rsidR="007753D7" w:rsidRPr="005131E7" w14:paraId="5BF7C7F8" w14:textId="5BD442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92A6F2D"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Linode</w:t>
            </w:r>
            <w:proofErr w:type="spellEnd"/>
            <w:r w:rsidRPr="00EB5731">
              <w:rPr>
                <w:rFonts w:ascii="Times" w:eastAsia="Times" w:hAnsi="Times" w:cs="Times"/>
                <w:color w:val="000000"/>
                <w:sz w:val="18"/>
                <w:szCs w:val="18"/>
              </w:rPr>
              <w:t xml:space="preserve"> Hacks</w:t>
            </w:r>
          </w:p>
        </w:tc>
        <w:tc>
          <w:tcPr>
            <w:tcW w:w="1500" w:type="dxa"/>
            <w:vAlign w:val="center"/>
          </w:tcPr>
          <w:p w14:paraId="6C7DABFF" w14:textId="74C361A4"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Mar-</w:t>
            </w:r>
            <w:ins w:id="314" w:author="Daniel Engels" w:date="2018-08-01T12:59: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vAlign w:val="center"/>
          </w:tcPr>
          <w:p w14:paraId="7908DBA1" w14:textId="302F5F4D" w:rsidR="007753D7" w:rsidRPr="00EB5731" w:rsidRDefault="005F5F16"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46</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653.46</w:t>
            </w:r>
          </w:p>
        </w:tc>
      </w:tr>
      <w:tr w:rsidR="005131E7" w:rsidRPr="005131E7" w14:paraId="07A83CF4" w14:textId="53608B1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BBF5EE4"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July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Theft</w:t>
            </w:r>
          </w:p>
        </w:tc>
        <w:tc>
          <w:tcPr>
            <w:tcW w:w="1500" w:type="dxa"/>
            <w:vAlign w:val="center"/>
          </w:tcPr>
          <w:p w14:paraId="67A00901" w14:textId="52DEA60F"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w:t>
            </w:r>
            <w:ins w:id="315" w:author="Daniel Engels" w:date="2018-08-01T12:59: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39C3C6BF" w14:textId="2467DCA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40</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8103975" w14:textId="3FC942C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C37143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Hack</w:t>
            </w:r>
          </w:p>
        </w:tc>
        <w:tc>
          <w:tcPr>
            <w:tcW w:w="1500" w:type="dxa"/>
            <w:vAlign w:val="center"/>
          </w:tcPr>
          <w:p w14:paraId="58A6BB05" w14:textId="7BD5CEF4"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May-</w:t>
            </w:r>
            <w:ins w:id="316" w:author="Daniel Engels" w:date="2018-08-01T12:59: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271301E4" w14:textId="3F879CD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547.66</w:t>
            </w:r>
          </w:p>
        </w:tc>
      </w:tr>
      <w:tr w:rsidR="005131E7" w:rsidRPr="005131E7" w14:paraId="0DF73757" w14:textId="3BF14DC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1791A6B"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Allinvain</w:t>
            </w:r>
            <w:proofErr w:type="spellEnd"/>
            <w:r w:rsidRPr="00EB5731">
              <w:rPr>
                <w:rFonts w:ascii="Times" w:eastAsia="Times" w:hAnsi="Times" w:cs="Times"/>
                <w:color w:val="000000"/>
                <w:sz w:val="18"/>
                <w:szCs w:val="18"/>
              </w:rPr>
              <w:t xml:space="preserve"> Theft</w:t>
            </w:r>
          </w:p>
        </w:tc>
        <w:tc>
          <w:tcPr>
            <w:tcW w:w="1500" w:type="dxa"/>
            <w:vAlign w:val="center"/>
          </w:tcPr>
          <w:p w14:paraId="25F24F97" w14:textId="1B24B96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w:t>
            </w:r>
            <w:ins w:id="317" w:author="Daniel Engels" w:date="2018-08-01T12:59: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3342859E" w14:textId="5098150E"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25</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000.01</w:t>
            </w:r>
          </w:p>
        </w:tc>
      </w:tr>
      <w:tr w:rsidR="005131E7" w:rsidRPr="005131E7" w14:paraId="4C8848A2" w14:textId="6B98A4C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012CE7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lastRenderedPageBreak/>
              <w:t>Tony Silk Road Scam</w:t>
            </w:r>
          </w:p>
        </w:tc>
        <w:tc>
          <w:tcPr>
            <w:tcW w:w="1500" w:type="dxa"/>
            <w:vAlign w:val="center"/>
          </w:tcPr>
          <w:p w14:paraId="10467032" w14:textId="3764E14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w:t>
            </w:r>
            <w:ins w:id="318" w:author="Daniel Engels" w:date="2018-08-01T13:00: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59F54AF7" w14:textId="756CA21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30</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5CBE8A3" w14:textId="35025EB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5743A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Bitfloor</w:t>
            </w:r>
            <w:proofErr w:type="spellEnd"/>
            <w:r w:rsidRPr="00EB5731">
              <w:rPr>
                <w:rFonts w:ascii="Times" w:eastAsia="Times" w:hAnsi="Times" w:cs="Times"/>
                <w:color w:val="000000"/>
                <w:sz w:val="18"/>
                <w:szCs w:val="18"/>
              </w:rPr>
              <w:t xml:space="preserve"> Theft</w:t>
            </w:r>
          </w:p>
        </w:tc>
        <w:tc>
          <w:tcPr>
            <w:tcW w:w="1500" w:type="dxa"/>
            <w:vAlign w:val="center"/>
          </w:tcPr>
          <w:p w14:paraId="22D0907B" w14:textId="270595AC"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w:t>
            </w:r>
            <w:ins w:id="319" w:author="Daniel Engels" w:date="2018-08-01T13:00: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36F7F94E" w14:textId="6393045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086.17</w:t>
            </w:r>
          </w:p>
        </w:tc>
      </w:tr>
      <w:tr w:rsidR="005131E7" w:rsidRPr="005131E7" w14:paraId="1095F17A" w14:textId="56A881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AA8962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Bitomat.pl Loss</w:t>
            </w:r>
          </w:p>
        </w:tc>
        <w:tc>
          <w:tcPr>
            <w:tcW w:w="1500" w:type="dxa"/>
            <w:vAlign w:val="center"/>
          </w:tcPr>
          <w:p w14:paraId="32E7C441" w14:textId="1F22376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Aug-</w:t>
            </w:r>
            <w:ins w:id="320"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198E5C3D" w14:textId="1A19D85E"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516BA24" w14:textId="3DC0812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35D807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Bitcoin7 Hack</w:t>
            </w:r>
          </w:p>
        </w:tc>
        <w:tc>
          <w:tcPr>
            <w:tcW w:w="1500" w:type="dxa"/>
            <w:vAlign w:val="center"/>
          </w:tcPr>
          <w:p w14:paraId="21E042C4" w14:textId="5B7653B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w:t>
            </w:r>
            <w:ins w:id="321"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1D283068" w14:textId="6C8E5D6C"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15</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BED8114" w14:textId="066D6B67"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EFA72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Cdecker</w:t>
            </w:r>
            <w:proofErr w:type="spellEnd"/>
            <w:r w:rsidRPr="00EB5731">
              <w:rPr>
                <w:rFonts w:ascii="Times" w:eastAsia="Times" w:hAnsi="Times" w:cs="Times"/>
                <w:color w:val="000000"/>
                <w:sz w:val="18"/>
                <w:szCs w:val="18"/>
              </w:rPr>
              <w:t xml:space="preserve"> Theft</w:t>
            </w:r>
          </w:p>
        </w:tc>
        <w:tc>
          <w:tcPr>
            <w:tcW w:w="1500" w:type="dxa"/>
            <w:vAlign w:val="center"/>
          </w:tcPr>
          <w:p w14:paraId="32E4B082" w14:textId="6F00FA5C"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w:t>
            </w:r>
            <w:ins w:id="322"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2EBDFE26" w14:textId="2CA2D8D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9</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222.21</w:t>
            </w:r>
          </w:p>
        </w:tc>
      </w:tr>
      <w:tr w:rsidR="005131E7" w:rsidRPr="005131E7" w14:paraId="6DBA673F" w14:textId="583582E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17DAF4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Stefan Thomas Loss</w:t>
            </w:r>
          </w:p>
        </w:tc>
        <w:tc>
          <w:tcPr>
            <w:tcW w:w="1500" w:type="dxa"/>
            <w:vAlign w:val="center"/>
          </w:tcPr>
          <w:p w14:paraId="2369D440" w14:textId="5245EF4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w:t>
            </w:r>
            <w:ins w:id="323"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17ECED35" w14:textId="7E64A90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4075FD3" w14:textId="488C3A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17D30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BTC-E Hack</w:t>
            </w:r>
          </w:p>
        </w:tc>
        <w:tc>
          <w:tcPr>
            <w:tcW w:w="1500" w:type="dxa"/>
            <w:vAlign w:val="center"/>
          </w:tcPr>
          <w:p w14:paraId="76B5A208" w14:textId="23A72F9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w:t>
            </w:r>
            <w:ins w:id="324"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469E2B6C" w14:textId="76B49ED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500</w:t>
            </w:r>
          </w:p>
        </w:tc>
      </w:tr>
      <w:tr w:rsidR="005131E7" w:rsidRPr="005131E7" w14:paraId="72066B4B" w14:textId="6D8B3D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9F408E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Inputs.io Hack</w:t>
            </w:r>
          </w:p>
        </w:tc>
        <w:tc>
          <w:tcPr>
            <w:tcW w:w="1500" w:type="dxa"/>
            <w:vAlign w:val="center"/>
          </w:tcPr>
          <w:p w14:paraId="2151AE3A" w14:textId="27B61448"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w:t>
            </w:r>
            <w:ins w:id="325"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13</w:t>
            </w:r>
          </w:p>
        </w:tc>
        <w:tc>
          <w:tcPr>
            <w:tcW w:w="1756" w:type="dxa"/>
            <w:gridSpan w:val="2"/>
            <w:tcBorders>
              <w:top w:val="nil"/>
              <w:left w:val="nil"/>
              <w:bottom w:val="nil"/>
              <w:right w:val="nil"/>
            </w:tcBorders>
            <w:shd w:val="clear" w:color="auto" w:fill="auto"/>
            <w:vAlign w:val="center"/>
          </w:tcPr>
          <w:p w14:paraId="11D49B33" w14:textId="0A3DCA1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100</w:t>
            </w:r>
            <w:r w:rsidRPr="005131E7">
              <w:rPr>
                <w:color w:val="000000"/>
                <w:sz w:val="18"/>
                <w:szCs w:val="18"/>
              </w:rPr>
              <w:t> </w:t>
            </w:r>
          </w:p>
        </w:tc>
      </w:tr>
      <w:tr w:rsidR="005131E7" w:rsidRPr="005131E7" w14:paraId="23A1A95C" w14:textId="452E4DA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4F133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Mass </w:t>
            </w: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Thefts</w:t>
            </w:r>
          </w:p>
        </w:tc>
        <w:tc>
          <w:tcPr>
            <w:tcW w:w="1500" w:type="dxa"/>
            <w:vAlign w:val="center"/>
          </w:tcPr>
          <w:p w14:paraId="65B66846" w14:textId="7B5057D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w:t>
            </w:r>
            <w:ins w:id="326"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1C667A88" w14:textId="7F7F7CB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019.42</w:t>
            </w:r>
          </w:p>
        </w:tc>
      </w:tr>
      <w:tr w:rsidR="005131E7" w:rsidRPr="005131E7" w14:paraId="4E13F8C7" w14:textId="03DB4EE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BEAE9B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Mooncoin</w:t>
            </w:r>
            <w:proofErr w:type="spellEnd"/>
            <w:r w:rsidRPr="00EB5731">
              <w:rPr>
                <w:rFonts w:ascii="Times" w:eastAsia="Times" w:hAnsi="Times" w:cs="Times"/>
                <w:color w:val="000000"/>
                <w:sz w:val="18"/>
                <w:szCs w:val="18"/>
              </w:rPr>
              <w:t xml:space="preserve"> Theft</w:t>
            </w:r>
          </w:p>
        </w:tc>
        <w:tc>
          <w:tcPr>
            <w:tcW w:w="1500" w:type="dxa"/>
            <w:vAlign w:val="center"/>
          </w:tcPr>
          <w:p w14:paraId="71348D41" w14:textId="2F3304A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w:t>
            </w:r>
            <w:ins w:id="327"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0F6E1BCE" w14:textId="58DFA16A"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r w:rsidRPr="005131E7">
              <w:rPr>
                <w:color w:val="000000"/>
                <w:sz w:val="18"/>
                <w:szCs w:val="18"/>
              </w:rPr>
              <w:t> </w:t>
            </w:r>
          </w:p>
        </w:tc>
      </w:tr>
      <w:tr w:rsidR="005131E7" w:rsidRPr="005131E7" w14:paraId="61D1EA2E" w14:textId="4A00BED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3BBD1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Kronos Hack</w:t>
            </w:r>
          </w:p>
        </w:tc>
        <w:tc>
          <w:tcPr>
            <w:tcW w:w="1500" w:type="dxa"/>
            <w:vAlign w:val="center"/>
          </w:tcPr>
          <w:p w14:paraId="3BCD29DA" w14:textId="48CB71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Unknown</w:t>
            </w:r>
          </w:p>
        </w:tc>
        <w:tc>
          <w:tcPr>
            <w:tcW w:w="1756" w:type="dxa"/>
            <w:gridSpan w:val="2"/>
            <w:tcBorders>
              <w:top w:val="nil"/>
              <w:left w:val="nil"/>
              <w:bottom w:val="nil"/>
              <w:right w:val="nil"/>
            </w:tcBorders>
            <w:shd w:val="clear" w:color="auto" w:fill="auto"/>
            <w:vAlign w:val="center"/>
          </w:tcPr>
          <w:p w14:paraId="19A54AB8" w14:textId="164036F4"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D932D34" w14:textId="18E813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D11C3D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Rain</w:t>
            </w:r>
          </w:p>
        </w:tc>
        <w:tc>
          <w:tcPr>
            <w:tcW w:w="1500" w:type="dxa"/>
            <w:vAlign w:val="center"/>
          </w:tcPr>
          <w:p w14:paraId="1DB24B5A" w14:textId="5C018B4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2011–2013</w:t>
            </w:r>
          </w:p>
        </w:tc>
        <w:tc>
          <w:tcPr>
            <w:tcW w:w="1756" w:type="dxa"/>
            <w:gridSpan w:val="2"/>
            <w:tcBorders>
              <w:top w:val="nil"/>
              <w:left w:val="nil"/>
              <w:bottom w:val="nil"/>
              <w:right w:val="nil"/>
            </w:tcBorders>
            <w:shd w:val="clear" w:color="auto" w:fill="auto"/>
            <w:vAlign w:val="center"/>
          </w:tcPr>
          <w:p w14:paraId="1A31D844" w14:textId="3888E12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748EF47" w14:textId="350E7A46"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23A07C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Trojan</w:t>
            </w:r>
          </w:p>
        </w:tc>
        <w:tc>
          <w:tcPr>
            <w:tcW w:w="1500" w:type="dxa"/>
            <w:vAlign w:val="center"/>
          </w:tcPr>
          <w:p w14:paraId="79016F6B" w14:textId="1001360D" w:rsidR="005131E7" w:rsidRPr="00EB5731" w:rsidRDefault="00974CD7" w:rsidP="005131E7">
            <w:pPr>
              <w:rPr>
                <w:rFonts w:ascii="Times" w:eastAsia="Times" w:hAnsi="Times" w:cs="Times"/>
                <w:sz w:val="18"/>
                <w:szCs w:val="18"/>
              </w:rPr>
            </w:pPr>
            <w:r w:rsidRPr="00EB5731">
              <w:rPr>
                <w:rFonts w:ascii="Times" w:eastAsia="Times" w:hAnsi="Times" w:cs="Times"/>
                <w:color w:val="000000"/>
                <w:sz w:val="18"/>
                <w:szCs w:val="18"/>
              </w:rPr>
              <w:t xml:space="preserve">Sep – </w:t>
            </w:r>
            <w:r w:rsidR="005131E7" w:rsidRPr="00EB5731">
              <w:rPr>
                <w:rFonts w:ascii="Times" w:eastAsia="Times" w:hAnsi="Times" w:cs="Times"/>
                <w:color w:val="000000"/>
                <w:sz w:val="18"/>
                <w:szCs w:val="18"/>
              </w:rPr>
              <w:t>Nov</w:t>
            </w:r>
            <w:r w:rsidRPr="00EB5731">
              <w:rPr>
                <w:rFonts w:ascii="Times,Calibri" w:eastAsia="Times,Calibri" w:hAnsi="Times,Calibri" w:cs="Times,Calibri"/>
                <w:color w:val="000000"/>
                <w:sz w:val="18"/>
                <w:szCs w:val="18"/>
              </w:rPr>
              <w:t xml:space="preserve"> </w:t>
            </w:r>
            <w:r w:rsidR="005131E7"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0775926B" w14:textId="76320C40"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457</w:t>
            </w:r>
          </w:p>
        </w:tc>
      </w:tr>
      <w:tr w:rsidR="005131E7" w:rsidRPr="005131E7" w14:paraId="5E9C436C" w14:textId="39AAE41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410410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Betcoin</w:t>
            </w:r>
            <w:proofErr w:type="spellEnd"/>
            <w:r w:rsidRPr="00EB5731">
              <w:rPr>
                <w:rFonts w:ascii="Times" w:eastAsia="Times" w:hAnsi="Times" w:cs="Times"/>
                <w:color w:val="000000"/>
                <w:sz w:val="18"/>
                <w:szCs w:val="18"/>
              </w:rPr>
              <w:t xml:space="preserve"> Theft</w:t>
            </w:r>
          </w:p>
        </w:tc>
        <w:tc>
          <w:tcPr>
            <w:tcW w:w="1500" w:type="dxa"/>
            <w:vAlign w:val="center"/>
          </w:tcPr>
          <w:p w14:paraId="620B1286" w14:textId="3099AE2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w:t>
            </w:r>
            <w:ins w:id="328"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6BFDAB7C" w14:textId="790CDB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3</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171.5</w:t>
            </w:r>
          </w:p>
        </w:tc>
      </w:tr>
      <w:tr w:rsidR="005131E7" w:rsidRPr="005131E7" w14:paraId="69023496" w14:textId="07A93578"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BD36CD0"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June 2011 Mt. Gox Incident</w:t>
            </w:r>
          </w:p>
        </w:tc>
        <w:tc>
          <w:tcPr>
            <w:tcW w:w="1500" w:type="dxa"/>
            <w:vAlign w:val="center"/>
          </w:tcPr>
          <w:p w14:paraId="31C044A7" w14:textId="0D7BF0C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w:t>
            </w:r>
            <w:ins w:id="329"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0174F23F" w14:textId="7D5B038C"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643.27</w:t>
            </w:r>
          </w:p>
        </w:tc>
      </w:tr>
      <w:tr w:rsidR="005131E7" w:rsidRPr="005131E7" w14:paraId="18B33672" w14:textId="4F7F1D5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4A8543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October 2011 Mt. Gox Loss</w:t>
            </w:r>
          </w:p>
        </w:tc>
        <w:tc>
          <w:tcPr>
            <w:tcW w:w="1500" w:type="dxa"/>
            <w:vAlign w:val="center"/>
          </w:tcPr>
          <w:p w14:paraId="667B5D7F" w14:textId="52048FD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w:t>
            </w:r>
            <w:ins w:id="330"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11</w:t>
            </w:r>
          </w:p>
        </w:tc>
        <w:tc>
          <w:tcPr>
            <w:tcW w:w="1756" w:type="dxa"/>
            <w:gridSpan w:val="2"/>
            <w:tcBorders>
              <w:top w:val="nil"/>
              <w:left w:val="nil"/>
              <w:bottom w:val="nil"/>
              <w:right w:val="nil"/>
            </w:tcBorders>
            <w:shd w:val="clear" w:color="auto" w:fill="auto"/>
            <w:vAlign w:val="center"/>
          </w:tcPr>
          <w:p w14:paraId="5A969D2D" w14:textId="27A40B78"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609.36</w:t>
            </w:r>
          </w:p>
        </w:tc>
      </w:tr>
      <w:tr w:rsidR="005131E7" w:rsidRPr="005131E7" w14:paraId="5E6C48B0" w14:textId="7725927A"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E3C67F1"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Andrew </w:t>
            </w:r>
            <w:proofErr w:type="spellStart"/>
            <w:r w:rsidRPr="00EB5731">
              <w:rPr>
                <w:rFonts w:ascii="Times" w:eastAsia="Times" w:hAnsi="Times" w:cs="Times"/>
                <w:color w:val="000000"/>
                <w:sz w:val="18"/>
                <w:szCs w:val="18"/>
              </w:rPr>
              <w:t>Nollan</w:t>
            </w:r>
            <w:proofErr w:type="spellEnd"/>
            <w:r w:rsidRPr="00EB5731">
              <w:rPr>
                <w:rFonts w:ascii="Times" w:eastAsia="Times" w:hAnsi="Times" w:cs="Times"/>
                <w:color w:val="000000"/>
                <w:sz w:val="18"/>
                <w:szCs w:val="18"/>
              </w:rPr>
              <w:t xml:space="preserve"> Scam</w:t>
            </w:r>
          </w:p>
        </w:tc>
        <w:tc>
          <w:tcPr>
            <w:tcW w:w="1500" w:type="dxa"/>
            <w:vAlign w:val="center"/>
          </w:tcPr>
          <w:p w14:paraId="2695C6F2" w14:textId="389545B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w:t>
            </w:r>
            <w:ins w:id="331"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77713778" w14:textId="5B58CCF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211.07</w:t>
            </w:r>
          </w:p>
        </w:tc>
      </w:tr>
      <w:tr w:rsidR="005131E7" w:rsidRPr="005131E7" w14:paraId="19D5C0E5" w14:textId="364122A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2D745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 LC Theft</w:t>
            </w:r>
          </w:p>
        </w:tc>
        <w:tc>
          <w:tcPr>
            <w:tcW w:w="1500" w:type="dxa"/>
            <w:vAlign w:val="center"/>
          </w:tcPr>
          <w:p w14:paraId="3C851831" w14:textId="759A7DF8"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w:t>
            </w:r>
            <w:ins w:id="332"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13</w:t>
            </w:r>
          </w:p>
        </w:tc>
        <w:tc>
          <w:tcPr>
            <w:tcW w:w="1756" w:type="dxa"/>
            <w:gridSpan w:val="2"/>
            <w:tcBorders>
              <w:top w:val="nil"/>
              <w:left w:val="nil"/>
              <w:bottom w:val="nil"/>
              <w:right w:val="nil"/>
            </w:tcBorders>
            <w:shd w:val="clear" w:color="auto" w:fill="auto"/>
            <w:vAlign w:val="center"/>
          </w:tcPr>
          <w:p w14:paraId="7BDBEE55" w14:textId="78BB04E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2</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4F6C0E83" w14:textId="43C696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855D22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Syndicate Theft</w:t>
            </w:r>
          </w:p>
        </w:tc>
        <w:tc>
          <w:tcPr>
            <w:tcW w:w="1500" w:type="dxa"/>
            <w:vAlign w:val="center"/>
          </w:tcPr>
          <w:p w14:paraId="3A29187E" w14:textId="12F520E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w:t>
            </w:r>
            <w:ins w:id="333"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34894A5A" w14:textId="39B8EDF6"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852.61</w:t>
            </w:r>
          </w:p>
        </w:tc>
      </w:tr>
      <w:tr w:rsidR="005131E7" w:rsidRPr="005131E7" w14:paraId="60190F70" w14:textId="075465B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F75AA74"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ZigGap</w:t>
            </w:r>
            <w:proofErr w:type="spellEnd"/>
          </w:p>
        </w:tc>
        <w:tc>
          <w:tcPr>
            <w:tcW w:w="1500" w:type="dxa"/>
            <w:vAlign w:val="center"/>
          </w:tcPr>
          <w:p w14:paraId="278DCC67" w14:textId="05E742D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4BCFCA04" w14:textId="068DC59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708.65</w:t>
            </w:r>
          </w:p>
        </w:tc>
      </w:tr>
      <w:tr w:rsidR="005131E7" w:rsidRPr="005131E7" w14:paraId="0051A67A" w14:textId="6D471A7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C7219B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Just Dice Incident</w:t>
            </w:r>
          </w:p>
        </w:tc>
        <w:tc>
          <w:tcPr>
            <w:tcW w:w="1500" w:type="dxa"/>
            <w:vAlign w:val="center"/>
          </w:tcPr>
          <w:p w14:paraId="6C42EBE1" w14:textId="21E5D2B4"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w:t>
            </w:r>
            <w:ins w:id="334"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13</w:t>
            </w:r>
          </w:p>
        </w:tc>
        <w:tc>
          <w:tcPr>
            <w:tcW w:w="1756" w:type="dxa"/>
            <w:gridSpan w:val="2"/>
            <w:tcBorders>
              <w:top w:val="nil"/>
              <w:left w:val="nil"/>
              <w:bottom w:val="nil"/>
              <w:right w:val="nil"/>
            </w:tcBorders>
            <w:shd w:val="clear" w:color="auto" w:fill="auto"/>
            <w:vAlign w:val="center"/>
          </w:tcPr>
          <w:p w14:paraId="5BCEC821" w14:textId="07E1254B"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300</w:t>
            </w:r>
          </w:p>
        </w:tc>
      </w:tr>
      <w:tr w:rsidR="005131E7" w:rsidRPr="005131E7" w14:paraId="702FAA97" w14:textId="420D104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76C48B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BTCGuild</w:t>
            </w:r>
            <w:proofErr w:type="spellEnd"/>
            <w:r w:rsidRPr="00EB5731">
              <w:rPr>
                <w:rFonts w:ascii="Times" w:eastAsia="Times" w:hAnsi="Times" w:cs="Times"/>
                <w:color w:val="000000"/>
                <w:sz w:val="18"/>
                <w:szCs w:val="18"/>
              </w:rPr>
              <w:t xml:space="preserve"> Incident</w:t>
            </w:r>
          </w:p>
        </w:tc>
        <w:tc>
          <w:tcPr>
            <w:tcW w:w="1500" w:type="dxa"/>
            <w:vAlign w:val="center"/>
          </w:tcPr>
          <w:p w14:paraId="087614ED" w14:textId="571F2BD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Mar-</w:t>
            </w:r>
            <w:ins w:id="335"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13</w:t>
            </w:r>
          </w:p>
        </w:tc>
        <w:tc>
          <w:tcPr>
            <w:tcW w:w="1756" w:type="dxa"/>
            <w:gridSpan w:val="2"/>
            <w:tcBorders>
              <w:top w:val="nil"/>
              <w:left w:val="nil"/>
              <w:bottom w:val="nil"/>
              <w:right w:val="nil"/>
            </w:tcBorders>
            <w:shd w:val="clear" w:color="auto" w:fill="auto"/>
            <w:vAlign w:val="center"/>
          </w:tcPr>
          <w:p w14:paraId="0A35F166" w14:textId="63606B0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254</w:t>
            </w:r>
          </w:p>
        </w:tc>
      </w:tr>
      <w:tr w:rsidR="005131E7" w:rsidRPr="005131E7" w14:paraId="5C1190FD" w14:textId="2E73A629"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B05DF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50BTC Theft</w:t>
            </w:r>
          </w:p>
        </w:tc>
        <w:tc>
          <w:tcPr>
            <w:tcW w:w="1500" w:type="dxa"/>
            <w:vAlign w:val="center"/>
          </w:tcPr>
          <w:p w14:paraId="6C03F518" w14:textId="2C678D6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w:t>
            </w:r>
            <w:ins w:id="336" w:author="Daniel Engels" w:date="2018-08-01T13:01:00Z">
              <w:r w:rsidR="00873D56">
                <w:rPr>
                  <w:rFonts w:ascii="Times" w:eastAsia="Times" w:hAnsi="Times" w:cs="Times"/>
                  <w:color w:val="000000"/>
                  <w:sz w:val="18"/>
                  <w:szCs w:val="18"/>
                </w:rPr>
                <w:t>20</w:t>
              </w:r>
            </w:ins>
            <w:r w:rsidRPr="00EB5731">
              <w:rPr>
                <w:rFonts w:ascii="Times" w:eastAsia="Times" w:hAnsi="Times" w:cs="Times"/>
                <w:color w:val="000000"/>
                <w:sz w:val="18"/>
                <w:szCs w:val="18"/>
              </w:rPr>
              <w:t>12</w:t>
            </w:r>
          </w:p>
        </w:tc>
        <w:tc>
          <w:tcPr>
            <w:tcW w:w="1756" w:type="dxa"/>
            <w:gridSpan w:val="2"/>
            <w:tcBorders>
              <w:top w:val="nil"/>
              <w:left w:val="nil"/>
              <w:bottom w:val="nil"/>
              <w:right w:val="nil"/>
            </w:tcBorders>
            <w:shd w:val="clear" w:color="auto" w:fill="auto"/>
            <w:vAlign w:val="center"/>
          </w:tcPr>
          <w:p w14:paraId="25BA3EB9" w14:textId="04F637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173.51</w:t>
            </w:r>
          </w:p>
        </w:tc>
      </w:tr>
      <w:tr w:rsidR="005131E7" w:rsidRPr="005131E7" w14:paraId="3963DEDE" w14:textId="44F90581" w:rsidTr="009F5997">
        <w:tblPrEx>
          <w:tblLook w:val="04A0" w:firstRow="1" w:lastRow="0" w:firstColumn="1" w:lastColumn="0" w:noHBand="0" w:noVBand="1"/>
        </w:tblPrEx>
        <w:trPr>
          <w:trHeight w:val="300"/>
          <w:jc w:val="center"/>
        </w:trPr>
        <w:tc>
          <w:tcPr>
            <w:tcW w:w="2820" w:type="dxa"/>
            <w:tcBorders>
              <w:top w:val="nil"/>
              <w:left w:val="nil"/>
              <w:right w:val="nil"/>
            </w:tcBorders>
            <w:shd w:val="clear" w:color="auto" w:fill="auto"/>
            <w:noWrap/>
            <w:vAlign w:val="center"/>
            <w:hideMark/>
          </w:tcPr>
          <w:p w14:paraId="28F42609"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Ubitex</w:t>
            </w:r>
            <w:proofErr w:type="spellEnd"/>
            <w:r w:rsidRPr="00EB5731">
              <w:rPr>
                <w:rFonts w:ascii="Times" w:eastAsia="Times" w:hAnsi="Times" w:cs="Times"/>
                <w:color w:val="000000"/>
                <w:sz w:val="18"/>
                <w:szCs w:val="18"/>
              </w:rPr>
              <w:t xml:space="preserve"> Scam</w:t>
            </w:r>
          </w:p>
        </w:tc>
        <w:tc>
          <w:tcPr>
            <w:tcW w:w="1500" w:type="dxa"/>
            <w:vAlign w:val="center"/>
          </w:tcPr>
          <w:p w14:paraId="0DCC5C44" w14:textId="73FC4E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w:t>
            </w:r>
          </w:p>
        </w:tc>
        <w:tc>
          <w:tcPr>
            <w:tcW w:w="1756" w:type="dxa"/>
            <w:gridSpan w:val="2"/>
            <w:tcBorders>
              <w:top w:val="nil"/>
              <w:left w:val="nil"/>
              <w:right w:val="nil"/>
            </w:tcBorders>
            <w:shd w:val="clear" w:color="auto" w:fill="auto"/>
            <w:vAlign w:val="center"/>
          </w:tcPr>
          <w:p w14:paraId="205505EC" w14:textId="74C9269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138.98</w:t>
            </w:r>
          </w:p>
        </w:tc>
      </w:tr>
      <w:tr w:rsidR="005131E7" w:rsidRPr="005131E7" w14:paraId="3E5C0FD3" w14:textId="22B4DAF3" w:rsidTr="009F5997">
        <w:tblPrEx>
          <w:tblLook w:val="04A0" w:firstRow="1" w:lastRow="0" w:firstColumn="1" w:lastColumn="0" w:noHBand="0" w:noVBand="1"/>
        </w:tblPrEx>
        <w:trPr>
          <w:trHeight w:val="300"/>
          <w:jc w:val="center"/>
        </w:trPr>
        <w:tc>
          <w:tcPr>
            <w:tcW w:w="2820" w:type="dxa"/>
            <w:tcBorders>
              <w:top w:val="nil"/>
              <w:left w:val="nil"/>
              <w:bottom w:val="single" w:sz="12" w:space="0" w:color="auto"/>
              <w:right w:val="nil"/>
            </w:tcBorders>
            <w:shd w:val="clear" w:color="auto" w:fill="auto"/>
            <w:noWrap/>
            <w:vAlign w:val="center"/>
            <w:hideMark/>
          </w:tcPr>
          <w:p w14:paraId="4769BBF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Bitscalper</w:t>
            </w:r>
            <w:proofErr w:type="spellEnd"/>
            <w:r w:rsidRPr="00EB5731">
              <w:rPr>
                <w:rFonts w:ascii="Times" w:eastAsia="Times" w:hAnsi="Times" w:cs="Times"/>
                <w:color w:val="000000"/>
                <w:sz w:val="18"/>
                <w:szCs w:val="18"/>
              </w:rPr>
              <w:t xml:space="preserve"> Scam</w:t>
            </w:r>
          </w:p>
        </w:tc>
        <w:tc>
          <w:tcPr>
            <w:tcW w:w="1500" w:type="dxa"/>
            <w:tcBorders>
              <w:bottom w:val="single" w:sz="12" w:space="0" w:color="auto"/>
            </w:tcBorders>
            <w:vAlign w:val="center"/>
          </w:tcPr>
          <w:p w14:paraId="020CD8E5" w14:textId="41E978FF"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single" w:sz="12" w:space="0" w:color="auto"/>
              <w:right w:val="nil"/>
            </w:tcBorders>
            <w:shd w:val="clear" w:color="auto" w:fill="auto"/>
            <w:vAlign w:val="center"/>
          </w:tcPr>
          <w:p w14:paraId="0F405048" w14:textId="63D9855B"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bl>
    <w:p w14:paraId="720C3DC4" w14:textId="77777777" w:rsidR="79622A60" w:rsidRPr="002205EB" w:rsidDel="00920AFC" w:rsidRDefault="79622A60" w:rsidP="002205EB">
      <w:pPr>
        <w:spacing w:line="259" w:lineRule="auto"/>
        <w:rPr>
          <w:del w:id="337" w:author="Daniel Engels" w:date="2018-08-01T13:03:00Z"/>
          <w:rFonts w:ascii="Times" w:eastAsia="Times" w:hAnsi="Times" w:cs="Times"/>
          <w:sz w:val="20"/>
          <w:szCs w:val="20"/>
          <w:lang w:eastAsia="de-DE"/>
        </w:rPr>
      </w:pPr>
    </w:p>
    <w:p w14:paraId="67489C0D" w14:textId="41A0AADE" w:rsidR="00F31999" w:rsidDel="00920AFC" w:rsidRDefault="009A2A7C" w:rsidP="002205EB">
      <w:pPr>
        <w:spacing w:line="259" w:lineRule="auto"/>
        <w:jc w:val="both"/>
        <w:rPr>
          <w:del w:id="338" w:author="Daniel Engels" w:date="2018-08-01T13:03:00Z"/>
        </w:rPr>
      </w:pPr>
      <w:del w:id="339" w:author="Daniel Engels" w:date="2018-08-01T13:03:00Z">
        <w:r w:rsidDel="00920AFC">
          <w:rPr>
            <w:rFonts w:ascii="Times" w:eastAsia="Times" w:hAnsi="Times" w:cs="Times"/>
            <w:sz w:val="20"/>
            <w:szCs w:val="20"/>
            <w:lang w:eastAsia="de-DE"/>
          </w:rPr>
          <w:delText xml:space="preserve">  </w:delText>
        </w:r>
        <w:r w:rsidR="01B12DE1" w:rsidRPr="002205EB" w:rsidDel="00920AFC">
          <w:rPr>
            <w:rFonts w:ascii="Times" w:eastAsia="Times" w:hAnsi="Times" w:cs="Times"/>
            <w:sz w:val="20"/>
            <w:szCs w:val="20"/>
            <w:lang w:eastAsia="de-DE"/>
          </w:rPr>
          <w:delText xml:space="preserve">We build a </w:delText>
        </w:r>
        <w:r w:rsidR="00D77738" w:rsidDel="00920AFC">
          <w:rPr>
            <w:rFonts w:ascii="Times" w:eastAsia="Times" w:hAnsi="Times" w:cs="Times"/>
            <w:sz w:val="20"/>
            <w:szCs w:val="20"/>
            <w:lang w:eastAsia="de-DE"/>
          </w:rPr>
          <w:delText xml:space="preserve">statistically rigorous </w:delText>
        </w:r>
        <w:r w:rsidR="01B12DE1" w:rsidRPr="002205EB" w:rsidDel="00920AFC">
          <w:rPr>
            <w:rFonts w:ascii="Times" w:eastAsia="Times" w:hAnsi="Times" w:cs="Times"/>
            <w:sz w:val="20"/>
            <w:szCs w:val="20"/>
            <w:lang w:eastAsia="de-DE"/>
          </w:rPr>
          <w:delText>mechanism which empower</w:delText>
        </w:r>
        <w:r w:rsidR="00EF1D23" w:rsidDel="00920AFC">
          <w:rPr>
            <w:rFonts w:ascii="Times" w:eastAsia="Times" w:hAnsi="Times" w:cs="Times"/>
            <w:sz w:val="20"/>
            <w:szCs w:val="20"/>
            <w:lang w:eastAsia="de-DE"/>
          </w:rPr>
          <w:delText>s</w:delText>
        </w:r>
        <w:r w:rsidR="01B12DE1" w:rsidRPr="002205EB" w:rsidDel="00920AFC">
          <w:rPr>
            <w:rFonts w:ascii="Times" w:eastAsia="Times" w:hAnsi="Times" w:cs="Times"/>
            <w:sz w:val="20"/>
            <w:szCs w:val="20"/>
            <w:lang w:eastAsia="de-DE"/>
          </w:rPr>
          <w:delText xml:space="preserve"> the cryptocurrency users with a self-guided trust. This mechanism will lay the foundation for strategic decision making of users while making transactions in a blockchain </w:delText>
        </w:r>
        <w:r w:rsidR="609BE776" w:rsidRPr="002205EB" w:rsidDel="00920AFC">
          <w:rPr>
            <w:rFonts w:ascii="Times" w:eastAsia="Times" w:hAnsi="Times" w:cs="Times"/>
            <w:sz w:val="20"/>
            <w:szCs w:val="20"/>
            <w:lang w:eastAsia="de-DE"/>
          </w:rPr>
          <w:delText>n</w:delText>
        </w:r>
        <w:r w:rsidR="01B12DE1" w:rsidRPr="002205EB" w:rsidDel="00920AFC">
          <w:rPr>
            <w:rFonts w:ascii="Times" w:eastAsia="Times" w:hAnsi="Times" w:cs="Times"/>
            <w:sz w:val="20"/>
            <w:szCs w:val="20"/>
            <w:lang w:eastAsia="de-DE"/>
          </w:rPr>
          <w:delText>etwork.</w:delText>
        </w:r>
      </w:del>
    </w:p>
    <w:p w14:paraId="053B8AA7" w14:textId="77777777" w:rsidR="009F6EE0" w:rsidRPr="009F6EE0" w:rsidRDefault="009F6EE0" w:rsidP="00920AFC">
      <w:pPr>
        <w:spacing w:line="259" w:lineRule="auto"/>
        <w:jc w:val="both"/>
        <w:pPrChange w:id="340" w:author="Daniel Engels" w:date="2018-08-01T13:03:00Z">
          <w:pPr/>
        </w:pPrChange>
      </w:pPr>
    </w:p>
    <w:p w14:paraId="2B7AE1C9" w14:textId="36CDA490" w:rsidR="645E8411" w:rsidRDefault="645E8411" w:rsidP="004013CF">
      <w:pPr>
        <w:pStyle w:val="heading10"/>
        <w:outlineLvl w:val="0"/>
      </w:pPr>
      <w:r>
        <w:t xml:space="preserve">4   </w:t>
      </w:r>
      <w:r w:rsidR="259731D2">
        <w:t>Transaction Profiling an</w:t>
      </w:r>
      <w:r w:rsidR="1F7DBD11">
        <w:t xml:space="preserve">d </w:t>
      </w:r>
      <w:r w:rsidR="007F1F84">
        <w:t xml:space="preserve">a </w:t>
      </w:r>
      <w:r w:rsidR="1F7DBD11">
        <w:t xml:space="preserve">Risk </w:t>
      </w:r>
      <w:r w:rsidR="007F1F84">
        <w:t xml:space="preserve">Scoring </w:t>
      </w:r>
      <w:r w:rsidR="1F7DBD11">
        <w:t>Approach</w:t>
      </w:r>
    </w:p>
    <w:p w14:paraId="3E9A65C7" w14:textId="48E9444B" w:rsidR="24305B71" w:rsidRPr="004013CF" w:rsidRDefault="24305B71" w:rsidP="452C587D">
      <w:pPr>
        <w:spacing w:line="259" w:lineRule="auto"/>
        <w:jc w:val="both"/>
        <w:rPr>
          <w:rFonts w:ascii="Times" w:eastAsia="Times" w:hAnsi="Times" w:cs="Times"/>
          <w:sz w:val="20"/>
          <w:szCs w:val="20"/>
          <w:lang w:eastAsia="de-DE"/>
        </w:rPr>
      </w:pPr>
      <w:commentRangeStart w:id="341"/>
      <w:r w:rsidRPr="004013CF">
        <w:rPr>
          <w:rFonts w:ascii="Times" w:eastAsia="Times" w:hAnsi="Times" w:cs="Times"/>
          <w:sz w:val="20"/>
          <w:szCs w:val="20"/>
          <w:lang w:eastAsia="de-DE"/>
        </w:rPr>
        <w:t xml:space="preserve">Risk </w:t>
      </w:r>
      <w:commentRangeEnd w:id="341"/>
      <w:r w:rsidR="00A95C64">
        <w:rPr>
          <w:rStyle w:val="CommentReference"/>
          <w:rFonts w:ascii="Times" w:eastAsia="PMingLiU" w:hAnsi="Times"/>
          <w:lang w:eastAsia="de-DE"/>
        </w:rPr>
        <w:commentReference w:id="341"/>
      </w:r>
      <w:r w:rsidRPr="004013CF">
        <w:rPr>
          <w:rFonts w:ascii="Times" w:eastAsia="Times" w:hAnsi="Times" w:cs="Times"/>
          <w:sz w:val="20"/>
          <w:szCs w:val="20"/>
          <w:lang w:eastAsia="de-DE"/>
        </w:rPr>
        <w:t>is inherent in any transaction. The potential for fraudulent motives on the part of participants</w:t>
      </w:r>
      <w:ins w:id="342" w:author="Daniel Engels" w:date="2018-08-01T13:22:00Z">
        <w:r w:rsidR="00D3476D">
          <w:rPr>
            <w:rFonts w:ascii="Times" w:eastAsia="Times" w:hAnsi="Times" w:cs="Times"/>
            <w:sz w:val="20"/>
            <w:szCs w:val="20"/>
            <w:lang w:eastAsia="de-DE"/>
          </w:rPr>
          <w:t xml:space="preserve">, or the </w:t>
        </w:r>
        <w:r w:rsidR="005F58F5">
          <w:rPr>
            <w:rFonts w:ascii="Times" w:eastAsia="Times" w:hAnsi="Times" w:cs="Times"/>
            <w:sz w:val="20"/>
            <w:szCs w:val="20"/>
            <w:lang w:eastAsia="de-DE"/>
          </w:rPr>
          <w:t xml:space="preserve">(knowing or unknowing) </w:t>
        </w:r>
        <w:r w:rsidR="00D3476D">
          <w:rPr>
            <w:rFonts w:ascii="Times" w:eastAsia="Times" w:hAnsi="Times" w:cs="Times"/>
            <w:sz w:val="20"/>
            <w:szCs w:val="20"/>
            <w:lang w:eastAsia="de-DE"/>
          </w:rPr>
          <w:t>exchange of stolen goods,</w:t>
        </w:r>
      </w:ins>
      <w:r w:rsidRPr="004013CF">
        <w:rPr>
          <w:rFonts w:ascii="Times" w:eastAsia="Times" w:hAnsi="Times" w:cs="Times"/>
          <w:sz w:val="20"/>
          <w:szCs w:val="20"/>
          <w:lang w:eastAsia="de-DE"/>
        </w:rPr>
        <w:t xml:space="preserve"> in a transaction always exists. While certain measures can be taken to reduce such risk, invariably, each party places trust in the other to do </w:t>
      </w:r>
      <w:r w:rsidR="007F1F84">
        <w:rPr>
          <w:rFonts w:ascii="Times" w:eastAsia="Times" w:hAnsi="Times" w:cs="Times"/>
          <w:sz w:val="20"/>
          <w:szCs w:val="20"/>
          <w:lang w:eastAsia="de-DE"/>
        </w:rPr>
        <w:t xml:space="preserve">good </w:t>
      </w:r>
      <w:r w:rsidRPr="004013CF">
        <w:rPr>
          <w:rFonts w:ascii="Times" w:eastAsia="Times" w:hAnsi="Times" w:cs="Times"/>
          <w:sz w:val="20"/>
          <w:szCs w:val="20"/>
          <w:lang w:eastAsia="de-DE"/>
        </w:rPr>
        <w:t xml:space="preserve">on their end of the </w:t>
      </w:r>
      <w:del w:id="343" w:author="Daniel Engels" w:date="2018-08-01T13:22:00Z">
        <w:r w:rsidRPr="004013CF" w:rsidDel="005F58F5">
          <w:rPr>
            <w:rFonts w:ascii="Times" w:eastAsia="Times" w:hAnsi="Times" w:cs="Times"/>
            <w:sz w:val="20"/>
            <w:szCs w:val="20"/>
            <w:lang w:eastAsia="de-DE"/>
          </w:rPr>
          <w:delText>deal</w:delText>
        </w:r>
      </w:del>
      <w:ins w:id="344" w:author="Daniel Engels" w:date="2018-08-01T13:22:00Z">
        <w:r w:rsidR="005F58F5">
          <w:rPr>
            <w:rFonts w:ascii="Times" w:eastAsia="Times" w:hAnsi="Times" w:cs="Times"/>
            <w:sz w:val="20"/>
            <w:szCs w:val="20"/>
            <w:lang w:eastAsia="de-DE"/>
          </w:rPr>
          <w:t>transaction</w:t>
        </w:r>
      </w:ins>
      <w:r w:rsidRPr="004013CF">
        <w:rPr>
          <w:rFonts w:ascii="Times" w:eastAsia="Times" w:hAnsi="Times" w:cs="Times"/>
          <w:sz w:val="20"/>
          <w:szCs w:val="20"/>
          <w:lang w:eastAsia="de-DE"/>
        </w:rPr>
        <w:t xml:space="preserve">. In order to mitigate </w:t>
      </w:r>
      <w:del w:id="345" w:author="Daniel Engels" w:date="2018-08-01T13:23:00Z">
        <w:r w:rsidRPr="004013CF" w:rsidDel="005F58F5">
          <w:rPr>
            <w:rFonts w:ascii="Times" w:eastAsia="Times" w:hAnsi="Times" w:cs="Times"/>
            <w:sz w:val="20"/>
            <w:szCs w:val="20"/>
            <w:lang w:eastAsia="de-DE"/>
          </w:rPr>
          <w:delText xml:space="preserve">the </w:delText>
        </w:r>
      </w:del>
      <w:ins w:id="346" w:author="Daniel Engels" w:date="2018-08-01T13:23:00Z">
        <w:r w:rsidR="005F58F5">
          <w:rPr>
            <w:rFonts w:ascii="Times" w:eastAsia="Times" w:hAnsi="Times" w:cs="Times"/>
            <w:sz w:val="20"/>
            <w:szCs w:val="20"/>
            <w:lang w:eastAsia="de-DE"/>
          </w:rPr>
          <w:t>this</w:t>
        </w:r>
        <w:r w:rsidR="005F58F5" w:rsidRPr="004013CF">
          <w:rPr>
            <w:rFonts w:ascii="Times" w:eastAsia="Times" w:hAnsi="Times" w:cs="Times"/>
            <w:sz w:val="20"/>
            <w:szCs w:val="20"/>
            <w:lang w:eastAsia="de-DE"/>
          </w:rPr>
          <w:t xml:space="preserve"> </w:t>
        </w:r>
      </w:ins>
      <w:r w:rsidRPr="004013CF">
        <w:rPr>
          <w:rFonts w:ascii="Times" w:eastAsia="Times" w:hAnsi="Times" w:cs="Times"/>
          <w:sz w:val="20"/>
          <w:szCs w:val="20"/>
          <w:lang w:eastAsia="de-DE"/>
        </w:rPr>
        <w:t>risk, we propose a two-stage solution. First, we create a blacklist of addresses</w:t>
      </w:r>
      <w:ins w:id="347" w:author="Daniel Engels" w:date="2018-08-01T13:23:00Z">
        <w:r w:rsidR="005F58F5">
          <w:rPr>
            <w:rFonts w:ascii="Times" w:eastAsia="Times" w:hAnsi="Times" w:cs="Times"/>
            <w:sz w:val="20"/>
            <w:szCs w:val="20"/>
            <w:lang w:eastAsia="de-DE"/>
          </w:rPr>
          <w:t xml:space="preserve"> and identities</w:t>
        </w:r>
      </w:ins>
      <w:r w:rsidRPr="004013CF">
        <w:rPr>
          <w:rFonts w:ascii="Times" w:eastAsia="Times" w:hAnsi="Times" w:cs="Times"/>
          <w:sz w:val="20"/>
          <w:szCs w:val="20"/>
          <w:lang w:eastAsia="de-DE"/>
        </w:rPr>
        <w:t xml:space="preserve"> that are known to be associated with one or more of the major hacks on Bitcoin exchanges. Second, we build a scoring model to </w:t>
      </w:r>
      <w:del w:id="348" w:author="Daniel Engels" w:date="2018-08-01T13:24:00Z">
        <w:r w:rsidRPr="004013CF" w:rsidDel="005F58F5">
          <w:rPr>
            <w:rFonts w:ascii="Times" w:eastAsia="Times" w:hAnsi="Times" w:cs="Times"/>
            <w:sz w:val="20"/>
            <w:szCs w:val="20"/>
            <w:lang w:eastAsia="de-DE"/>
          </w:rPr>
          <w:delText xml:space="preserve">identify </w:delText>
        </w:r>
      </w:del>
      <w:ins w:id="349" w:author="Daniel Engels" w:date="2018-08-01T13:24:00Z">
        <w:r w:rsidR="005F58F5">
          <w:rPr>
            <w:rFonts w:ascii="Times" w:eastAsia="Times" w:hAnsi="Times" w:cs="Times"/>
            <w:sz w:val="20"/>
            <w:szCs w:val="20"/>
            <w:lang w:eastAsia="de-DE"/>
          </w:rPr>
          <w:t>classify</w:t>
        </w:r>
        <w:r w:rsidR="005F58F5" w:rsidRPr="004013CF">
          <w:rPr>
            <w:rFonts w:ascii="Times" w:eastAsia="Times" w:hAnsi="Times" w:cs="Times"/>
            <w:sz w:val="20"/>
            <w:szCs w:val="20"/>
            <w:lang w:eastAsia="de-DE"/>
          </w:rPr>
          <w:t xml:space="preserve"> </w:t>
        </w:r>
      </w:ins>
      <w:del w:id="350" w:author="Daniel Engels" w:date="2018-08-01T13:23:00Z">
        <w:r w:rsidRPr="004013CF" w:rsidDel="005F58F5">
          <w:rPr>
            <w:rFonts w:ascii="Times" w:eastAsia="Times" w:hAnsi="Times" w:cs="Times"/>
            <w:sz w:val="20"/>
            <w:szCs w:val="20"/>
            <w:lang w:eastAsia="de-DE"/>
          </w:rPr>
          <w:delText xml:space="preserve">transactions </w:delText>
        </w:r>
      </w:del>
      <w:ins w:id="351" w:author="Daniel Engels" w:date="2018-08-01T13:24:00Z">
        <w:r w:rsidR="005F58F5">
          <w:rPr>
            <w:rFonts w:ascii="Times" w:eastAsia="Times" w:hAnsi="Times" w:cs="Times"/>
            <w:sz w:val="20"/>
            <w:szCs w:val="20"/>
            <w:lang w:eastAsia="de-DE"/>
          </w:rPr>
          <w:t xml:space="preserve">the risk associated with an </w:t>
        </w:r>
        <w:commentRangeStart w:id="352"/>
        <w:r w:rsidR="005F58F5">
          <w:rPr>
            <w:rFonts w:ascii="Times" w:eastAsia="Times" w:hAnsi="Times" w:cs="Times"/>
            <w:sz w:val="20"/>
            <w:szCs w:val="20"/>
            <w:lang w:eastAsia="de-DE"/>
          </w:rPr>
          <w:t>entity</w:t>
        </w:r>
        <w:commentRangeEnd w:id="352"/>
        <w:r w:rsidR="005F58F5">
          <w:rPr>
            <w:rStyle w:val="CommentReference"/>
            <w:rFonts w:ascii="Times" w:eastAsia="PMingLiU" w:hAnsi="Times"/>
            <w:lang w:eastAsia="de-DE"/>
          </w:rPr>
          <w:commentReference w:id="352"/>
        </w:r>
      </w:ins>
      <w:del w:id="353" w:author="Daniel Engels" w:date="2018-08-01T13:24:00Z">
        <w:r w:rsidR="00065A68" w:rsidDel="005F58F5">
          <w:rPr>
            <w:rFonts w:ascii="Times" w:eastAsia="Times" w:hAnsi="Times" w:cs="Times"/>
            <w:sz w:val="20"/>
            <w:szCs w:val="20"/>
            <w:lang w:eastAsia="de-DE"/>
          </w:rPr>
          <w:delText xml:space="preserve">as </w:delText>
        </w:r>
        <w:r w:rsidRPr="004013CF" w:rsidDel="005F58F5">
          <w:rPr>
            <w:rFonts w:ascii="Times" w:eastAsia="Times" w:hAnsi="Times" w:cs="Times"/>
            <w:sz w:val="20"/>
            <w:szCs w:val="20"/>
            <w:lang w:eastAsia="de-DE"/>
          </w:rPr>
          <w:delText>risky or safe</w:delText>
        </w:r>
      </w:del>
      <w:r w:rsidRPr="004013CF">
        <w:rPr>
          <w:rFonts w:ascii="Times" w:eastAsia="Times" w:hAnsi="Times" w:cs="Times"/>
          <w:sz w:val="20"/>
          <w:szCs w:val="20"/>
          <w:lang w:eastAsia="de-DE"/>
        </w:rPr>
        <w:t xml:space="preserve">. </w:t>
      </w:r>
    </w:p>
    <w:p w14:paraId="04AB8D90" w14:textId="609CBF58" w:rsidR="645E8411" w:rsidRDefault="645E8411"/>
    <w:p w14:paraId="56D0BED6" w14:textId="66CCD420" w:rsidR="645E8411" w:rsidRPr="004013CF" w:rsidRDefault="44ED8BA4">
      <w:pPr>
        <w:rPr>
          <w:rFonts w:ascii="Times" w:eastAsia="Times" w:hAnsi="Times" w:cs="Times"/>
          <w:b/>
          <w:bCs/>
          <w:sz w:val="20"/>
          <w:szCs w:val="20"/>
        </w:rPr>
      </w:pPr>
      <w:r w:rsidRPr="004013CF">
        <w:rPr>
          <w:rFonts w:ascii="Times" w:eastAsia="Times" w:hAnsi="Times" w:cs="Times"/>
          <w:b/>
          <w:bCs/>
          <w:sz w:val="20"/>
          <w:szCs w:val="20"/>
        </w:rPr>
        <w:t xml:space="preserve">4.1   </w:t>
      </w:r>
      <w:r w:rsidRPr="004013CF">
        <w:rPr>
          <w:rFonts w:ascii="Times" w:eastAsia="Times" w:hAnsi="Times" w:cs="Times"/>
          <w:b/>
          <w:bCs/>
          <w:color w:val="000000" w:themeColor="text1"/>
          <w:sz w:val="20"/>
          <w:szCs w:val="20"/>
        </w:rPr>
        <w:t xml:space="preserve">The Blacklist </w:t>
      </w:r>
    </w:p>
    <w:p w14:paraId="23E54926" w14:textId="77777777" w:rsidR="645E8411" w:rsidRDefault="645E8411"/>
    <w:p w14:paraId="3CB751DB" w14:textId="77777777" w:rsidR="00EE7BB0" w:rsidRDefault="20190B45" w:rsidP="004013CF">
      <w:pPr>
        <w:jc w:val="both"/>
        <w:rPr>
          <w:ins w:id="354" w:author="Daniel Engels" w:date="2018-08-01T13:36:00Z"/>
          <w:rFonts w:ascii="Times" w:eastAsia="Times" w:hAnsi="Times" w:cs="Times"/>
          <w:sz w:val="20"/>
          <w:szCs w:val="20"/>
          <w:lang w:eastAsia="de-DE"/>
        </w:rPr>
      </w:pPr>
      <w:r w:rsidRPr="004013CF">
        <w:rPr>
          <w:rFonts w:ascii="Times" w:eastAsia="Times" w:hAnsi="Times" w:cs="Times"/>
          <w:sz w:val="20"/>
          <w:szCs w:val="20"/>
          <w:lang w:eastAsia="de-DE"/>
        </w:rPr>
        <w:t>Blacklisting is one of the primary techniques that organizations use to protect the public from financial scams, malicious web pages</w:t>
      </w:r>
      <w:ins w:id="355" w:author="Daniel Engels" w:date="2018-08-01T13:26:00Z">
        <w:r w:rsidR="003F20CF">
          <w:rPr>
            <w:rFonts w:ascii="Times" w:eastAsia="Times" w:hAnsi="Times" w:cs="Times"/>
            <w:sz w:val="20"/>
            <w:szCs w:val="20"/>
            <w:lang w:eastAsia="de-DE"/>
          </w:rPr>
          <w:t>,</w:t>
        </w:r>
      </w:ins>
      <w:r w:rsidRPr="004013CF">
        <w:rPr>
          <w:rFonts w:ascii="Times" w:eastAsia="Times" w:hAnsi="Times" w:cs="Times"/>
          <w:sz w:val="20"/>
          <w:szCs w:val="20"/>
          <w:lang w:eastAsia="de-DE"/>
        </w:rPr>
        <w:t xml:space="preserve"> and many other mischiefs on the Internet [</w:t>
      </w:r>
      <w:r w:rsidR="00CE2374">
        <w:rPr>
          <w:rFonts w:ascii="Times" w:eastAsia="Times" w:hAnsi="Times" w:cs="Times"/>
          <w:sz w:val="20"/>
          <w:szCs w:val="20"/>
          <w:lang w:eastAsia="de-DE"/>
        </w:rPr>
        <w:t>12</w:t>
      </w:r>
      <w:r w:rsidRPr="004013CF">
        <w:rPr>
          <w:rFonts w:ascii="Times" w:eastAsia="Times" w:hAnsi="Times" w:cs="Times"/>
          <w:sz w:val="20"/>
          <w:szCs w:val="20"/>
          <w:lang w:eastAsia="de-DE"/>
        </w:rPr>
        <w:t xml:space="preserve">]. For example, </w:t>
      </w:r>
      <w:proofErr w:type="spellStart"/>
      <w:r w:rsidRPr="004013CF">
        <w:rPr>
          <w:rFonts w:ascii="Times" w:eastAsia="Times" w:hAnsi="Times" w:cs="Times"/>
          <w:sz w:val="20"/>
          <w:szCs w:val="20"/>
          <w:lang w:eastAsia="de-DE"/>
        </w:rPr>
        <w:t>SpamCop</w:t>
      </w:r>
      <w:proofErr w:type="spellEnd"/>
      <w:r w:rsidRPr="004013CF">
        <w:rPr>
          <w:rFonts w:ascii="Times" w:eastAsia="Times" w:hAnsi="Times" w:cs="Times"/>
          <w:sz w:val="20"/>
          <w:szCs w:val="20"/>
          <w:lang w:eastAsia="de-DE"/>
        </w:rPr>
        <w:t xml:space="preserve">, an email spam reporting service, uses this approach for listing the IP addresses of entities who send spam. The </w:t>
      </w:r>
      <w:proofErr w:type="spellStart"/>
      <w:r w:rsidRPr="004013CF">
        <w:rPr>
          <w:rFonts w:ascii="Times" w:eastAsia="Times" w:hAnsi="Times" w:cs="Times"/>
          <w:sz w:val="20"/>
          <w:szCs w:val="20"/>
          <w:lang w:eastAsia="de-DE"/>
        </w:rPr>
        <w:t>SafeBrowsing</w:t>
      </w:r>
      <w:proofErr w:type="spellEnd"/>
      <w:r w:rsidRPr="004013CF">
        <w:rPr>
          <w:rFonts w:ascii="Times" w:eastAsia="Times" w:hAnsi="Times" w:cs="Times"/>
          <w:sz w:val="20"/>
          <w:szCs w:val="20"/>
          <w:lang w:eastAsia="de-DE"/>
        </w:rPr>
        <w:t xml:space="preserve"> API, a Google service, uses </w:t>
      </w:r>
      <w:del w:id="356" w:author="Daniel Engels" w:date="2018-08-01T13:36:00Z">
        <w:r w:rsidRPr="004013CF" w:rsidDel="00EE7BB0">
          <w:rPr>
            <w:rFonts w:ascii="Times" w:eastAsia="Times" w:hAnsi="Times" w:cs="Times"/>
            <w:sz w:val="20"/>
            <w:szCs w:val="20"/>
            <w:lang w:eastAsia="de-DE"/>
          </w:rPr>
          <w:delText>this approach</w:delText>
        </w:r>
      </w:del>
      <w:ins w:id="357" w:author="Daniel Engels" w:date="2018-08-01T13:36:00Z">
        <w:r w:rsidR="00EE7BB0">
          <w:rPr>
            <w:rFonts w:ascii="Times" w:eastAsia="Times" w:hAnsi="Times" w:cs="Times"/>
            <w:sz w:val="20"/>
            <w:szCs w:val="20"/>
            <w:lang w:eastAsia="de-DE"/>
          </w:rPr>
          <w:t>blacklisting</w:t>
        </w:r>
      </w:ins>
      <w:r w:rsidRPr="004013CF">
        <w:rPr>
          <w:rFonts w:ascii="Times" w:eastAsia="Times" w:hAnsi="Times" w:cs="Times"/>
          <w:sz w:val="20"/>
          <w:szCs w:val="20"/>
          <w:lang w:eastAsia="de-DE"/>
        </w:rPr>
        <w:t xml:space="preserve"> for listing URLs that lead to malicious web pages. </w:t>
      </w:r>
      <w:proofErr w:type="spellStart"/>
      <w:r w:rsidRPr="004013CF">
        <w:rPr>
          <w:rFonts w:ascii="Times" w:eastAsia="Times" w:hAnsi="Times" w:cs="Times"/>
          <w:sz w:val="20"/>
          <w:szCs w:val="20"/>
          <w:lang w:eastAsia="de-DE"/>
        </w:rPr>
        <w:t>Invaluement</w:t>
      </w:r>
      <w:proofErr w:type="spellEnd"/>
      <w:r w:rsidRPr="004013CF">
        <w:rPr>
          <w:rFonts w:ascii="Times" w:eastAsia="Times" w:hAnsi="Times" w:cs="Times"/>
          <w:sz w:val="20"/>
          <w:szCs w:val="20"/>
          <w:lang w:eastAsia="de-DE"/>
        </w:rPr>
        <w:t>, an anti-spam service, employs blacklisting on IP addresses or domain names that are involved in scams</w:t>
      </w:r>
      <w:r w:rsidR="00017AB5">
        <w:rPr>
          <w:rFonts w:ascii="Times" w:eastAsia="Times" w:hAnsi="Times" w:cs="Times"/>
          <w:sz w:val="20"/>
          <w:szCs w:val="20"/>
          <w:lang w:eastAsia="de-DE"/>
        </w:rPr>
        <w:t xml:space="preserve"> [</w:t>
      </w:r>
      <w:r w:rsidR="00CE2374">
        <w:rPr>
          <w:rFonts w:ascii="Times" w:eastAsia="Times" w:hAnsi="Times" w:cs="Times"/>
          <w:sz w:val="20"/>
          <w:szCs w:val="20"/>
          <w:lang w:eastAsia="de-DE"/>
        </w:rPr>
        <w:t>12</w:t>
      </w:r>
      <w:r w:rsidR="00017AB5">
        <w:rPr>
          <w:rFonts w:ascii="Times" w:eastAsia="Times" w:hAnsi="Times" w:cs="Times"/>
          <w:sz w:val="20"/>
          <w:szCs w:val="20"/>
          <w:lang w:eastAsia="de-DE"/>
        </w:rPr>
        <w:t>]</w:t>
      </w:r>
      <w:r w:rsidRPr="004013CF">
        <w:rPr>
          <w:rFonts w:ascii="Times" w:eastAsia="Times" w:hAnsi="Times" w:cs="Times"/>
          <w:sz w:val="20"/>
          <w:szCs w:val="20"/>
          <w:lang w:eastAsia="de-DE"/>
        </w:rPr>
        <w:t>. These are just a few examples of how organizations use blacklisting.</w:t>
      </w:r>
      <w:r w:rsidR="35DE4046" w:rsidRPr="004013CF">
        <w:rPr>
          <w:rFonts w:ascii="Times" w:eastAsia="Times" w:hAnsi="Times" w:cs="Times"/>
          <w:sz w:val="20"/>
          <w:szCs w:val="20"/>
          <w:lang w:eastAsia="de-DE"/>
        </w:rPr>
        <w:t xml:space="preserve"> </w:t>
      </w:r>
    </w:p>
    <w:p w14:paraId="58EE6419" w14:textId="50969AA3" w:rsidR="645E8411" w:rsidRPr="004013CF" w:rsidRDefault="466589F1" w:rsidP="00EE7BB0">
      <w:pPr>
        <w:ind w:firstLine="270"/>
        <w:jc w:val="both"/>
        <w:rPr>
          <w:rFonts w:ascii="Times,PMingLiU" w:eastAsia="Times,PMingLiU" w:hAnsi="Times,PMingLiU" w:cs="Times,PMingLiU"/>
          <w:sz w:val="20"/>
          <w:szCs w:val="20"/>
          <w:lang w:eastAsia="de-DE"/>
        </w:rPr>
        <w:pPrChange w:id="358" w:author="Daniel Engels" w:date="2018-08-01T13:39:00Z">
          <w:pPr>
            <w:jc w:val="both"/>
          </w:pPr>
        </w:pPrChange>
      </w:pPr>
      <w:r w:rsidRPr="004013CF">
        <w:rPr>
          <w:rFonts w:ascii="Times" w:eastAsia="Times" w:hAnsi="Times" w:cs="Times"/>
          <w:sz w:val="20"/>
          <w:szCs w:val="20"/>
          <w:lang w:eastAsia="de-DE"/>
        </w:rPr>
        <w:t xml:space="preserve">In our </w:t>
      </w:r>
      <w:del w:id="359" w:author="Daniel Engels" w:date="2018-08-01T13:36:00Z">
        <w:r w:rsidRPr="004013CF" w:rsidDel="00EE7BB0">
          <w:rPr>
            <w:rFonts w:ascii="Times" w:eastAsia="Times" w:hAnsi="Times" w:cs="Times"/>
            <w:sz w:val="20"/>
            <w:szCs w:val="20"/>
            <w:lang w:eastAsia="de-DE"/>
          </w:rPr>
          <w:delText>context</w:delText>
        </w:r>
      </w:del>
      <w:ins w:id="360" w:author="Daniel Engels" w:date="2018-08-01T13:36:00Z">
        <w:r w:rsidR="00EE7BB0">
          <w:rPr>
            <w:rFonts w:ascii="Times" w:eastAsia="Times" w:hAnsi="Times" w:cs="Times"/>
            <w:sz w:val="20"/>
            <w:szCs w:val="20"/>
            <w:lang w:eastAsia="de-DE"/>
          </w:rPr>
          <w:t>approach</w:t>
        </w:r>
      </w:ins>
      <w:r w:rsidRPr="004013CF">
        <w:rPr>
          <w:rFonts w:ascii="Times" w:eastAsia="Times" w:hAnsi="Times" w:cs="Times"/>
          <w:sz w:val="20"/>
          <w:szCs w:val="20"/>
          <w:lang w:eastAsia="de-DE"/>
        </w:rPr>
        <w:t>, c</w:t>
      </w:r>
      <w:r w:rsidR="08B8268D" w:rsidRPr="004013CF">
        <w:rPr>
          <w:rFonts w:ascii="Times" w:eastAsia="Times" w:hAnsi="Times" w:cs="Times"/>
          <w:sz w:val="20"/>
          <w:szCs w:val="20"/>
          <w:lang w:eastAsia="de-DE"/>
        </w:rPr>
        <w:t xml:space="preserve">reating a blacklist is the action of grouping </w:t>
      </w:r>
      <w:commentRangeStart w:id="361"/>
      <w:r w:rsidR="08B8268D" w:rsidRPr="004013CF">
        <w:rPr>
          <w:rFonts w:ascii="Times" w:eastAsia="Times" w:hAnsi="Times" w:cs="Times"/>
          <w:sz w:val="20"/>
          <w:szCs w:val="20"/>
          <w:lang w:eastAsia="de-DE"/>
        </w:rPr>
        <w:t xml:space="preserve">entities </w:t>
      </w:r>
      <w:commentRangeEnd w:id="361"/>
      <w:r w:rsidR="00EE7BB0">
        <w:rPr>
          <w:rStyle w:val="CommentReference"/>
          <w:rFonts w:ascii="Times" w:eastAsia="PMingLiU" w:hAnsi="Times"/>
          <w:lang w:eastAsia="de-DE"/>
        </w:rPr>
        <w:commentReference w:id="361"/>
      </w:r>
      <w:r w:rsidR="08B8268D" w:rsidRPr="004013CF">
        <w:rPr>
          <w:rFonts w:ascii="Times" w:eastAsia="Times" w:hAnsi="Times" w:cs="Times"/>
          <w:sz w:val="20"/>
          <w:szCs w:val="20"/>
          <w:lang w:eastAsia="de-DE"/>
        </w:rPr>
        <w:t>with whom law-abiding citizens</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should distrust and avoid</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 xml:space="preserve">making contact. These entities should be known in order to properly educate and protect </w:t>
      </w:r>
      <w:r w:rsidR="132CC0B2" w:rsidRPr="004013CF">
        <w:rPr>
          <w:rFonts w:ascii="Times" w:eastAsia="Times" w:hAnsi="Times" w:cs="Times"/>
          <w:sz w:val="20"/>
          <w:szCs w:val="20"/>
          <w:lang w:eastAsia="de-DE"/>
        </w:rPr>
        <w:t>users</w:t>
      </w:r>
      <w:r w:rsidR="08B8268D" w:rsidRPr="004013CF">
        <w:rPr>
          <w:rFonts w:ascii="Times" w:eastAsia="Times" w:hAnsi="Times" w:cs="Times"/>
          <w:sz w:val="20"/>
          <w:szCs w:val="20"/>
          <w:lang w:eastAsia="de-DE"/>
        </w:rPr>
        <w:t xml:space="preserve">. </w:t>
      </w:r>
      <w:r w:rsidR="08B8268D" w:rsidRPr="004013CF">
        <w:rPr>
          <w:rFonts w:ascii="Times,PMingLiU" w:eastAsia="Times,PMingLiU" w:hAnsi="Times,PMingLiU" w:cs="Times,PMingLiU"/>
          <w:sz w:val="20"/>
          <w:szCs w:val="20"/>
          <w:lang w:eastAsia="de-DE"/>
        </w:rPr>
        <w:t xml:space="preserve"> </w:t>
      </w:r>
    </w:p>
    <w:p w14:paraId="72E48EC9" w14:textId="72E543B0" w:rsidR="645E8411" w:rsidRPr="004013CF" w:rsidRDefault="08B8268D" w:rsidP="004013CF">
      <w:pPr>
        <w:pStyle w:val="p1a"/>
        <w:ind w:firstLine="270"/>
        <w:rPr>
          <w:rFonts w:ascii="Times,PMingLiU" w:eastAsia="Times,PMingLiU" w:hAnsi="Times,PMingLiU" w:cs="Times,PMingLiU"/>
        </w:rPr>
      </w:pPr>
      <w:del w:id="362" w:author="Daniel Engels" w:date="2018-08-01T13:39:00Z">
        <w:r w:rsidDel="00EE7BB0">
          <w:delText xml:space="preserve">The </w:delText>
        </w:r>
      </w:del>
      <w:ins w:id="363" w:author="Daniel Engels" w:date="2018-08-01T13:39:00Z">
        <w:r w:rsidR="00EE7BB0">
          <w:t xml:space="preserve">Our </w:t>
        </w:r>
      </w:ins>
      <w:r>
        <w:t xml:space="preserve">blacklist is continuously updated with known </w:t>
      </w:r>
      <w:ins w:id="364" w:author="Daniel Engels" w:date="2018-08-01T13:40:00Z">
        <w:r w:rsidR="00EE7BB0">
          <w:t xml:space="preserve">bad actor </w:t>
        </w:r>
      </w:ins>
      <w:r>
        <w:t xml:space="preserve">entities so that </w:t>
      </w:r>
      <w:r w:rsidR="008436E7">
        <w:t>users</w:t>
      </w:r>
      <w:r>
        <w:t xml:space="preserve"> can check before </w:t>
      </w:r>
      <w:r w:rsidR="00703B74">
        <w:t xml:space="preserve">engaging in </w:t>
      </w:r>
      <w:r>
        <w:t>potentially harmful interactions</w:t>
      </w:r>
      <w:r w:rsidRPr="004013CF">
        <w:rPr>
          <w:rFonts w:ascii="Times,PMingLiU" w:eastAsia="Times,PMingLiU" w:hAnsi="Times,PMingLiU" w:cs="Times,PMingLiU"/>
        </w:rPr>
        <w:t>.</w:t>
      </w:r>
      <w:r>
        <w:t xml:space="preserve"> Once the entity is found, the </w:t>
      </w:r>
      <w:r w:rsidR="006101F2">
        <w:t>scoring mechanism</w:t>
      </w:r>
      <w:r>
        <w:t xml:space="preserve"> can generate a warning to let the user know that this entity is on the blacklist and cannot be trusted.</w:t>
      </w:r>
      <w:r w:rsidRPr="004013CF">
        <w:rPr>
          <w:rFonts w:eastAsia="Times" w:cs="Times"/>
        </w:rPr>
        <w:t xml:space="preserve"> </w:t>
      </w:r>
      <w:r>
        <w:t>As such, a blacklist provides the benefit of lookup efficiency [</w:t>
      </w:r>
      <w:r w:rsidR="00CE2374">
        <w:t>12</w:t>
      </w:r>
      <w:r>
        <w:t>]</w:t>
      </w:r>
      <w:r w:rsidRPr="004013CF">
        <w:rPr>
          <w:rFonts w:ascii="Times,PMingLiU" w:eastAsia="Times,PMingLiU" w:hAnsi="Times,PMingLiU" w:cs="Times,PMingLiU"/>
        </w:rPr>
        <w:t xml:space="preserve">. </w:t>
      </w:r>
      <w:r w:rsidR="005C229D">
        <w:rPr>
          <w:rFonts w:ascii="Times,PMingLiU" w:eastAsia="Times,PMingLiU" w:hAnsi="Times,PMingLiU" w:cs="Times,PMingLiU"/>
        </w:rPr>
        <w:t xml:space="preserve">One key limitation of </w:t>
      </w:r>
      <w:r w:rsidR="005C229D">
        <w:t>the b</w:t>
      </w:r>
      <w:r>
        <w:t xml:space="preserve">lacklist </w:t>
      </w:r>
      <w:r w:rsidR="005C229D">
        <w:t>is that</w:t>
      </w:r>
      <w:r>
        <w:t xml:space="preserve"> it operates in a reactive fashion. The list is updated only after an</w:t>
      </w:r>
      <w:r w:rsidRPr="004013CF">
        <w:rPr>
          <w:rFonts w:eastAsia="Times" w:cs="Times"/>
        </w:rPr>
        <w:t xml:space="preserve"> </w:t>
      </w:r>
      <w:r>
        <w:t>entity</w:t>
      </w:r>
      <w:r w:rsidRPr="004013CF">
        <w:rPr>
          <w:rFonts w:eastAsia="Times" w:cs="Times"/>
        </w:rPr>
        <w:t xml:space="preserve"> </w:t>
      </w:r>
      <w:r>
        <w:t>has been found to engage in illegal activity</w:t>
      </w:r>
      <w:r w:rsidRPr="004013CF">
        <w:rPr>
          <w:rFonts w:eastAsia="Times" w:cs="Times"/>
        </w:rPr>
        <w:t xml:space="preserve">. </w:t>
      </w:r>
      <w:r>
        <w:t xml:space="preserve">However, until then, other entities are vulnerable to the malicious intentions of the criminal entity. </w:t>
      </w:r>
    </w:p>
    <w:p w14:paraId="4E11AC98" w14:textId="3EA0379E" w:rsidR="645E8411" w:rsidRDefault="08B8268D" w:rsidP="004013CF">
      <w:pPr>
        <w:pStyle w:val="p1a"/>
        <w:ind w:firstLine="270"/>
      </w:pPr>
      <w:r>
        <w:t xml:space="preserve">For Bitcoin transactions, a baseline is required to determine which addresses are associated with illegal activities. Certain transactions are associated with criminal </w:t>
      </w:r>
      <w:del w:id="365" w:author="Daniel Engels" w:date="2018-08-01T13:46:00Z">
        <w:r w:rsidDel="005A3D89">
          <w:delText>actions</w:delText>
        </w:r>
      </w:del>
      <w:ins w:id="366" w:author="Daniel Engels" w:date="2018-08-01T13:46:00Z">
        <w:r w:rsidR="005A3D89">
          <w:t>activities</w:t>
        </w:r>
      </w:ins>
      <w:del w:id="367" w:author="Daniel Engels" w:date="2018-08-01T13:46:00Z">
        <w:r w:rsidDel="005A3D89">
          <w:delText xml:space="preserve">, </w:delText>
        </w:r>
      </w:del>
      <w:ins w:id="368" w:author="Daniel Engels" w:date="2018-08-01T13:46:00Z">
        <w:r w:rsidR="005A3D89">
          <w:t xml:space="preserve">; </w:t>
        </w:r>
      </w:ins>
      <w:r>
        <w:t xml:space="preserve">hence the user that made the transaction should not be trusted. Events such as the Mt. Gox hacks, May 2012 </w:t>
      </w:r>
      <w:proofErr w:type="spellStart"/>
      <w:r>
        <w:t>Bitcoinica</w:t>
      </w:r>
      <w:proofErr w:type="spellEnd"/>
      <w:r>
        <w:t xml:space="preserve"> Hack, BTC-E Hack and the </w:t>
      </w:r>
      <w:proofErr w:type="spellStart"/>
      <w:r>
        <w:t>Allinvain</w:t>
      </w:r>
      <w:proofErr w:type="spellEnd"/>
      <w:r>
        <w:t xml:space="preserve"> Theft are all instances in which certain </w:t>
      </w:r>
      <w:ins w:id="369" w:author="Daniel Engels" w:date="2018-08-01T13:46:00Z">
        <w:r w:rsidR="005A3D89">
          <w:t xml:space="preserve">IP </w:t>
        </w:r>
      </w:ins>
      <w:r>
        <w:t xml:space="preserve">addresses were used to commit illegal activities. An address associated with any of these hacks is placed on a blacklist. If a user transacts with one of the addresses on this blacklist, then that user becomes riskier for others to engage in transactions. For example, if </w:t>
      </w:r>
      <w:r w:rsidR="00E95461">
        <w:t>U</w:t>
      </w:r>
      <w:r>
        <w:t>ser A is associated with the Mt. Gox hack</w:t>
      </w:r>
      <w:r w:rsidR="0027347C">
        <w:t>s</w:t>
      </w:r>
      <w:r>
        <w:t xml:space="preserve"> and </w:t>
      </w:r>
      <w:r w:rsidR="00E95461">
        <w:t>U</w:t>
      </w:r>
      <w:r>
        <w:t xml:space="preserve">ser B transacts with </w:t>
      </w:r>
      <w:r w:rsidR="00E95461">
        <w:t>U</w:t>
      </w:r>
      <w:r>
        <w:t xml:space="preserve">ser A, then the riskiness associated with doing business with </w:t>
      </w:r>
      <w:r w:rsidR="00E95461">
        <w:t>U</w:t>
      </w:r>
      <w:r>
        <w:t xml:space="preserve">ser B increases. The blacklist makes this information publicly available. Therefore, if </w:t>
      </w:r>
      <w:r w:rsidR="00E95461">
        <w:t>U</w:t>
      </w:r>
      <w:r>
        <w:t xml:space="preserve">ser C wants to send Bitcoins to </w:t>
      </w:r>
      <w:r w:rsidR="00E95461">
        <w:t>U</w:t>
      </w:r>
      <w:r>
        <w:t xml:space="preserve">ser B, they could see that </w:t>
      </w:r>
      <w:r w:rsidR="00E95461">
        <w:t>U</w:t>
      </w:r>
      <w:r>
        <w:t xml:space="preserve">ser B has done transactions with the blacklisted </w:t>
      </w:r>
      <w:r w:rsidR="00E95461">
        <w:t>U</w:t>
      </w:r>
      <w:r>
        <w:t xml:space="preserve">ser A in the past; this may make </w:t>
      </w:r>
      <w:r w:rsidR="00E95461">
        <w:t>U</w:t>
      </w:r>
      <w:r>
        <w:t xml:space="preserve">ser C hesitate to transact with </w:t>
      </w:r>
      <w:r w:rsidR="00E95461">
        <w:t>U</w:t>
      </w:r>
      <w:r>
        <w:t xml:space="preserve">ser B. </w:t>
      </w:r>
    </w:p>
    <w:p w14:paraId="371EF758" w14:textId="7CFB7A7F" w:rsidR="645E8411" w:rsidRDefault="645E8411"/>
    <w:p w14:paraId="59DD6DDF" w14:textId="77777777" w:rsidR="004A3A5D" w:rsidRPr="004A3A5D" w:rsidRDefault="004A3A5D" w:rsidP="004A3A5D"/>
    <w:p w14:paraId="49BED880" w14:textId="7BC49B31" w:rsidR="0D04DFFD" w:rsidRPr="00B83BE8" w:rsidRDefault="0D04DFFD">
      <w:pPr>
        <w:rPr>
          <w:rFonts w:ascii="Times" w:eastAsia="Times" w:hAnsi="Times" w:cs="Times"/>
          <w:b/>
          <w:color w:val="000000" w:themeColor="text1"/>
          <w:sz w:val="20"/>
          <w:szCs w:val="20"/>
        </w:rPr>
      </w:pPr>
      <w:r w:rsidRPr="004013CF">
        <w:rPr>
          <w:rFonts w:ascii="Times" w:eastAsia="Times" w:hAnsi="Times" w:cs="Times"/>
          <w:b/>
          <w:bCs/>
          <w:sz w:val="20"/>
          <w:szCs w:val="20"/>
        </w:rPr>
        <w:t>4.</w:t>
      </w:r>
      <w:r w:rsidR="734663AE" w:rsidRPr="004013CF">
        <w:rPr>
          <w:rFonts w:ascii="Times" w:eastAsia="Times" w:hAnsi="Times" w:cs="Times"/>
          <w:b/>
          <w:bCs/>
          <w:sz w:val="20"/>
          <w:szCs w:val="20"/>
        </w:rPr>
        <w:t>2</w:t>
      </w:r>
      <w:r w:rsidRPr="004013CF">
        <w:rPr>
          <w:rFonts w:ascii="Times" w:eastAsia="Times" w:hAnsi="Times" w:cs="Times"/>
          <w:b/>
          <w:bCs/>
          <w:sz w:val="20"/>
          <w:szCs w:val="20"/>
        </w:rPr>
        <w:t xml:space="preserve">   </w:t>
      </w:r>
      <w:commentRangeStart w:id="370"/>
      <w:r w:rsidR="6204F7C8" w:rsidRPr="004013CF">
        <w:rPr>
          <w:rFonts w:ascii="Times" w:eastAsia="Times" w:hAnsi="Times" w:cs="Times"/>
          <w:b/>
          <w:bCs/>
          <w:color w:val="000000" w:themeColor="text1"/>
          <w:sz w:val="20"/>
          <w:szCs w:val="20"/>
        </w:rPr>
        <w:t xml:space="preserve">Risk </w:t>
      </w:r>
      <w:commentRangeEnd w:id="370"/>
      <w:r w:rsidR="00504FAF">
        <w:rPr>
          <w:rStyle w:val="CommentReference"/>
          <w:rFonts w:ascii="Times" w:eastAsia="PMingLiU" w:hAnsi="Times"/>
          <w:lang w:eastAsia="de-DE"/>
        </w:rPr>
        <w:commentReference w:id="370"/>
      </w:r>
      <w:r w:rsidR="6204F7C8" w:rsidRPr="004013CF">
        <w:rPr>
          <w:rFonts w:ascii="Times" w:eastAsia="Times" w:hAnsi="Times" w:cs="Times"/>
          <w:b/>
          <w:bCs/>
          <w:color w:val="000000" w:themeColor="text1"/>
          <w:sz w:val="20"/>
          <w:szCs w:val="20"/>
        </w:rPr>
        <w:t xml:space="preserve">Scoring </w:t>
      </w:r>
      <w:del w:id="371" w:author="Daniel Engels" w:date="2018-08-01T14:18:00Z">
        <w:r w:rsidR="6204F7C8" w:rsidRPr="004013CF" w:rsidDel="00504FAF">
          <w:rPr>
            <w:rFonts w:ascii="Times" w:eastAsia="Times" w:hAnsi="Times" w:cs="Times"/>
            <w:b/>
            <w:bCs/>
            <w:color w:val="000000" w:themeColor="text1"/>
            <w:sz w:val="20"/>
            <w:szCs w:val="20"/>
          </w:rPr>
          <w:delText xml:space="preserve">Approach </w:delText>
        </w:r>
      </w:del>
    </w:p>
    <w:p w14:paraId="4C93FF8B" w14:textId="77777777" w:rsidR="0D04DFFD" w:rsidRDefault="0D04DFFD"/>
    <w:p w14:paraId="6BFCFF22" w14:textId="16CE3E71" w:rsidR="00A84A3A" w:rsidRDefault="17617402" w:rsidP="00A84A3A">
      <w:pPr>
        <w:jc w:val="both"/>
        <w:rPr>
          <w:rFonts w:ascii="Times" w:eastAsia="Times" w:hAnsi="Times" w:cs="Times"/>
          <w:sz w:val="20"/>
          <w:szCs w:val="20"/>
        </w:rPr>
      </w:pPr>
      <w:r w:rsidRPr="00EB5731">
        <w:rPr>
          <w:rFonts w:ascii="Times" w:eastAsia="Times" w:hAnsi="Times" w:cs="Times"/>
          <w:sz w:val="20"/>
          <w:szCs w:val="20"/>
        </w:rPr>
        <w:t>A risk score is a means by which a user can gauge the relative potential risk for any future transaction</w:t>
      </w:r>
      <w:ins w:id="372" w:author="Daniel Engels" w:date="2018-08-01T13:51:00Z">
        <w:r w:rsidR="005A3D89">
          <w:rPr>
            <w:rFonts w:ascii="Times" w:eastAsia="Times" w:hAnsi="Times" w:cs="Times"/>
            <w:sz w:val="20"/>
            <w:szCs w:val="20"/>
          </w:rPr>
          <w:t>s</w:t>
        </w:r>
      </w:ins>
      <w:ins w:id="373" w:author="Daniel Engels" w:date="2018-08-01T13:48:00Z">
        <w:r w:rsidR="005A3D89">
          <w:rPr>
            <w:rFonts w:ascii="Times" w:eastAsia="Times" w:hAnsi="Times" w:cs="Times"/>
            <w:sz w:val="20"/>
            <w:szCs w:val="20"/>
          </w:rPr>
          <w:t xml:space="preserve"> with an entity</w:t>
        </w:r>
      </w:ins>
      <w:r w:rsidRPr="00EB5731">
        <w:rPr>
          <w:rFonts w:ascii="Times" w:eastAsia="Times" w:hAnsi="Times" w:cs="Times"/>
          <w:sz w:val="20"/>
          <w:szCs w:val="20"/>
        </w:rPr>
        <w:t xml:space="preserve">. </w:t>
      </w:r>
      <w:commentRangeStart w:id="374"/>
      <w:r w:rsidRPr="00EB5731">
        <w:rPr>
          <w:rFonts w:ascii="Times" w:eastAsia="Times" w:hAnsi="Times" w:cs="Times"/>
          <w:sz w:val="20"/>
          <w:szCs w:val="20"/>
        </w:rPr>
        <w:t xml:space="preserve">The observed transactions </w:t>
      </w:r>
      <w:commentRangeEnd w:id="374"/>
      <w:r w:rsidR="005A3D89">
        <w:rPr>
          <w:rStyle w:val="CommentReference"/>
          <w:rFonts w:ascii="Times" w:eastAsia="PMingLiU" w:hAnsi="Times"/>
          <w:lang w:eastAsia="de-DE"/>
        </w:rPr>
        <w:commentReference w:id="374"/>
      </w:r>
      <w:r w:rsidRPr="00EB5731">
        <w:rPr>
          <w:rFonts w:ascii="Times" w:eastAsia="Times" w:hAnsi="Times" w:cs="Times"/>
          <w:sz w:val="20"/>
          <w:szCs w:val="20"/>
        </w:rPr>
        <w:t xml:space="preserve">are profiled based on the known circumstances and categorized accordingly. </w:t>
      </w:r>
      <w:del w:id="375" w:author="Daniel Engels" w:date="2018-08-01T13:51:00Z">
        <w:r w:rsidR="006F14BF" w:rsidDel="005A3D89">
          <w:rPr>
            <w:rFonts w:ascii="Times" w:eastAsia="Times" w:hAnsi="Times" w:cs="Times"/>
            <w:sz w:val="20"/>
            <w:szCs w:val="20"/>
          </w:rPr>
          <w:delText>In this study, t</w:delText>
        </w:r>
      </w:del>
      <w:ins w:id="376" w:author="Daniel Engels" w:date="2018-08-01T13:51:00Z">
        <w:r w:rsidR="005A3D89">
          <w:rPr>
            <w:rFonts w:ascii="Times" w:eastAsia="Times" w:hAnsi="Times" w:cs="Times"/>
            <w:sz w:val="20"/>
            <w:szCs w:val="20"/>
          </w:rPr>
          <w:t>T</w:t>
        </w:r>
      </w:ins>
      <w:r w:rsidR="006063AE">
        <w:rPr>
          <w:rFonts w:ascii="Times" w:eastAsia="Times" w:hAnsi="Times" w:cs="Times"/>
          <w:sz w:val="20"/>
          <w:szCs w:val="20"/>
        </w:rPr>
        <w:t>r</w:t>
      </w:r>
      <w:r w:rsidR="00B376C0">
        <w:rPr>
          <w:rFonts w:ascii="Times" w:eastAsia="Times" w:hAnsi="Times" w:cs="Times"/>
          <w:sz w:val="20"/>
          <w:szCs w:val="20"/>
        </w:rPr>
        <w:t xml:space="preserve">ansactions are categorized </w:t>
      </w:r>
      <w:ins w:id="377" w:author="Daniel Engels" w:date="2018-08-01T13:52:00Z">
        <w:r w:rsidR="005A3D89">
          <w:rPr>
            <w:rFonts w:ascii="Times" w:eastAsia="Times" w:hAnsi="Times" w:cs="Times"/>
            <w:sz w:val="20"/>
            <w:szCs w:val="20"/>
          </w:rPr>
          <w:t xml:space="preserve">as </w:t>
        </w:r>
      </w:ins>
      <w:del w:id="378" w:author="Daniel Engels" w:date="2018-08-01T13:52:00Z">
        <w:r w:rsidR="00B376C0" w:rsidDel="005A3D89">
          <w:rPr>
            <w:rFonts w:ascii="Times" w:eastAsia="Times" w:hAnsi="Times" w:cs="Times"/>
            <w:sz w:val="20"/>
            <w:szCs w:val="20"/>
          </w:rPr>
          <w:delText>two ways</w:delText>
        </w:r>
        <w:r w:rsidR="007A7029" w:rsidDel="005A3D89">
          <w:rPr>
            <w:rFonts w:ascii="Times" w:eastAsia="Times" w:hAnsi="Times" w:cs="Times"/>
            <w:sz w:val="20"/>
            <w:szCs w:val="20"/>
          </w:rPr>
          <w:delText>:</w:delText>
        </w:r>
        <w:r w:rsidR="00B376C0" w:rsidDel="005A3D89">
          <w:rPr>
            <w:rFonts w:ascii="Times" w:eastAsia="Times" w:hAnsi="Times" w:cs="Times"/>
            <w:sz w:val="20"/>
            <w:szCs w:val="20"/>
          </w:rPr>
          <w:delText xml:space="preserve"> a </w:delText>
        </w:r>
      </w:del>
      <w:ins w:id="379" w:author="Daniel Engels" w:date="2018-08-01T13:52:00Z">
        <w:r w:rsidR="005A3D89">
          <w:rPr>
            <w:rFonts w:ascii="Times" w:eastAsia="Times" w:hAnsi="Times" w:cs="Times"/>
            <w:sz w:val="20"/>
            <w:szCs w:val="20"/>
          </w:rPr>
          <w:t xml:space="preserve">either a </w:t>
        </w:r>
      </w:ins>
      <w:r w:rsidR="00B376C0">
        <w:rPr>
          <w:rFonts w:ascii="Times" w:eastAsia="Times" w:hAnsi="Times" w:cs="Times"/>
          <w:sz w:val="20"/>
          <w:szCs w:val="20"/>
        </w:rPr>
        <w:t xml:space="preserve">hack or a non-hack. A hack is </w:t>
      </w:r>
      <w:r w:rsidR="009E1B13">
        <w:rPr>
          <w:rFonts w:ascii="Times" w:eastAsia="Times" w:hAnsi="Times" w:cs="Times"/>
          <w:sz w:val="20"/>
          <w:szCs w:val="20"/>
        </w:rPr>
        <w:t xml:space="preserve">a </w:t>
      </w:r>
      <w:r w:rsidR="00B376C0">
        <w:rPr>
          <w:rFonts w:ascii="Times" w:eastAsia="Times" w:hAnsi="Times" w:cs="Times"/>
          <w:sz w:val="20"/>
          <w:szCs w:val="20"/>
        </w:rPr>
        <w:t>transactio</w:t>
      </w:r>
      <w:r w:rsidR="009E1B13">
        <w:rPr>
          <w:rFonts w:ascii="Times" w:eastAsia="Times" w:hAnsi="Times" w:cs="Times"/>
          <w:sz w:val="20"/>
          <w:szCs w:val="20"/>
        </w:rPr>
        <w:t>n that ha</w:t>
      </w:r>
      <w:r w:rsidR="00B376C0">
        <w:rPr>
          <w:rFonts w:ascii="Times" w:eastAsia="Times" w:hAnsi="Times" w:cs="Times"/>
          <w:sz w:val="20"/>
          <w:szCs w:val="20"/>
        </w:rPr>
        <w:t>s been involved with any type</w:t>
      </w:r>
      <w:r w:rsidRPr="00EB5731">
        <w:rPr>
          <w:rFonts w:ascii="Times" w:eastAsia="Times" w:hAnsi="Times" w:cs="Times"/>
          <w:sz w:val="20"/>
          <w:szCs w:val="20"/>
        </w:rPr>
        <w:t xml:space="preserve"> of </w:t>
      </w:r>
      <w:r w:rsidR="00B376C0">
        <w:rPr>
          <w:rFonts w:ascii="Times" w:eastAsia="Times" w:hAnsi="Times" w:cs="Times"/>
          <w:sz w:val="20"/>
          <w:szCs w:val="20"/>
        </w:rPr>
        <w:t xml:space="preserve">scam, </w:t>
      </w:r>
      <w:r w:rsidR="002E44A4">
        <w:rPr>
          <w:rFonts w:ascii="Times" w:eastAsia="Times" w:hAnsi="Times" w:cs="Times"/>
          <w:sz w:val="20"/>
          <w:szCs w:val="20"/>
        </w:rPr>
        <w:t>theft</w:t>
      </w:r>
      <w:ins w:id="380" w:author="Daniel Engels" w:date="2018-08-01T13:52:00Z">
        <w:r w:rsidR="005A3D89">
          <w:rPr>
            <w:rFonts w:ascii="Times" w:eastAsia="Times" w:hAnsi="Times" w:cs="Times"/>
            <w:sz w:val="20"/>
            <w:szCs w:val="20"/>
          </w:rPr>
          <w:t>,</w:t>
        </w:r>
      </w:ins>
      <w:r w:rsidR="00421FD9">
        <w:rPr>
          <w:rFonts w:ascii="Times" w:eastAsia="Times" w:hAnsi="Times" w:cs="Times"/>
          <w:sz w:val="20"/>
          <w:szCs w:val="20"/>
        </w:rPr>
        <w:t xml:space="preserve"> </w:t>
      </w:r>
      <w:r w:rsidR="002E44A4">
        <w:rPr>
          <w:rFonts w:ascii="Times" w:eastAsia="Times" w:hAnsi="Times" w:cs="Times"/>
          <w:sz w:val="20"/>
          <w:szCs w:val="20"/>
        </w:rPr>
        <w:t>or heist</w:t>
      </w:r>
      <w:r w:rsidR="009E1B13">
        <w:rPr>
          <w:rFonts w:ascii="Times" w:eastAsia="Times" w:hAnsi="Times" w:cs="Times"/>
          <w:sz w:val="20"/>
          <w:szCs w:val="20"/>
        </w:rPr>
        <w:t>.</w:t>
      </w:r>
      <w:r w:rsidR="00F90484">
        <w:rPr>
          <w:rFonts w:ascii="Times" w:eastAsia="Times" w:hAnsi="Times" w:cs="Times"/>
          <w:sz w:val="20"/>
          <w:szCs w:val="20"/>
        </w:rPr>
        <w:t xml:space="preserve"> </w:t>
      </w:r>
      <w:commentRangeStart w:id="381"/>
      <w:r w:rsidR="006B2680">
        <w:rPr>
          <w:rFonts w:ascii="Times" w:eastAsia="Times" w:hAnsi="Times" w:cs="Times"/>
          <w:sz w:val="20"/>
          <w:szCs w:val="20"/>
        </w:rPr>
        <w:t xml:space="preserve">The </w:t>
      </w:r>
      <w:ins w:id="382" w:author="Daniel Engels" w:date="2018-08-01T13:51:00Z">
        <w:r w:rsidR="005A3D89">
          <w:rPr>
            <w:rFonts w:ascii="Times" w:eastAsia="Times" w:hAnsi="Times" w:cs="Times"/>
            <w:sz w:val="20"/>
            <w:szCs w:val="20"/>
          </w:rPr>
          <w:t xml:space="preserve">IP </w:t>
        </w:r>
      </w:ins>
      <w:r w:rsidR="006C2F7D">
        <w:rPr>
          <w:rFonts w:ascii="Times" w:eastAsia="Times" w:hAnsi="Times" w:cs="Times"/>
          <w:sz w:val="20"/>
          <w:szCs w:val="20"/>
        </w:rPr>
        <w:t>address</w:t>
      </w:r>
      <w:ins w:id="383" w:author="Daniel Engels" w:date="2018-08-01T13:51:00Z">
        <w:r w:rsidR="005A3D89">
          <w:rPr>
            <w:rFonts w:ascii="Times" w:eastAsia="Times" w:hAnsi="Times" w:cs="Times"/>
            <w:sz w:val="20"/>
            <w:szCs w:val="20"/>
          </w:rPr>
          <w:t>es</w:t>
        </w:r>
      </w:ins>
      <w:del w:id="384" w:author="Daniel Engels" w:date="2018-08-01T13:51:00Z">
        <w:r w:rsidR="006C2F7D" w:rsidDel="005A3D89">
          <w:rPr>
            <w:rFonts w:ascii="Times" w:eastAsia="Times" w:hAnsi="Times" w:cs="Times"/>
            <w:sz w:val="20"/>
            <w:szCs w:val="20"/>
          </w:rPr>
          <w:delText xml:space="preserve"> ID’s</w:delText>
        </w:r>
      </w:del>
      <w:r w:rsidR="006C2F7D">
        <w:rPr>
          <w:rFonts w:ascii="Times" w:eastAsia="Times" w:hAnsi="Times" w:cs="Times"/>
          <w:sz w:val="20"/>
          <w:szCs w:val="20"/>
        </w:rPr>
        <w:t xml:space="preserve"> that are categorized as </w:t>
      </w:r>
      <w:commentRangeEnd w:id="381"/>
      <w:r w:rsidR="00E81810">
        <w:rPr>
          <w:rStyle w:val="CommentReference"/>
          <w:rFonts w:ascii="Times" w:eastAsia="PMingLiU" w:hAnsi="Times"/>
          <w:lang w:eastAsia="de-DE"/>
        </w:rPr>
        <w:commentReference w:id="381"/>
      </w:r>
      <w:r w:rsidR="006C2F7D">
        <w:rPr>
          <w:rFonts w:ascii="Times" w:eastAsia="Times" w:hAnsi="Times" w:cs="Times"/>
          <w:sz w:val="20"/>
          <w:szCs w:val="20"/>
        </w:rPr>
        <w:t xml:space="preserve">a hack come from the </w:t>
      </w:r>
      <w:r w:rsidR="0098015C">
        <w:rPr>
          <w:rFonts w:ascii="Times" w:eastAsia="Times" w:hAnsi="Times" w:cs="Times"/>
          <w:sz w:val="20"/>
          <w:szCs w:val="20"/>
        </w:rPr>
        <w:t>b</w:t>
      </w:r>
      <w:r w:rsidR="006C2F7D">
        <w:rPr>
          <w:rFonts w:ascii="Times" w:eastAsia="Times" w:hAnsi="Times" w:cs="Times"/>
          <w:sz w:val="20"/>
          <w:szCs w:val="20"/>
        </w:rPr>
        <w:t xml:space="preserve">lacklist. </w:t>
      </w:r>
      <w:r w:rsidR="00F90484">
        <w:rPr>
          <w:rFonts w:ascii="Times" w:eastAsia="Times" w:hAnsi="Times" w:cs="Times"/>
          <w:sz w:val="20"/>
          <w:szCs w:val="20"/>
        </w:rPr>
        <w:t xml:space="preserve">The non-hack instances </w:t>
      </w:r>
      <w:r w:rsidR="0098015C">
        <w:rPr>
          <w:rFonts w:ascii="Times" w:eastAsia="Times" w:hAnsi="Times" w:cs="Times"/>
          <w:sz w:val="20"/>
          <w:szCs w:val="20"/>
        </w:rPr>
        <w:t xml:space="preserve">are </w:t>
      </w:r>
      <w:r w:rsidR="00F90484">
        <w:rPr>
          <w:rFonts w:ascii="Times" w:eastAsia="Times" w:hAnsi="Times" w:cs="Times"/>
          <w:sz w:val="20"/>
          <w:szCs w:val="20"/>
        </w:rPr>
        <w:t xml:space="preserve">labeled as 0 </w:t>
      </w:r>
      <w:r w:rsidR="0000626D">
        <w:rPr>
          <w:rFonts w:ascii="Times" w:eastAsia="Times" w:hAnsi="Times" w:cs="Times"/>
          <w:sz w:val="20"/>
          <w:szCs w:val="20"/>
        </w:rPr>
        <w:t>and the hack instanc</w:t>
      </w:r>
      <w:r w:rsidR="00FB2810">
        <w:rPr>
          <w:rFonts w:ascii="Times" w:eastAsia="Times" w:hAnsi="Times" w:cs="Times"/>
          <w:sz w:val="20"/>
          <w:szCs w:val="20"/>
        </w:rPr>
        <w:t xml:space="preserve">es </w:t>
      </w:r>
      <w:r w:rsidR="0098015C">
        <w:rPr>
          <w:rFonts w:ascii="Times" w:eastAsia="Times" w:hAnsi="Times" w:cs="Times"/>
          <w:sz w:val="20"/>
          <w:szCs w:val="20"/>
        </w:rPr>
        <w:t xml:space="preserve">are </w:t>
      </w:r>
      <w:r w:rsidR="00FB2810">
        <w:rPr>
          <w:rFonts w:ascii="Times" w:eastAsia="Times" w:hAnsi="Times" w:cs="Times"/>
          <w:sz w:val="20"/>
          <w:szCs w:val="20"/>
        </w:rPr>
        <w:t>labeled as 1.</w:t>
      </w:r>
    </w:p>
    <w:p w14:paraId="525DC12C" w14:textId="6A72B126" w:rsidR="00026A7E" w:rsidRDefault="00A84A3A" w:rsidP="00EB5731">
      <w:pPr>
        <w:jc w:val="both"/>
        <w:rPr>
          <w:rFonts w:ascii="Times" w:eastAsia="Times" w:hAnsi="Times" w:cs="Times"/>
          <w:sz w:val="20"/>
          <w:szCs w:val="20"/>
        </w:rPr>
      </w:pPr>
      <w:r w:rsidRPr="002205EB">
        <w:rPr>
          <w:rFonts w:ascii="Times" w:eastAsia="Times" w:hAnsi="Times" w:cs="Times"/>
        </w:rPr>
        <w:lastRenderedPageBreak/>
        <w:t xml:space="preserve">  </w:t>
      </w:r>
      <w:r w:rsidR="001F69C2">
        <w:rPr>
          <w:rFonts w:ascii="Times" w:eastAsia="Times" w:hAnsi="Times" w:cs="Times"/>
          <w:sz w:val="20"/>
          <w:szCs w:val="20"/>
        </w:rPr>
        <w:t>Every address ID</w:t>
      </w:r>
      <w:ins w:id="385" w:author="Daniel Engels" w:date="2018-08-01T14:04:00Z">
        <w:r w:rsidR="00E81810">
          <w:rPr>
            <w:rFonts w:ascii="Times" w:eastAsia="Times" w:hAnsi="Times" w:cs="Times"/>
            <w:sz w:val="20"/>
            <w:szCs w:val="20"/>
          </w:rPr>
          <w:t xml:space="preserve"> CLARIFY “ADDRESS ID” ACCORDING TO MY COMMENT ABOVE</w:t>
        </w:r>
      </w:ins>
      <w:r w:rsidR="001F69C2">
        <w:rPr>
          <w:rFonts w:ascii="Times" w:eastAsia="Times" w:hAnsi="Times" w:cs="Times"/>
          <w:sz w:val="20"/>
          <w:szCs w:val="20"/>
        </w:rPr>
        <w:t xml:space="preserve"> has </w:t>
      </w:r>
      <w:r w:rsidR="00CB5B8D">
        <w:rPr>
          <w:rFonts w:ascii="Times" w:eastAsia="Times" w:hAnsi="Times" w:cs="Times"/>
          <w:sz w:val="20"/>
          <w:szCs w:val="20"/>
        </w:rPr>
        <w:t>numerous</w:t>
      </w:r>
      <w:r w:rsidR="17617402" w:rsidRPr="00EB5731">
        <w:rPr>
          <w:rFonts w:ascii="Times" w:eastAsia="Times" w:hAnsi="Times" w:cs="Times"/>
          <w:sz w:val="20"/>
          <w:szCs w:val="20"/>
        </w:rPr>
        <w:t xml:space="preserve"> transactions </w:t>
      </w:r>
      <w:r w:rsidR="001F69C2">
        <w:rPr>
          <w:rFonts w:ascii="Times" w:eastAsia="Times" w:hAnsi="Times" w:cs="Times"/>
          <w:sz w:val="20"/>
          <w:szCs w:val="20"/>
        </w:rPr>
        <w:t>associated with it. Each transaction</w:t>
      </w:r>
      <w:r w:rsidR="00D8634F">
        <w:rPr>
          <w:rFonts w:ascii="Times" w:eastAsia="Times" w:hAnsi="Times" w:cs="Times"/>
          <w:sz w:val="20"/>
          <w:szCs w:val="20"/>
        </w:rPr>
        <w:t>, for every address ID, is</w:t>
      </w:r>
      <w:r w:rsidR="00B3736F">
        <w:rPr>
          <w:rFonts w:ascii="Times" w:eastAsia="Times" w:hAnsi="Times" w:cs="Times"/>
          <w:sz w:val="20"/>
          <w:szCs w:val="20"/>
        </w:rPr>
        <w:t xml:space="preserve"> </w:t>
      </w:r>
      <w:r w:rsidR="00D8634F">
        <w:rPr>
          <w:rFonts w:ascii="Times" w:eastAsia="Times" w:hAnsi="Times" w:cs="Times"/>
          <w:sz w:val="20"/>
          <w:szCs w:val="20"/>
        </w:rPr>
        <w:t>classified</w:t>
      </w:r>
      <w:r w:rsidR="00B3736F">
        <w:rPr>
          <w:rFonts w:ascii="Times" w:eastAsia="Times" w:hAnsi="Times" w:cs="Times"/>
          <w:sz w:val="20"/>
          <w:szCs w:val="20"/>
        </w:rPr>
        <w:t xml:space="preserve"> into </w:t>
      </w:r>
      <w:r w:rsidR="00D8634F">
        <w:rPr>
          <w:rFonts w:ascii="Times" w:eastAsia="Times" w:hAnsi="Times" w:cs="Times"/>
          <w:sz w:val="20"/>
          <w:szCs w:val="20"/>
        </w:rPr>
        <w:t xml:space="preserve">a hack or </w:t>
      </w:r>
      <w:r w:rsidR="005D56EE">
        <w:rPr>
          <w:rFonts w:ascii="Times" w:eastAsia="Times" w:hAnsi="Times" w:cs="Times"/>
          <w:sz w:val="20"/>
          <w:szCs w:val="20"/>
        </w:rPr>
        <w:t xml:space="preserve">a </w:t>
      </w:r>
      <w:r w:rsidR="00D8634F">
        <w:rPr>
          <w:rFonts w:ascii="Times" w:eastAsia="Times" w:hAnsi="Times" w:cs="Times"/>
          <w:sz w:val="20"/>
          <w:szCs w:val="20"/>
        </w:rPr>
        <w:t>non-hack.</w:t>
      </w:r>
      <w:r w:rsidR="17617402" w:rsidRPr="00EB5731">
        <w:rPr>
          <w:rFonts w:ascii="Times" w:eastAsia="Times" w:hAnsi="Times" w:cs="Times"/>
          <w:sz w:val="20"/>
          <w:szCs w:val="20"/>
        </w:rPr>
        <w:t xml:space="preserve"> A risk score is then developed and assigned against every address ID. The risk score, a number between 0 and 1, is defined as</w:t>
      </w:r>
      <w:r w:rsidR="00D515F3">
        <w:rPr>
          <w:rFonts w:ascii="Times" w:eastAsia="Times" w:hAnsi="Times" w:cs="Times"/>
          <w:sz w:val="20"/>
          <w:szCs w:val="20"/>
        </w:rPr>
        <w:t>:</w:t>
      </w:r>
      <w:r w:rsidR="17617402" w:rsidRPr="00EB5731">
        <w:rPr>
          <w:rFonts w:ascii="Times" w:eastAsia="Times" w:hAnsi="Times" w:cs="Times"/>
          <w:sz w:val="20"/>
          <w:szCs w:val="20"/>
        </w:rPr>
        <w:t xml:space="preserve"> </w:t>
      </w:r>
    </w:p>
    <w:p w14:paraId="2F3AFE92" w14:textId="11213543" w:rsidR="00026A7E" w:rsidRDefault="00026A7E" w:rsidP="00EB5731">
      <w:pPr>
        <w:jc w:val="both"/>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26A7E" w:rsidRPr="00D56C90" w14:paraId="65DE7E56" w14:textId="77777777" w:rsidTr="00D406B3">
        <w:trPr>
          <w:trHeight w:val="576"/>
        </w:trPr>
        <w:tc>
          <w:tcPr>
            <w:tcW w:w="6449" w:type="dxa"/>
          </w:tcPr>
          <w:p w14:paraId="38471B7A" w14:textId="54C712B2" w:rsidR="00026A7E" w:rsidRPr="00D56C90" w:rsidRDefault="00D406B3" w:rsidP="00D406B3">
            <w:pPr>
              <w:pStyle w:val="equation"/>
              <w:tabs>
                <w:tab w:val="clear" w:pos="6237"/>
              </w:tabs>
              <w:ind w:left="0" w:firstLine="0"/>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 xml:space="preserve">  ,</m:t>
                </m:r>
              </m:oMath>
            </m:oMathPara>
          </w:p>
        </w:tc>
        <w:tc>
          <w:tcPr>
            <w:tcW w:w="608" w:type="dxa"/>
          </w:tcPr>
          <w:p w14:paraId="1AF5E1A7" w14:textId="77777777" w:rsidR="00026A7E" w:rsidRPr="00D56C90" w:rsidRDefault="00026A7E" w:rsidP="00D406B3">
            <w:pPr>
              <w:pStyle w:val="equation"/>
              <w:tabs>
                <w:tab w:val="clear" w:pos="6237"/>
              </w:tabs>
              <w:ind w:left="0" w:firstLine="0"/>
              <w:jc w:val="right"/>
            </w:pPr>
            <w:r w:rsidRPr="00D56C90">
              <w:t>(</w:t>
            </w:r>
            <w:r w:rsidRPr="007414B7">
              <w:rPr>
                <w:b/>
              </w:rPr>
              <w:t>1</w:t>
            </w:r>
            <w:r w:rsidRPr="00D56C90">
              <w:t>)</w:t>
            </w:r>
          </w:p>
        </w:tc>
      </w:tr>
    </w:tbl>
    <w:p w14:paraId="5125EC5B" w14:textId="67573288" w:rsidR="00026A7E" w:rsidRDefault="00026A7E" w:rsidP="00EB5731">
      <w:pPr>
        <w:jc w:val="both"/>
        <w:rPr>
          <w:rFonts w:ascii="Times" w:eastAsia="Times" w:hAnsi="Times" w:cs="Times"/>
          <w:sz w:val="20"/>
          <w:szCs w:val="20"/>
        </w:rPr>
      </w:pPr>
    </w:p>
    <w:p w14:paraId="4CB10E86" w14:textId="77777777" w:rsidR="008B6017" w:rsidRDefault="004C1C68" w:rsidP="00EB5731">
      <w:pPr>
        <w:jc w:val="both"/>
        <w:rPr>
          <w:rFonts w:ascii="Times" w:eastAsia="Times" w:hAnsi="Times" w:cs="Times"/>
          <w:sz w:val="20"/>
          <w:szCs w:val="20"/>
        </w:rPr>
      </w:pPr>
      <w:r>
        <w:rPr>
          <w:rFonts w:ascii="Times" w:eastAsia="Times" w:hAnsi="Times" w:cs="Times"/>
          <w:sz w:val="20"/>
          <w:szCs w:val="20"/>
        </w:rPr>
        <w:t xml:space="preserve">where </w:t>
      </w:r>
      <w:r w:rsidR="002016F7" w:rsidRPr="009E6728">
        <w:rPr>
          <w:rFonts w:ascii="Times" w:eastAsia="Times" w:hAnsi="Times" w:cs="Times"/>
          <w:i/>
          <w:sz w:val="20"/>
          <w:szCs w:val="20"/>
        </w:rPr>
        <w:t>t</w:t>
      </w:r>
      <w:r w:rsidR="002016F7">
        <w:rPr>
          <w:rFonts w:ascii="Times" w:eastAsia="Times" w:hAnsi="Times" w:cs="Times"/>
          <w:sz w:val="20"/>
          <w:szCs w:val="20"/>
        </w:rPr>
        <w:t xml:space="preserve"> represents</w:t>
      </w:r>
      <w:r w:rsidR="17617402" w:rsidRPr="00EB5731">
        <w:rPr>
          <w:rFonts w:ascii="Times" w:eastAsia="Times" w:hAnsi="Times" w:cs="Times"/>
          <w:sz w:val="20"/>
          <w:szCs w:val="20"/>
        </w:rPr>
        <w:t xml:space="preserve"> the </w:t>
      </w:r>
      <w:r w:rsidR="002016F7">
        <w:rPr>
          <w:rFonts w:ascii="Times" w:eastAsia="Times" w:hAnsi="Times" w:cs="Times"/>
          <w:sz w:val="20"/>
          <w:szCs w:val="20"/>
        </w:rPr>
        <w:t xml:space="preserve">total </w:t>
      </w:r>
      <w:r w:rsidR="17617402" w:rsidRPr="00EB5731">
        <w:rPr>
          <w:rFonts w:ascii="Times" w:eastAsia="Times" w:hAnsi="Times" w:cs="Times"/>
          <w:sz w:val="20"/>
          <w:szCs w:val="20"/>
        </w:rPr>
        <w:t xml:space="preserve">number of transactions </w:t>
      </w:r>
      <w:r w:rsidR="00926806">
        <w:rPr>
          <w:rFonts w:ascii="Times" w:eastAsia="Times" w:hAnsi="Times" w:cs="Times"/>
          <w:sz w:val="20"/>
          <w:szCs w:val="20"/>
        </w:rPr>
        <w:t>per address ID</w:t>
      </w:r>
      <w:r w:rsidR="002016F7">
        <w:rPr>
          <w:rFonts w:ascii="Times" w:eastAsia="Times" w:hAnsi="Times" w:cs="Times"/>
          <w:sz w:val="20"/>
          <w:szCs w:val="20"/>
        </w:rPr>
        <w:t xml:space="preserve"> and </w:t>
      </w:r>
      <w:r w:rsidR="001F183C" w:rsidRPr="009E6728">
        <w:rPr>
          <w:rFonts w:ascii="Times" w:eastAsia="Times" w:hAnsi="Times" w:cs="Times"/>
          <w:i/>
          <w:sz w:val="20"/>
          <w:szCs w:val="20"/>
        </w:rPr>
        <w:t>h</w:t>
      </w:r>
      <w:r w:rsidR="002016F7">
        <w:rPr>
          <w:rFonts w:ascii="Times" w:eastAsia="Times" w:hAnsi="Times" w:cs="Times"/>
          <w:sz w:val="20"/>
          <w:szCs w:val="20"/>
        </w:rPr>
        <w:t xml:space="preserve"> </w:t>
      </w:r>
      <w:r w:rsidR="00CD0DC2">
        <w:rPr>
          <w:rFonts w:ascii="Times" w:eastAsia="Times" w:hAnsi="Times" w:cs="Times"/>
          <w:sz w:val="20"/>
          <w:szCs w:val="20"/>
        </w:rPr>
        <w:t>represents the</w:t>
      </w:r>
      <w:r w:rsidR="17617402" w:rsidRPr="00EB5731">
        <w:rPr>
          <w:rFonts w:ascii="Times" w:eastAsia="Times" w:hAnsi="Times" w:cs="Times"/>
          <w:sz w:val="20"/>
          <w:szCs w:val="20"/>
        </w:rPr>
        <w:t xml:space="preserve"> total number of transactions</w:t>
      </w:r>
      <w:r w:rsidR="00483616">
        <w:rPr>
          <w:rFonts w:ascii="Times" w:eastAsia="Times" w:hAnsi="Times" w:cs="Times"/>
          <w:sz w:val="20"/>
          <w:szCs w:val="20"/>
        </w:rPr>
        <w:t xml:space="preserve"> classified as a hack</w:t>
      </w:r>
      <w:r w:rsidR="00926806">
        <w:rPr>
          <w:rFonts w:ascii="Times" w:eastAsia="Times" w:hAnsi="Times" w:cs="Times"/>
          <w:sz w:val="20"/>
          <w:szCs w:val="20"/>
        </w:rPr>
        <w:t xml:space="preserve"> per address ID</w:t>
      </w:r>
      <w:r w:rsidR="00483616">
        <w:rPr>
          <w:rFonts w:ascii="Times" w:eastAsia="Times" w:hAnsi="Times" w:cs="Times"/>
          <w:sz w:val="20"/>
          <w:szCs w:val="20"/>
        </w:rPr>
        <w:t>.</w:t>
      </w:r>
      <w:r w:rsidR="00564F13">
        <w:rPr>
          <w:rFonts w:ascii="Times" w:eastAsia="Times" w:hAnsi="Times" w:cs="Times"/>
          <w:sz w:val="20"/>
          <w:szCs w:val="20"/>
        </w:rPr>
        <w:t xml:space="preserve"> </w:t>
      </w:r>
    </w:p>
    <w:p w14:paraId="399127BC" w14:textId="23F17E85" w:rsidR="17617402" w:rsidRPr="00FB2810" w:rsidRDefault="00CF181D" w:rsidP="00EB5731">
      <w:pPr>
        <w:jc w:val="both"/>
        <w:rPr>
          <w:rFonts w:ascii="Times" w:eastAsia="Times" w:hAnsi="Times" w:cs="Times"/>
          <w:sz w:val="20"/>
          <w:szCs w:val="20"/>
        </w:rPr>
      </w:pPr>
      <w:r w:rsidRPr="002205EB">
        <w:rPr>
          <w:rFonts w:ascii="Times" w:eastAsia="Times" w:hAnsi="Times" w:cs="Times"/>
        </w:rPr>
        <w:t xml:space="preserve">  </w:t>
      </w:r>
      <w:r w:rsidR="00F04E98">
        <w:rPr>
          <w:rFonts w:ascii="Times" w:eastAsia="Times" w:hAnsi="Times" w:cs="Times"/>
          <w:sz w:val="20"/>
          <w:szCs w:val="20"/>
        </w:rPr>
        <w:t>Addresses</w:t>
      </w:r>
      <w:r w:rsidR="17617402" w:rsidRPr="00EB5731">
        <w:rPr>
          <w:rFonts w:ascii="Times" w:eastAsia="Times" w:hAnsi="Times" w:cs="Times"/>
          <w:sz w:val="20"/>
          <w:szCs w:val="20"/>
        </w:rPr>
        <w:t xml:space="preserve"> with higher scores are to </w:t>
      </w:r>
      <w:r w:rsidR="00093984">
        <w:rPr>
          <w:rFonts w:ascii="Times" w:eastAsia="Times" w:hAnsi="Times" w:cs="Times"/>
          <w:sz w:val="20"/>
          <w:szCs w:val="20"/>
        </w:rPr>
        <w:t xml:space="preserve">be </w:t>
      </w:r>
      <w:r w:rsidR="17617402" w:rsidRPr="00EB5731">
        <w:rPr>
          <w:rFonts w:ascii="Times" w:eastAsia="Times" w:hAnsi="Times" w:cs="Times"/>
          <w:sz w:val="20"/>
          <w:szCs w:val="20"/>
        </w:rPr>
        <w:t>avoid</w:t>
      </w:r>
      <w:r w:rsidR="00093984">
        <w:rPr>
          <w:rFonts w:ascii="Times" w:eastAsia="Times" w:hAnsi="Times" w:cs="Times"/>
          <w:sz w:val="20"/>
          <w:szCs w:val="20"/>
        </w:rPr>
        <w:t>ed</w:t>
      </w:r>
      <w:r w:rsidR="039BC65F" w:rsidRPr="00EB5731">
        <w:rPr>
          <w:rFonts w:ascii="Times" w:eastAsia="Times" w:hAnsi="Times" w:cs="Times"/>
          <w:sz w:val="20"/>
          <w:szCs w:val="20"/>
        </w:rPr>
        <w:t xml:space="preserve"> because </w:t>
      </w:r>
      <w:r w:rsidR="15380FA6" w:rsidRPr="00EB5731">
        <w:rPr>
          <w:rFonts w:ascii="Times" w:eastAsia="Times" w:hAnsi="Times" w:cs="Times"/>
          <w:sz w:val="20"/>
          <w:szCs w:val="20"/>
        </w:rPr>
        <w:t xml:space="preserve">of their </w:t>
      </w:r>
      <w:r w:rsidR="789C55AA" w:rsidRPr="00EB5731">
        <w:rPr>
          <w:rFonts w:ascii="Times" w:eastAsia="Times" w:hAnsi="Times" w:cs="Times"/>
          <w:sz w:val="20"/>
          <w:szCs w:val="20"/>
        </w:rPr>
        <w:t xml:space="preserve">higher engagement </w:t>
      </w:r>
      <w:r w:rsidR="0A88D137" w:rsidRPr="00EB5731">
        <w:rPr>
          <w:rFonts w:ascii="Times" w:eastAsia="Times" w:hAnsi="Times" w:cs="Times"/>
          <w:sz w:val="20"/>
          <w:szCs w:val="20"/>
        </w:rPr>
        <w:t xml:space="preserve">in </w:t>
      </w:r>
      <w:r w:rsidR="15A6F8F0" w:rsidRPr="00EB5731">
        <w:rPr>
          <w:rFonts w:ascii="Times" w:eastAsia="Times" w:hAnsi="Times" w:cs="Times"/>
          <w:sz w:val="20"/>
          <w:szCs w:val="20"/>
        </w:rPr>
        <w:t xml:space="preserve">suspicious </w:t>
      </w:r>
      <w:r w:rsidR="42B68DA5" w:rsidRPr="00EB5731">
        <w:rPr>
          <w:rFonts w:ascii="Times" w:eastAsia="Times" w:hAnsi="Times" w:cs="Times"/>
          <w:sz w:val="20"/>
          <w:szCs w:val="20"/>
        </w:rPr>
        <w:t>cryptocurrency dealings</w:t>
      </w:r>
      <w:r w:rsidR="17617402" w:rsidRPr="00EB5731">
        <w:rPr>
          <w:rFonts w:ascii="Times" w:eastAsia="Times" w:hAnsi="Times" w:cs="Times"/>
          <w:sz w:val="20"/>
          <w:szCs w:val="20"/>
        </w:rPr>
        <w:t xml:space="preserve">. </w:t>
      </w:r>
      <w:r w:rsidR="00693223">
        <w:rPr>
          <w:rFonts w:ascii="Times" w:eastAsia="Times" w:hAnsi="Times" w:cs="Times"/>
          <w:sz w:val="20"/>
          <w:szCs w:val="20"/>
        </w:rPr>
        <w:t>Addresses with l</w:t>
      </w:r>
      <w:r w:rsidR="005E0EC5">
        <w:rPr>
          <w:rFonts w:ascii="Times" w:eastAsia="Times" w:hAnsi="Times" w:cs="Times"/>
          <w:sz w:val="20"/>
          <w:szCs w:val="20"/>
        </w:rPr>
        <w:t xml:space="preserve">ower scores </w:t>
      </w:r>
      <w:r w:rsidR="00D9418D">
        <w:rPr>
          <w:rFonts w:ascii="Times" w:eastAsia="Times" w:hAnsi="Times" w:cs="Times"/>
          <w:sz w:val="20"/>
          <w:szCs w:val="20"/>
        </w:rPr>
        <w:t xml:space="preserve">are considered to be </w:t>
      </w:r>
      <w:r w:rsidR="005E0EC5">
        <w:rPr>
          <w:rFonts w:ascii="Times" w:eastAsia="Times" w:hAnsi="Times" w:cs="Times"/>
          <w:sz w:val="20"/>
          <w:szCs w:val="20"/>
        </w:rPr>
        <w:t xml:space="preserve">less risky </w:t>
      </w:r>
      <w:r w:rsidR="00D9418D">
        <w:rPr>
          <w:rFonts w:ascii="Times" w:eastAsia="Times" w:hAnsi="Times" w:cs="Times"/>
          <w:sz w:val="20"/>
          <w:szCs w:val="20"/>
        </w:rPr>
        <w:t xml:space="preserve">with </w:t>
      </w:r>
      <w:r w:rsidR="00AF1947">
        <w:rPr>
          <w:rFonts w:ascii="Times" w:eastAsia="Times" w:hAnsi="Times" w:cs="Times"/>
          <w:sz w:val="20"/>
          <w:szCs w:val="20"/>
        </w:rPr>
        <w:t>which to make transactions</w:t>
      </w:r>
      <w:r w:rsidR="007516C2">
        <w:rPr>
          <w:rFonts w:ascii="Times" w:eastAsia="Times" w:hAnsi="Times" w:cs="Times"/>
          <w:sz w:val="20"/>
          <w:szCs w:val="20"/>
        </w:rPr>
        <w:t xml:space="preserve">. </w:t>
      </w:r>
      <w:commentRangeStart w:id="386"/>
      <w:r w:rsidR="001A7742">
        <w:rPr>
          <w:rFonts w:ascii="Times" w:eastAsia="Times" w:hAnsi="Times" w:cs="Times"/>
          <w:sz w:val="20"/>
          <w:szCs w:val="20"/>
        </w:rPr>
        <w:t xml:space="preserve">If a </w:t>
      </w:r>
      <w:r w:rsidR="00C84FE7">
        <w:rPr>
          <w:rFonts w:ascii="Times" w:eastAsia="Times" w:hAnsi="Times" w:cs="Times"/>
          <w:sz w:val="20"/>
          <w:szCs w:val="20"/>
        </w:rPr>
        <w:t xml:space="preserve">risk </w:t>
      </w:r>
      <w:r w:rsidR="001A7742">
        <w:rPr>
          <w:rFonts w:ascii="Times" w:eastAsia="Times" w:hAnsi="Times" w:cs="Times"/>
          <w:sz w:val="20"/>
          <w:szCs w:val="20"/>
        </w:rPr>
        <w:t xml:space="preserve">score is 0, </w:t>
      </w:r>
      <w:commentRangeEnd w:id="386"/>
      <w:r w:rsidR="005247A5">
        <w:rPr>
          <w:rStyle w:val="CommentReference"/>
          <w:rFonts w:ascii="Times" w:eastAsia="PMingLiU" w:hAnsi="Times"/>
          <w:lang w:eastAsia="de-DE"/>
        </w:rPr>
        <w:commentReference w:id="386"/>
      </w:r>
      <w:r w:rsidR="001A7742">
        <w:rPr>
          <w:rFonts w:ascii="Times" w:eastAsia="Times" w:hAnsi="Times" w:cs="Times"/>
          <w:sz w:val="20"/>
          <w:szCs w:val="20"/>
        </w:rPr>
        <w:t xml:space="preserve">then this particular address ID has </w:t>
      </w:r>
      <w:r w:rsidR="00DD56F9">
        <w:rPr>
          <w:rFonts w:ascii="Times" w:eastAsia="Times" w:hAnsi="Times" w:cs="Times"/>
          <w:sz w:val="20"/>
          <w:szCs w:val="20"/>
        </w:rPr>
        <w:t>n</w:t>
      </w:r>
      <w:r w:rsidR="001A7742">
        <w:rPr>
          <w:rFonts w:ascii="Times" w:eastAsia="Times" w:hAnsi="Times" w:cs="Times"/>
          <w:sz w:val="20"/>
          <w:szCs w:val="20"/>
        </w:rPr>
        <w:t>ever</w:t>
      </w:r>
      <w:r w:rsidR="0037707C">
        <w:rPr>
          <w:rFonts w:ascii="Times" w:eastAsia="Times" w:hAnsi="Times" w:cs="Times"/>
          <w:sz w:val="20"/>
          <w:szCs w:val="20"/>
        </w:rPr>
        <w:t xml:space="preserve"> been </w:t>
      </w:r>
      <w:r w:rsidR="00800D7F">
        <w:rPr>
          <w:rFonts w:ascii="Times" w:eastAsia="Times" w:hAnsi="Times" w:cs="Times"/>
          <w:sz w:val="20"/>
          <w:szCs w:val="20"/>
        </w:rPr>
        <w:t>associated with any type of malicious activiti</w:t>
      </w:r>
      <w:r w:rsidR="00E14ADD">
        <w:rPr>
          <w:rFonts w:ascii="Times" w:eastAsia="Times" w:hAnsi="Times" w:cs="Times"/>
          <w:sz w:val="20"/>
          <w:szCs w:val="20"/>
        </w:rPr>
        <w:t xml:space="preserve">es. </w:t>
      </w:r>
      <w:r w:rsidR="17617402" w:rsidRPr="00EB5731">
        <w:rPr>
          <w:rFonts w:ascii="Times" w:eastAsia="Times" w:hAnsi="Times" w:cs="Times"/>
          <w:sz w:val="20"/>
          <w:szCs w:val="20"/>
        </w:rPr>
        <w:t>A pictorial explanation of our risk scoring mechanism is displayed in Figure 4.1</w:t>
      </w:r>
      <w:r w:rsidR="00F452FA">
        <w:rPr>
          <w:rFonts w:ascii="Times" w:eastAsia="Times" w:hAnsi="Times" w:cs="Times"/>
          <w:sz w:val="20"/>
          <w:szCs w:val="20"/>
        </w:rPr>
        <w:t>.</w:t>
      </w:r>
      <w:r w:rsidR="17617402" w:rsidRPr="00EB5731">
        <w:rPr>
          <w:rFonts w:ascii="Times" w:eastAsia="Times" w:hAnsi="Times" w:cs="Times"/>
          <w:sz w:val="20"/>
          <w:szCs w:val="20"/>
        </w:rPr>
        <w:t xml:space="preserve"> </w:t>
      </w:r>
      <w:r w:rsidR="00D6125E">
        <w:rPr>
          <w:rFonts w:ascii="Times" w:eastAsia="Times" w:hAnsi="Times" w:cs="Times"/>
          <w:sz w:val="20"/>
          <w:szCs w:val="20"/>
        </w:rPr>
        <w:t>In this instance</w:t>
      </w:r>
      <w:r w:rsidR="00F452FA">
        <w:rPr>
          <w:rFonts w:ascii="Times" w:eastAsia="Times" w:hAnsi="Times" w:cs="Times"/>
          <w:sz w:val="20"/>
          <w:szCs w:val="20"/>
        </w:rPr>
        <w:t>, we can</w:t>
      </w:r>
      <w:r w:rsidR="17617402" w:rsidRPr="00EB5731">
        <w:rPr>
          <w:rFonts w:ascii="Times" w:eastAsia="Times" w:hAnsi="Times" w:cs="Times"/>
          <w:sz w:val="20"/>
          <w:szCs w:val="20"/>
        </w:rPr>
        <w:t xml:space="preserve"> clearly </w:t>
      </w:r>
      <w:r w:rsidR="00F452FA">
        <w:rPr>
          <w:rFonts w:ascii="Times" w:eastAsia="Times" w:hAnsi="Times" w:cs="Times"/>
          <w:sz w:val="20"/>
          <w:szCs w:val="20"/>
        </w:rPr>
        <w:t>see</w:t>
      </w:r>
      <w:r w:rsidR="17617402" w:rsidRPr="00EB5731">
        <w:rPr>
          <w:rFonts w:ascii="Times" w:eastAsia="Times" w:hAnsi="Times" w:cs="Times"/>
          <w:sz w:val="20"/>
          <w:szCs w:val="20"/>
        </w:rPr>
        <w:t xml:space="preserve"> Bob and Alice are safer entities </w:t>
      </w:r>
      <w:r w:rsidR="00A24A16">
        <w:rPr>
          <w:rFonts w:ascii="Times" w:eastAsia="Times" w:hAnsi="Times" w:cs="Times"/>
          <w:sz w:val="20"/>
          <w:szCs w:val="20"/>
        </w:rPr>
        <w:t>to</w:t>
      </w:r>
      <w:r w:rsidR="17617402" w:rsidRPr="00EB5731">
        <w:rPr>
          <w:rFonts w:ascii="Times" w:eastAsia="Times" w:hAnsi="Times" w:cs="Times"/>
          <w:sz w:val="20"/>
          <w:szCs w:val="20"/>
        </w:rPr>
        <w:t xml:space="preserve"> transac</w:t>
      </w:r>
      <w:r w:rsidR="00A24A16">
        <w:rPr>
          <w:rFonts w:ascii="Times" w:eastAsia="Times" w:hAnsi="Times" w:cs="Times"/>
          <w:sz w:val="20"/>
          <w:szCs w:val="20"/>
        </w:rPr>
        <w:t>t with</w:t>
      </w:r>
      <w:r w:rsidR="17617402" w:rsidRPr="00EB5731">
        <w:rPr>
          <w:rFonts w:ascii="Times" w:eastAsia="Times" w:hAnsi="Times" w:cs="Times"/>
          <w:sz w:val="20"/>
          <w:szCs w:val="20"/>
        </w:rPr>
        <w:t xml:space="preserve"> than Trudy.</w:t>
      </w:r>
    </w:p>
    <w:p w14:paraId="4B57F456" w14:textId="74453EBA" w:rsidR="3004D76E" w:rsidRPr="004013CF" w:rsidRDefault="3004D76E" w:rsidP="004013CF">
      <w:pPr>
        <w:jc w:val="both"/>
        <w:rPr>
          <w:rFonts w:ascii="Times,Times New Roman,PMingLiU" w:eastAsia="Times,Times New Roman,PMingLiU" w:hAnsi="Times,Times New Roman,PMingLiU" w:cs="Times,Times New Roman,PMingLiU"/>
          <w:sz w:val="20"/>
          <w:szCs w:val="20"/>
          <w:lang w:eastAsia="de-DE"/>
        </w:rPr>
      </w:pPr>
    </w:p>
    <w:p w14:paraId="21812461" w14:textId="251E48B8" w:rsidR="004E190E" w:rsidRDefault="00765732" w:rsidP="004A7F3F">
      <w:pPr>
        <w:jc w:val="center"/>
        <w:rPr>
          <w:rFonts w:ascii="Times,PMingLiU" w:eastAsia="Times,PMingLiU" w:hAnsi="Times,PMingLiU" w:cs="Times,PMingLiU"/>
          <w:sz w:val="20"/>
          <w:szCs w:val="20"/>
          <w:lang w:eastAsia="de-DE"/>
        </w:rPr>
      </w:pPr>
      <w:r>
        <w:rPr>
          <w:rFonts w:ascii="Times" w:eastAsia="PMingLiU" w:hAnsi="Times"/>
          <w:noProof/>
          <w:sz w:val="16"/>
          <w:szCs w:val="16"/>
          <w:lang w:eastAsia="de-DE"/>
        </w:rPr>
        <w:drawing>
          <wp:inline distT="0" distB="0" distL="0" distR="0" wp14:anchorId="15D86F26" wp14:editId="10D29D54">
            <wp:extent cx="4392295" cy="2697480"/>
            <wp:effectExtent l="19050" t="19050" r="273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6 at 8.42.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295" cy="2697480"/>
                    </a:xfrm>
                    <a:prstGeom prst="rect">
                      <a:avLst/>
                    </a:prstGeom>
                    <a:ln>
                      <a:solidFill>
                        <a:schemeClr val="tx1"/>
                      </a:solidFill>
                    </a:ln>
                  </pic:spPr>
                </pic:pic>
              </a:graphicData>
            </a:graphic>
          </wp:inline>
        </w:drawing>
      </w:r>
    </w:p>
    <w:p w14:paraId="5F361153" w14:textId="77777777" w:rsidR="002C1241" w:rsidRDefault="002C1241" w:rsidP="00765732">
      <w:pPr>
        <w:rPr>
          <w:rFonts w:ascii="Times" w:eastAsia="Times" w:hAnsi="Times" w:cs="Times"/>
          <w:b/>
          <w:bCs/>
          <w:sz w:val="18"/>
          <w:szCs w:val="18"/>
        </w:rPr>
      </w:pPr>
    </w:p>
    <w:p w14:paraId="75A7AC2D" w14:textId="681ADF9C" w:rsidR="0D04DFFD" w:rsidRDefault="727A1151" w:rsidP="00D0794D">
      <w:pPr>
        <w:jc w:val="center"/>
        <w:rPr>
          <w:rFonts w:ascii="Times" w:eastAsia="Times" w:hAnsi="Times" w:cs="Times"/>
          <w:sz w:val="18"/>
          <w:szCs w:val="18"/>
        </w:rPr>
      </w:pPr>
      <w:r w:rsidRPr="004013CF">
        <w:rPr>
          <w:rFonts w:ascii="Times" w:eastAsia="Times" w:hAnsi="Times" w:cs="Times"/>
          <w:b/>
          <w:bCs/>
          <w:sz w:val="18"/>
          <w:szCs w:val="18"/>
        </w:rPr>
        <w:t>Figure 4.1.</w:t>
      </w:r>
      <w:r w:rsidRPr="004013CF">
        <w:rPr>
          <w:rFonts w:ascii="Times" w:eastAsia="Times" w:hAnsi="Times" w:cs="Times"/>
          <w:color w:val="000000" w:themeColor="text1"/>
        </w:rPr>
        <w:t xml:space="preserve"> </w:t>
      </w:r>
      <w:r w:rsidRPr="004013CF">
        <w:rPr>
          <w:rFonts w:ascii="Times" w:eastAsia="Times" w:hAnsi="Times" w:cs="Times"/>
          <w:color w:val="000000" w:themeColor="text1"/>
          <w:sz w:val="18"/>
          <w:szCs w:val="18"/>
        </w:rPr>
        <w:t xml:space="preserve">Risk scoring </w:t>
      </w:r>
      <w:r w:rsidRPr="004013CF">
        <w:rPr>
          <w:rFonts w:ascii="Times" w:eastAsia="Times" w:hAnsi="Times" w:cs="Times"/>
          <w:sz w:val="18"/>
          <w:szCs w:val="18"/>
        </w:rPr>
        <w:t>examples</w:t>
      </w:r>
    </w:p>
    <w:p w14:paraId="439579E6" w14:textId="303EA159" w:rsidR="00CA1BEF" w:rsidRDefault="00CA1BEF" w:rsidP="00B23703">
      <w:pPr>
        <w:rPr>
          <w:rFonts w:ascii="Times" w:eastAsia="Times" w:hAnsi="Times" w:cs="Times"/>
          <w:sz w:val="18"/>
          <w:szCs w:val="18"/>
        </w:rPr>
      </w:pPr>
    </w:p>
    <w:p w14:paraId="3858D971" w14:textId="7545F16A" w:rsidR="00B23703" w:rsidRDefault="00B23703" w:rsidP="00B23703">
      <w:pPr>
        <w:rPr>
          <w:rFonts w:ascii="Times" w:eastAsia="Times" w:hAnsi="Times" w:cs="Times"/>
          <w:sz w:val="20"/>
          <w:szCs w:val="20"/>
        </w:rPr>
      </w:pPr>
      <w:r w:rsidRPr="002205EB">
        <w:rPr>
          <w:rFonts w:ascii="Times" w:eastAsia="Times" w:hAnsi="Times" w:cs="Times"/>
        </w:rPr>
        <w:t xml:space="preserve">  </w:t>
      </w:r>
      <w:r>
        <w:rPr>
          <w:rFonts w:ascii="Times" w:eastAsia="Times" w:hAnsi="Times" w:cs="Times"/>
          <w:sz w:val="20"/>
          <w:szCs w:val="20"/>
        </w:rPr>
        <w:t xml:space="preserve">In addition to the risk scoring metric, </w:t>
      </w:r>
      <w:r w:rsidR="00AE160D">
        <w:rPr>
          <w:rFonts w:ascii="Times" w:eastAsia="Times" w:hAnsi="Times" w:cs="Times"/>
          <w:sz w:val="20"/>
          <w:szCs w:val="20"/>
        </w:rPr>
        <w:t xml:space="preserve">we introduce a flagging criterion </w:t>
      </w:r>
      <w:r w:rsidR="00F83379">
        <w:rPr>
          <w:rFonts w:ascii="Times" w:eastAsia="Times" w:hAnsi="Times" w:cs="Times"/>
          <w:sz w:val="20"/>
          <w:szCs w:val="20"/>
        </w:rPr>
        <w:t xml:space="preserve">for all the unique address ID’s to indicate </w:t>
      </w:r>
      <w:r w:rsidR="00736AB1">
        <w:rPr>
          <w:rFonts w:ascii="Times" w:eastAsia="Times" w:hAnsi="Times" w:cs="Times"/>
          <w:sz w:val="20"/>
          <w:szCs w:val="20"/>
        </w:rPr>
        <w:t>their risk level</w:t>
      </w:r>
      <w:r>
        <w:rPr>
          <w:rFonts w:ascii="Times" w:eastAsia="Times" w:hAnsi="Times" w:cs="Times"/>
          <w:sz w:val="20"/>
          <w:szCs w:val="20"/>
        </w:rPr>
        <w:t xml:space="preserve">. Figure 4.2 displays the different </w:t>
      </w:r>
      <w:r w:rsidR="00643805">
        <w:rPr>
          <w:rFonts w:ascii="Times" w:eastAsia="Times" w:hAnsi="Times" w:cs="Times"/>
          <w:sz w:val="20"/>
          <w:szCs w:val="20"/>
        </w:rPr>
        <w:t xml:space="preserve">risk </w:t>
      </w:r>
      <w:r>
        <w:rPr>
          <w:rFonts w:ascii="Times" w:eastAsia="Times" w:hAnsi="Times" w:cs="Times"/>
          <w:sz w:val="20"/>
          <w:szCs w:val="20"/>
        </w:rPr>
        <w:t>levels</w:t>
      </w:r>
      <w:r w:rsidR="00986494">
        <w:rPr>
          <w:rFonts w:ascii="Times" w:eastAsia="Times" w:hAnsi="Times" w:cs="Times"/>
          <w:sz w:val="20"/>
          <w:szCs w:val="20"/>
        </w:rPr>
        <w:t xml:space="preserve">: </w:t>
      </w:r>
      <w:r w:rsidR="00F6052F">
        <w:rPr>
          <w:rFonts w:ascii="Times" w:eastAsia="Times" w:hAnsi="Times" w:cs="Times"/>
          <w:sz w:val="20"/>
          <w:szCs w:val="20"/>
        </w:rPr>
        <w:t>green</w:t>
      </w:r>
      <w:r w:rsidR="007D1D90">
        <w:rPr>
          <w:rFonts w:ascii="Times" w:eastAsia="Times" w:hAnsi="Times" w:cs="Times"/>
          <w:sz w:val="20"/>
          <w:szCs w:val="20"/>
        </w:rPr>
        <w:t xml:space="preserve"> (low)</w:t>
      </w:r>
      <w:r w:rsidR="00F6052F">
        <w:rPr>
          <w:rFonts w:ascii="Times" w:eastAsia="Times" w:hAnsi="Times" w:cs="Times"/>
          <w:sz w:val="20"/>
          <w:szCs w:val="20"/>
        </w:rPr>
        <w:t>, yellow</w:t>
      </w:r>
      <w:r w:rsidR="007D1D90">
        <w:rPr>
          <w:rFonts w:ascii="Times" w:eastAsia="Times" w:hAnsi="Times" w:cs="Times"/>
          <w:sz w:val="20"/>
          <w:szCs w:val="20"/>
        </w:rPr>
        <w:t xml:space="preserve"> (medium)</w:t>
      </w:r>
      <w:r w:rsidR="00986494">
        <w:rPr>
          <w:rFonts w:ascii="Times" w:eastAsia="Times" w:hAnsi="Times" w:cs="Times"/>
          <w:sz w:val="20"/>
          <w:szCs w:val="20"/>
        </w:rPr>
        <w:t xml:space="preserve"> and </w:t>
      </w:r>
      <w:r w:rsidR="00F6052F">
        <w:rPr>
          <w:rFonts w:ascii="Times" w:eastAsia="Times" w:hAnsi="Times" w:cs="Times"/>
          <w:sz w:val="20"/>
          <w:szCs w:val="20"/>
        </w:rPr>
        <w:t>red</w:t>
      </w:r>
      <w:r w:rsidR="007D1D90">
        <w:rPr>
          <w:rFonts w:ascii="Times" w:eastAsia="Times" w:hAnsi="Times" w:cs="Times"/>
          <w:sz w:val="20"/>
          <w:szCs w:val="20"/>
        </w:rPr>
        <w:t xml:space="preserve"> (high)</w:t>
      </w:r>
      <w:r w:rsidR="00F6052F">
        <w:rPr>
          <w:rFonts w:ascii="Times" w:eastAsia="Times" w:hAnsi="Times" w:cs="Times"/>
          <w:sz w:val="20"/>
          <w:szCs w:val="20"/>
        </w:rPr>
        <w:t>.</w:t>
      </w:r>
      <w:r w:rsidR="00436CCC">
        <w:rPr>
          <w:rFonts w:ascii="Times" w:eastAsia="Times" w:hAnsi="Times" w:cs="Times"/>
          <w:sz w:val="20"/>
          <w:szCs w:val="20"/>
        </w:rPr>
        <w:t xml:space="preserve"> </w:t>
      </w:r>
    </w:p>
    <w:p w14:paraId="1D4649E6" w14:textId="5852DDD6" w:rsidR="00B23703" w:rsidRDefault="008634A7" w:rsidP="009F4744">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7E15431D" wp14:editId="59433570">
            <wp:extent cx="3138854" cy="3875352"/>
            <wp:effectExtent l="19050" t="19050" r="234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6 at 8.42.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8014" cy="3886662"/>
                    </a:xfrm>
                    <a:prstGeom prst="rect">
                      <a:avLst/>
                    </a:prstGeom>
                    <a:ln>
                      <a:solidFill>
                        <a:schemeClr val="tx1"/>
                      </a:solidFill>
                    </a:ln>
                  </pic:spPr>
                </pic:pic>
              </a:graphicData>
            </a:graphic>
          </wp:inline>
        </w:drawing>
      </w:r>
    </w:p>
    <w:p w14:paraId="1236D8B8" w14:textId="4481AD7C" w:rsidR="00CA1BEF" w:rsidRDefault="00CA1BEF" w:rsidP="009F4744">
      <w:pPr>
        <w:rPr>
          <w:rFonts w:ascii="Times" w:eastAsia="Times" w:hAnsi="Times" w:cs="Times"/>
          <w:sz w:val="18"/>
          <w:szCs w:val="18"/>
        </w:rPr>
      </w:pPr>
    </w:p>
    <w:p w14:paraId="7419926A" w14:textId="66AC5AA6" w:rsidR="00CA1BEF" w:rsidRDefault="009E6728" w:rsidP="00F446A1">
      <w:pPr>
        <w:jc w:val="center"/>
        <w:rPr>
          <w:rFonts w:ascii="Times" w:eastAsia="Times" w:hAnsi="Times" w:cs="Times"/>
          <w:sz w:val="18"/>
          <w:szCs w:val="18"/>
        </w:rPr>
      </w:pPr>
      <w:r w:rsidRPr="004013CF">
        <w:rPr>
          <w:rFonts w:ascii="Times" w:eastAsia="Times" w:hAnsi="Times" w:cs="Times"/>
          <w:b/>
          <w:bCs/>
          <w:sz w:val="18"/>
          <w:szCs w:val="18"/>
        </w:rPr>
        <w:t>Figure 4.</w:t>
      </w:r>
      <w:r>
        <w:rPr>
          <w:rFonts w:ascii="Times" w:eastAsia="Times" w:hAnsi="Times" w:cs="Times"/>
          <w:b/>
          <w:bCs/>
          <w:sz w:val="18"/>
          <w:szCs w:val="18"/>
        </w:rPr>
        <w:t>2</w:t>
      </w:r>
      <w:r w:rsidRPr="004013CF">
        <w:rPr>
          <w:rFonts w:ascii="Times" w:eastAsia="Times" w:hAnsi="Times" w:cs="Times"/>
          <w:b/>
          <w:bCs/>
          <w:sz w:val="18"/>
          <w:szCs w:val="18"/>
        </w:rPr>
        <w:t>.</w:t>
      </w:r>
      <w:r w:rsidRPr="004013CF">
        <w:rPr>
          <w:rFonts w:ascii="Times" w:eastAsia="Times" w:hAnsi="Times" w:cs="Times"/>
          <w:color w:val="000000" w:themeColor="text1"/>
        </w:rPr>
        <w:t xml:space="preserve"> </w:t>
      </w:r>
      <w:r w:rsidR="002D6C8F">
        <w:rPr>
          <w:rFonts w:ascii="Times" w:eastAsia="Times" w:hAnsi="Times" w:cs="Times"/>
          <w:color w:val="000000" w:themeColor="text1"/>
          <w:sz w:val="20"/>
          <w:szCs w:val="20"/>
        </w:rPr>
        <w:t xml:space="preserve">Levels of the </w:t>
      </w:r>
      <w:r w:rsidR="002D6C8F">
        <w:rPr>
          <w:rFonts w:ascii="Times" w:eastAsia="Times" w:hAnsi="Times" w:cs="Times"/>
          <w:color w:val="000000" w:themeColor="text1"/>
          <w:sz w:val="18"/>
          <w:szCs w:val="18"/>
        </w:rPr>
        <w:t>r</w:t>
      </w:r>
      <w:r w:rsidRPr="004013CF">
        <w:rPr>
          <w:rFonts w:ascii="Times" w:eastAsia="Times" w:hAnsi="Times" w:cs="Times"/>
          <w:color w:val="000000" w:themeColor="text1"/>
          <w:sz w:val="18"/>
          <w:szCs w:val="18"/>
        </w:rPr>
        <w:t xml:space="preserve">isk </w:t>
      </w:r>
      <w:r w:rsidR="002D6C8F">
        <w:rPr>
          <w:rFonts w:ascii="Times" w:eastAsia="Times" w:hAnsi="Times" w:cs="Times"/>
          <w:color w:val="000000" w:themeColor="text1"/>
          <w:sz w:val="18"/>
          <w:szCs w:val="18"/>
        </w:rPr>
        <w:t>score.</w:t>
      </w:r>
    </w:p>
    <w:p w14:paraId="22ADCEF6" w14:textId="6E006C59" w:rsidR="6B9D6C99" w:rsidRPr="000C3B33" w:rsidRDefault="006F480F">
      <w:pPr>
        <w:pStyle w:val="heading10"/>
        <w:rPr>
          <w:vertAlign w:val="superscript"/>
        </w:rPr>
      </w:pPr>
      <w:r w:rsidRPr="0077062C">
        <w:t>5</w:t>
      </w:r>
      <w:r w:rsidR="6B9D6C99" w:rsidRPr="0077062C">
        <w:t xml:space="preserve">   </w:t>
      </w:r>
      <w:r w:rsidR="00005513" w:rsidRPr="0077062C">
        <w:t>Block</w:t>
      </w:r>
      <w:r w:rsidR="00DA71A6" w:rsidRPr="0077062C">
        <w:t xml:space="preserve">chain </w:t>
      </w:r>
      <w:r w:rsidR="6B9D6C99" w:rsidRPr="0077062C">
        <w:t>Data</w:t>
      </w:r>
    </w:p>
    <w:p w14:paraId="5624C328" w14:textId="34167A2A" w:rsidR="00C554C6" w:rsidRPr="00810D4E" w:rsidDel="00810D4E" w:rsidRDefault="6DB827C2" w:rsidP="00C554C6">
      <w:pPr>
        <w:jc w:val="both"/>
        <w:rPr>
          <w:del w:id="387" w:author="Daniel Engels" w:date="2018-08-01T14:25:00Z"/>
          <w:rFonts w:ascii="Times" w:eastAsia="Times" w:hAnsi="Times" w:cs="Times"/>
          <w:sz w:val="20"/>
          <w:szCs w:val="20"/>
          <w:lang w:eastAsia="de-DE"/>
        </w:rPr>
      </w:pPr>
      <w:r w:rsidRPr="6DB827C2">
        <w:rPr>
          <w:rFonts w:ascii="Times" w:eastAsia="Times" w:hAnsi="Times" w:cs="Times"/>
          <w:sz w:val="20"/>
          <w:szCs w:val="20"/>
          <w:lang w:eastAsia="de-DE"/>
        </w:rPr>
        <w:t>To build a scoring model</w:t>
      </w:r>
      <w:ins w:id="388" w:author="Daniel Engels" w:date="2018-08-01T14:20:00Z">
        <w:r w:rsidR="00F67FE0">
          <w:rPr>
            <w:rFonts w:ascii="Times" w:eastAsia="Times" w:hAnsi="Times" w:cs="Times"/>
            <w:sz w:val="20"/>
            <w:szCs w:val="20"/>
            <w:lang w:eastAsia="de-DE"/>
          </w:rPr>
          <w:t xml:space="preserve"> THAT DOES WHAT? YOU HAVE A RISK SCORE EQUATION. NEED TO EXPLAIN WHY YOU NEED A SCORING MODEL BEFORE JUMPING INTO IT</w:t>
        </w:r>
      </w:ins>
      <w:r w:rsidRPr="6DB827C2">
        <w:rPr>
          <w:rFonts w:ascii="Times" w:eastAsia="Times" w:hAnsi="Times" w:cs="Times"/>
          <w:sz w:val="20"/>
          <w:szCs w:val="20"/>
          <w:lang w:eastAsia="de-DE"/>
        </w:rPr>
        <w:t xml:space="preserve">, transactional data for bitcoin with details on sender, receiver, transaction time and amount was </w:t>
      </w:r>
      <w:del w:id="389" w:author="Daniel Engels" w:date="2018-08-01T14:20:00Z">
        <w:r w:rsidRPr="6DB827C2" w:rsidDel="00F67FE0">
          <w:rPr>
            <w:rFonts w:ascii="Times" w:eastAsia="Times" w:hAnsi="Times" w:cs="Times"/>
            <w:sz w:val="20"/>
            <w:szCs w:val="20"/>
            <w:lang w:eastAsia="de-DE"/>
          </w:rPr>
          <w:delText>our minimum requirement</w:delText>
        </w:r>
      </w:del>
      <w:ins w:id="390" w:author="Daniel Engels" w:date="2018-08-01T14:20:00Z">
        <w:r w:rsidR="00F67FE0">
          <w:rPr>
            <w:rFonts w:ascii="Times" w:eastAsia="Times" w:hAnsi="Times" w:cs="Times"/>
            <w:sz w:val="20"/>
            <w:szCs w:val="20"/>
            <w:lang w:eastAsia="de-DE"/>
          </w:rPr>
          <w:t>required</w:t>
        </w:r>
      </w:ins>
      <w:r w:rsidRPr="6DB827C2">
        <w:rPr>
          <w:rFonts w:ascii="Times" w:eastAsia="Times" w:hAnsi="Times" w:cs="Times"/>
          <w:sz w:val="20"/>
          <w:szCs w:val="20"/>
          <w:lang w:eastAsia="de-DE"/>
        </w:rPr>
        <w:t xml:space="preserve">. For this purpose, we leverage a database on historical </w:t>
      </w:r>
      <w:r w:rsidR="00F42BE9">
        <w:rPr>
          <w:rFonts w:ascii="Times" w:eastAsia="Times" w:hAnsi="Times" w:cs="Times"/>
          <w:sz w:val="20"/>
          <w:szCs w:val="20"/>
          <w:lang w:eastAsia="de-DE"/>
        </w:rPr>
        <w:t>B</w:t>
      </w:r>
      <w:r w:rsidRPr="6DB827C2">
        <w:rPr>
          <w:rFonts w:ascii="Times" w:eastAsia="Times" w:hAnsi="Times" w:cs="Times"/>
          <w:sz w:val="20"/>
          <w:szCs w:val="20"/>
          <w:lang w:eastAsia="de-DE"/>
        </w:rPr>
        <w:t xml:space="preserve">itcoin transactions from </w:t>
      </w:r>
      <w:r w:rsidR="0003492D">
        <w:rPr>
          <w:rFonts w:ascii="Times" w:eastAsia="Times" w:hAnsi="Times" w:cs="Times"/>
          <w:sz w:val="20"/>
          <w:szCs w:val="20"/>
          <w:lang w:eastAsia="de-DE"/>
        </w:rPr>
        <w:t>the ELTE Bitcoin Projec</w:t>
      </w:r>
      <w:r w:rsidR="000C2F22">
        <w:rPr>
          <w:rFonts w:ascii="Times" w:eastAsia="Times" w:hAnsi="Times" w:cs="Times"/>
          <w:sz w:val="20"/>
          <w:szCs w:val="20"/>
          <w:lang w:eastAsia="de-DE"/>
        </w:rPr>
        <w:t>t</w:t>
      </w:r>
      <w:r w:rsidR="00464F3E">
        <w:rPr>
          <w:rStyle w:val="FootnoteReference"/>
        </w:rPr>
        <w:footnoteReference w:id="2"/>
      </w:r>
      <w:r w:rsidR="00464F3E">
        <w:t>.</w:t>
      </w:r>
      <w:r w:rsidRPr="6DB827C2">
        <w:rPr>
          <w:rFonts w:ascii="Times" w:eastAsia="Times" w:hAnsi="Times" w:cs="Times"/>
          <w:sz w:val="20"/>
          <w:szCs w:val="20"/>
          <w:lang w:eastAsia="de-DE"/>
        </w:rPr>
        <w:t>This database provides block- and trans</w:t>
      </w:r>
      <w:r w:rsidR="0003492D">
        <w:rPr>
          <w:rFonts w:ascii="Times" w:eastAsia="Times" w:hAnsi="Times" w:cs="Times"/>
          <w:sz w:val="20"/>
          <w:szCs w:val="20"/>
          <w:lang w:eastAsia="de-DE"/>
        </w:rPr>
        <w:t>action-level details for every B</w:t>
      </w:r>
      <w:r w:rsidRPr="6DB827C2">
        <w:rPr>
          <w:rFonts w:ascii="Times" w:eastAsia="Times" w:hAnsi="Times" w:cs="Times"/>
          <w:sz w:val="20"/>
          <w:szCs w:val="20"/>
          <w:lang w:eastAsia="de-DE"/>
        </w:rPr>
        <w:t>itcoin transaction</w:t>
      </w:r>
      <w:del w:id="392" w:author="Daniel Engels" w:date="2018-08-01T14:21:00Z">
        <w:r w:rsidRPr="6DB827C2" w:rsidDel="00F67FE0">
          <w:rPr>
            <w:rFonts w:ascii="Times" w:eastAsia="Times" w:hAnsi="Times" w:cs="Times"/>
            <w:sz w:val="20"/>
            <w:szCs w:val="20"/>
            <w:lang w:eastAsia="de-DE"/>
          </w:rPr>
          <w:delText>s</w:delText>
        </w:r>
      </w:del>
      <w:r w:rsidRPr="6DB827C2">
        <w:rPr>
          <w:rFonts w:ascii="Times" w:eastAsia="Times" w:hAnsi="Times" w:cs="Times"/>
          <w:sz w:val="20"/>
          <w:szCs w:val="20"/>
          <w:lang w:eastAsia="de-DE"/>
        </w:rPr>
        <w:t xml:space="preserve"> recorded </w:t>
      </w:r>
      <w:del w:id="393" w:author="Daniel Engels" w:date="2018-08-01T14:21:00Z">
        <w:r w:rsidRPr="6DB827C2" w:rsidDel="00F67FE0">
          <w:rPr>
            <w:rFonts w:ascii="Times" w:eastAsia="Times" w:hAnsi="Times" w:cs="Times"/>
            <w:sz w:val="20"/>
            <w:szCs w:val="20"/>
            <w:lang w:eastAsia="de-DE"/>
          </w:rPr>
          <w:delText xml:space="preserve">until </w:delText>
        </w:r>
      </w:del>
      <w:ins w:id="394" w:author="Daniel Engels" w:date="2018-08-01T14:21:00Z">
        <w:r w:rsidR="00F67FE0">
          <w:rPr>
            <w:rFonts w:ascii="Times" w:eastAsia="Times" w:hAnsi="Times" w:cs="Times"/>
            <w:sz w:val="20"/>
            <w:szCs w:val="20"/>
            <w:lang w:eastAsia="de-DE"/>
          </w:rPr>
          <w:t>through</w:t>
        </w:r>
        <w:r w:rsidR="00F67FE0" w:rsidRPr="6DB827C2">
          <w:rPr>
            <w:rFonts w:ascii="Times" w:eastAsia="Times" w:hAnsi="Times" w:cs="Times"/>
            <w:sz w:val="20"/>
            <w:szCs w:val="20"/>
            <w:lang w:eastAsia="de-DE"/>
          </w:rPr>
          <w:t xml:space="preserve"> </w:t>
        </w:r>
      </w:ins>
      <w:r w:rsidRPr="6DB827C2">
        <w:rPr>
          <w:rFonts w:ascii="Times" w:eastAsia="Times" w:hAnsi="Times" w:cs="Times"/>
          <w:sz w:val="20"/>
          <w:szCs w:val="20"/>
          <w:lang w:eastAsia="de-DE"/>
        </w:rPr>
        <w:t>February 9, 2018. The database contains 508,241 blocks and the total number of unique transactions is 303,</w:t>
      </w:r>
      <w:r w:rsidRPr="00810D4E">
        <w:rPr>
          <w:rFonts w:ascii="Times" w:eastAsia="Times" w:hAnsi="Times" w:cs="Times"/>
          <w:sz w:val="20"/>
          <w:szCs w:val="20"/>
          <w:lang w:eastAsia="de-DE"/>
        </w:rPr>
        <w:t xml:space="preserve">641,057. </w:t>
      </w:r>
      <w:del w:id="395" w:author="Daniel Engels" w:date="2018-08-01T14:25:00Z">
        <w:r w:rsidRPr="00810D4E" w:rsidDel="00810D4E">
          <w:rPr>
            <w:rFonts w:ascii="Times" w:eastAsia="Times" w:hAnsi="Times" w:cs="Times"/>
            <w:sz w:val="20"/>
            <w:szCs w:val="20"/>
            <w:lang w:eastAsia="de-DE"/>
          </w:rPr>
          <w:delText>The database contains 9 tables, each of them capturing information on a specific aspect of transactions provided by a specific set of attributes.</w:delText>
        </w:r>
      </w:del>
      <w:ins w:id="396" w:author="Daniel Engels" w:date="2018-08-01T14:26:00Z">
        <w:r w:rsidR="00810D4E" w:rsidRPr="00810D4E">
          <w:rPr>
            <w:rFonts w:ascii="Times" w:eastAsia="Times" w:hAnsi="Times" w:cs="Times"/>
            <w:sz w:val="20"/>
            <w:szCs w:val="20"/>
            <w:rPrChange w:id="397" w:author="Daniel Engels" w:date="2018-08-01T14:26:00Z">
              <w:rPr>
                <w:rFonts w:ascii="Times" w:eastAsia="Times" w:hAnsi="Times" w:cs="Times"/>
              </w:rPr>
            </w:rPrChange>
          </w:rPr>
          <w:t xml:space="preserve">We join </w:t>
        </w:r>
      </w:ins>
    </w:p>
    <w:p w14:paraId="58555B75" w14:textId="1D110BC2" w:rsidR="002228DA" w:rsidRDefault="002228DA" w:rsidP="00810D4E">
      <w:pPr>
        <w:jc w:val="both"/>
        <w:rPr>
          <w:rFonts w:ascii="Times" w:eastAsia="Times" w:hAnsi="Times" w:cs="Times"/>
          <w:sz w:val="20"/>
          <w:szCs w:val="20"/>
          <w:lang w:eastAsia="de-DE"/>
        </w:rPr>
      </w:pPr>
      <w:del w:id="398" w:author="Daniel Engels" w:date="2018-08-01T14:24:00Z">
        <w:r w:rsidRPr="00810D4E" w:rsidDel="00810D4E">
          <w:rPr>
            <w:rFonts w:ascii="Times" w:eastAsia="Times" w:hAnsi="Times" w:cs="Times"/>
            <w:sz w:val="20"/>
            <w:szCs w:val="20"/>
            <w:rPrChange w:id="399" w:author="Daniel Engels" w:date="2018-08-01T14:26:00Z">
              <w:rPr>
                <w:rFonts w:ascii="Times" w:eastAsia="Times" w:hAnsi="Times" w:cs="Times"/>
              </w:rPr>
            </w:rPrChange>
          </w:rPr>
          <w:delText xml:space="preserve">  </w:delText>
        </w:r>
        <w:r w:rsidRPr="00810D4E" w:rsidDel="00810D4E">
          <w:rPr>
            <w:rFonts w:ascii="Times" w:eastAsia="Times" w:hAnsi="Times" w:cs="Times"/>
            <w:sz w:val="20"/>
            <w:szCs w:val="20"/>
            <w:lang w:eastAsia="de-DE"/>
          </w:rPr>
          <w:delText xml:space="preserve">All the tables are connected to each other either directly or through another table. A primary key, which is unique with respect to any particular table, enables the mapping between tables. For example, </w:delText>
        </w:r>
        <w:r w:rsidRPr="00810D4E" w:rsidDel="00810D4E">
          <w:rPr>
            <w:rFonts w:ascii="Times" w:eastAsia="Times" w:hAnsi="Times" w:cs="Times"/>
            <w:i/>
            <w:sz w:val="20"/>
            <w:szCs w:val="20"/>
            <w:lang w:eastAsia="de-DE"/>
          </w:rPr>
          <w:delText>blockID</w:delText>
        </w:r>
        <w:r w:rsidRPr="00810D4E" w:rsidDel="00810D4E">
          <w:rPr>
            <w:rFonts w:ascii="Times" w:eastAsia="Times" w:hAnsi="Times" w:cs="Times"/>
            <w:sz w:val="20"/>
            <w:szCs w:val="20"/>
            <w:lang w:eastAsia="de-DE"/>
          </w:rPr>
          <w:delText xml:space="preserve"> is the primary key for table bh and is also part of the table </w:delText>
        </w:r>
        <w:r w:rsidRPr="00810D4E" w:rsidDel="00810D4E">
          <w:rPr>
            <w:rFonts w:ascii="Times" w:eastAsia="Times" w:hAnsi="Times" w:cs="Times"/>
            <w:i/>
            <w:sz w:val="20"/>
            <w:szCs w:val="20"/>
            <w:lang w:eastAsia="de-DE"/>
          </w:rPr>
          <w:delText>tx</w:delText>
        </w:r>
        <w:r w:rsidRPr="00810D4E" w:rsidDel="00810D4E">
          <w:rPr>
            <w:rFonts w:ascii="Times" w:eastAsia="Times" w:hAnsi="Times" w:cs="Times"/>
            <w:sz w:val="20"/>
            <w:szCs w:val="20"/>
            <w:lang w:eastAsia="de-DE"/>
          </w:rPr>
          <w:delText xml:space="preserve">, hence </w:delText>
        </w:r>
        <w:r w:rsidRPr="00810D4E" w:rsidDel="00810D4E">
          <w:rPr>
            <w:rFonts w:ascii="Times" w:eastAsia="Times" w:hAnsi="Times" w:cs="Times"/>
            <w:i/>
            <w:sz w:val="20"/>
            <w:szCs w:val="20"/>
            <w:lang w:eastAsia="de-DE"/>
          </w:rPr>
          <w:delText>bh</w:delText>
        </w:r>
        <w:r w:rsidRPr="00810D4E" w:rsidDel="00810D4E">
          <w:rPr>
            <w:rFonts w:ascii="Times" w:eastAsia="Times" w:hAnsi="Times" w:cs="Times"/>
            <w:sz w:val="20"/>
            <w:szCs w:val="20"/>
            <w:lang w:eastAsia="de-DE"/>
          </w:rPr>
          <w:delText xml:space="preserve"> and </w:delText>
        </w:r>
        <w:r w:rsidRPr="00810D4E" w:rsidDel="00810D4E">
          <w:rPr>
            <w:rFonts w:ascii="Times" w:eastAsia="Times" w:hAnsi="Times" w:cs="Times"/>
            <w:i/>
            <w:sz w:val="20"/>
            <w:szCs w:val="20"/>
            <w:lang w:eastAsia="de-DE"/>
          </w:rPr>
          <w:delText>tx</w:delText>
        </w:r>
        <w:r w:rsidRPr="00810D4E" w:rsidDel="00810D4E">
          <w:rPr>
            <w:rFonts w:ascii="Times" w:eastAsia="Times" w:hAnsi="Times" w:cs="Times"/>
            <w:sz w:val="20"/>
            <w:szCs w:val="20"/>
            <w:lang w:eastAsia="de-DE"/>
          </w:rPr>
          <w:delText xml:space="preserve"> can be mapped with </w:delText>
        </w:r>
        <w:r w:rsidRPr="00810D4E" w:rsidDel="00810D4E">
          <w:rPr>
            <w:rFonts w:ascii="Times" w:eastAsia="Times" w:hAnsi="Times" w:cs="Times"/>
            <w:i/>
            <w:sz w:val="20"/>
            <w:szCs w:val="20"/>
            <w:lang w:eastAsia="de-DE"/>
          </w:rPr>
          <w:delText>blockID</w:delText>
        </w:r>
        <w:r w:rsidRPr="00810D4E" w:rsidDel="00810D4E">
          <w:rPr>
            <w:rFonts w:ascii="Times" w:eastAsia="Times" w:hAnsi="Times" w:cs="Times"/>
            <w:sz w:val="20"/>
            <w:szCs w:val="20"/>
            <w:lang w:eastAsia="de-DE"/>
          </w:rPr>
          <w:delText xml:space="preserve">. Similarly, </w:delText>
        </w:r>
        <w:r w:rsidRPr="00810D4E" w:rsidDel="00810D4E">
          <w:rPr>
            <w:rFonts w:ascii="Times" w:eastAsia="Times" w:hAnsi="Times" w:cs="Times"/>
            <w:i/>
            <w:sz w:val="20"/>
            <w:szCs w:val="20"/>
            <w:lang w:eastAsia="de-DE"/>
          </w:rPr>
          <w:delText>txID</w:delText>
        </w:r>
        <w:r w:rsidRPr="00810D4E" w:rsidDel="00810D4E">
          <w:rPr>
            <w:rFonts w:ascii="Times" w:eastAsia="Times" w:hAnsi="Times" w:cs="Times"/>
            <w:sz w:val="20"/>
            <w:szCs w:val="20"/>
            <w:lang w:eastAsia="de-DE"/>
          </w:rPr>
          <w:delText xml:space="preserve"> is used to map the table </w:delText>
        </w:r>
        <w:r w:rsidRPr="00810D4E" w:rsidDel="00810D4E">
          <w:rPr>
            <w:rFonts w:ascii="Times" w:eastAsia="Times" w:hAnsi="Times" w:cs="Times"/>
            <w:i/>
            <w:sz w:val="20"/>
            <w:szCs w:val="20"/>
            <w:lang w:eastAsia="de-DE"/>
          </w:rPr>
          <w:delText>txin</w:delText>
        </w:r>
        <w:r w:rsidRPr="00810D4E" w:rsidDel="00810D4E">
          <w:rPr>
            <w:rFonts w:ascii="Times" w:eastAsia="Times" w:hAnsi="Times" w:cs="Times"/>
            <w:sz w:val="20"/>
            <w:szCs w:val="20"/>
            <w:lang w:eastAsia="de-DE"/>
          </w:rPr>
          <w:delText xml:space="preserve"> to the table </w:delText>
        </w:r>
        <w:r w:rsidRPr="00810D4E" w:rsidDel="00810D4E">
          <w:rPr>
            <w:rFonts w:ascii="Times" w:eastAsia="Times" w:hAnsi="Times" w:cs="Times"/>
            <w:i/>
            <w:sz w:val="20"/>
            <w:szCs w:val="20"/>
            <w:lang w:eastAsia="de-DE"/>
          </w:rPr>
          <w:delText>tx</w:delText>
        </w:r>
        <w:r w:rsidRPr="00810D4E" w:rsidDel="00810D4E">
          <w:rPr>
            <w:rFonts w:ascii="Times" w:eastAsia="Times" w:hAnsi="Times" w:cs="Times"/>
            <w:sz w:val="20"/>
            <w:szCs w:val="20"/>
            <w:lang w:eastAsia="de-DE"/>
          </w:rPr>
          <w:delText xml:space="preserve">. The schema for our database is presented in Figure 5.1. </w:delText>
        </w:r>
      </w:del>
      <w:del w:id="400" w:author="Daniel Engels" w:date="2018-08-01T14:26:00Z">
        <w:r w:rsidRPr="00810D4E" w:rsidDel="00810D4E">
          <w:rPr>
            <w:rFonts w:ascii="Times" w:eastAsia="Times" w:hAnsi="Times" w:cs="Times"/>
            <w:sz w:val="20"/>
            <w:szCs w:val="20"/>
            <w:lang w:eastAsia="de-DE"/>
          </w:rPr>
          <w:delText>A</w:delText>
        </w:r>
      </w:del>
      <w:ins w:id="401" w:author="Daniel Engels" w:date="2018-08-01T14:26:00Z">
        <w:r w:rsidR="00810D4E">
          <w:rPr>
            <w:rFonts w:ascii="Times" w:eastAsia="Times" w:hAnsi="Times" w:cs="Times"/>
            <w:sz w:val="20"/>
            <w:szCs w:val="20"/>
            <w:lang w:eastAsia="de-DE"/>
          </w:rPr>
          <w:t>a</w:t>
        </w:r>
      </w:ins>
      <w:r w:rsidRPr="00810D4E">
        <w:rPr>
          <w:rFonts w:ascii="Times" w:eastAsia="Times" w:hAnsi="Times" w:cs="Times"/>
          <w:sz w:val="20"/>
          <w:szCs w:val="20"/>
          <w:lang w:eastAsia="de-DE"/>
        </w:rPr>
        <w:t xml:space="preserve">ll </w:t>
      </w:r>
      <w:del w:id="402" w:author="Daniel Engels" w:date="2018-08-01T14:24:00Z">
        <w:r w:rsidRPr="00810D4E" w:rsidDel="00810D4E">
          <w:rPr>
            <w:rFonts w:ascii="Times" w:eastAsia="Times" w:hAnsi="Times" w:cs="Times"/>
            <w:sz w:val="20"/>
            <w:szCs w:val="20"/>
            <w:lang w:eastAsia="de-DE"/>
          </w:rPr>
          <w:delText xml:space="preserve">tables </w:delText>
        </w:r>
      </w:del>
      <w:ins w:id="403" w:author="Daniel Engels" w:date="2018-08-01T14:24:00Z">
        <w:r w:rsidR="00810D4E" w:rsidRPr="00810D4E">
          <w:rPr>
            <w:rFonts w:ascii="Times" w:eastAsia="Times" w:hAnsi="Times" w:cs="Times"/>
            <w:sz w:val="20"/>
            <w:szCs w:val="20"/>
            <w:lang w:eastAsia="de-DE"/>
          </w:rPr>
          <w:t>attributes</w:t>
        </w:r>
        <w:r w:rsidR="00810D4E" w:rsidRPr="00AA2BC2">
          <w:rPr>
            <w:rFonts w:ascii="Times" w:eastAsia="Times" w:hAnsi="Times" w:cs="Times"/>
            <w:sz w:val="20"/>
            <w:szCs w:val="20"/>
            <w:lang w:eastAsia="de-DE"/>
          </w:rPr>
          <w:t xml:space="preserve"> </w:t>
        </w:r>
      </w:ins>
      <w:del w:id="404" w:author="Daniel Engels" w:date="2018-08-01T14:26:00Z">
        <w:r w:rsidRPr="00AA2BC2" w:rsidDel="00810D4E">
          <w:rPr>
            <w:rFonts w:ascii="Times" w:eastAsia="Times" w:hAnsi="Times" w:cs="Times"/>
            <w:sz w:val="20"/>
            <w:szCs w:val="20"/>
            <w:lang w:eastAsia="de-DE"/>
          </w:rPr>
          <w:delText xml:space="preserve">are joined </w:delText>
        </w:r>
      </w:del>
      <w:r w:rsidRPr="00AA2BC2">
        <w:rPr>
          <w:rFonts w:ascii="Times" w:eastAsia="Times" w:hAnsi="Times" w:cs="Times"/>
          <w:sz w:val="20"/>
          <w:szCs w:val="20"/>
          <w:lang w:eastAsia="de-DE"/>
        </w:rPr>
        <w:t>together to create a s</w:t>
      </w:r>
      <w:r>
        <w:rPr>
          <w:rFonts w:ascii="Times" w:eastAsia="Times" w:hAnsi="Times" w:cs="Times"/>
          <w:sz w:val="20"/>
          <w:szCs w:val="20"/>
          <w:lang w:eastAsia="de-DE"/>
        </w:rPr>
        <w:t>ingle dataset containing all</w:t>
      </w:r>
      <w:r w:rsidRPr="00AA2BC2">
        <w:rPr>
          <w:rFonts w:ascii="Times" w:eastAsia="Times" w:hAnsi="Times" w:cs="Times"/>
          <w:sz w:val="20"/>
          <w:szCs w:val="20"/>
          <w:lang w:eastAsia="de-DE"/>
        </w:rPr>
        <w:t xml:space="preserve"> information without any duplication of </w:t>
      </w:r>
      <w:del w:id="405" w:author="Daniel Engels" w:date="2018-08-01T14:24:00Z">
        <w:r w:rsidRPr="00AA2BC2" w:rsidDel="00810D4E">
          <w:rPr>
            <w:rFonts w:ascii="Times" w:eastAsia="Times" w:hAnsi="Times" w:cs="Times"/>
            <w:sz w:val="20"/>
            <w:szCs w:val="20"/>
            <w:lang w:eastAsia="de-DE"/>
          </w:rPr>
          <w:delText>attributes</w:delText>
        </w:r>
      </w:del>
      <w:ins w:id="406" w:author="Daniel Engels" w:date="2018-08-01T14:24:00Z">
        <w:r w:rsidR="00810D4E">
          <w:rPr>
            <w:rFonts w:ascii="Times" w:eastAsia="Times" w:hAnsi="Times" w:cs="Times"/>
            <w:sz w:val="20"/>
            <w:szCs w:val="20"/>
            <w:lang w:eastAsia="de-DE"/>
          </w:rPr>
          <w:t>information</w:t>
        </w:r>
      </w:ins>
      <w:r w:rsidRPr="00AA2BC2">
        <w:rPr>
          <w:rFonts w:ascii="Times" w:eastAsia="Times" w:hAnsi="Times" w:cs="Times"/>
          <w:sz w:val="20"/>
          <w:szCs w:val="20"/>
          <w:lang w:eastAsia="de-DE"/>
        </w:rPr>
        <w:t xml:space="preserve">. </w:t>
      </w:r>
      <w:ins w:id="407" w:author="Daniel Engels" w:date="2018-08-01T14:26:00Z">
        <w:r w:rsidR="00810D4E">
          <w:rPr>
            <w:rFonts w:ascii="Times" w:eastAsia="Times" w:hAnsi="Times" w:cs="Times"/>
            <w:sz w:val="20"/>
            <w:szCs w:val="20"/>
            <w:lang w:eastAsia="de-DE"/>
          </w:rPr>
          <w:t>The attributes are listed in Table 5.1.</w:t>
        </w:r>
      </w:ins>
    </w:p>
    <w:p w14:paraId="1EF00660" w14:textId="77777777" w:rsidR="00977462" w:rsidRDefault="00977462" w:rsidP="452C587D">
      <w:pPr>
        <w:jc w:val="both"/>
        <w:rPr>
          <w:rFonts w:ascii="Times" w:eastAsia="Times" w:hAnsi="Times" w:cs="Times"/>
          <w:sz w:val="20"/>
          <w:szCs w:val="20"/>
          <w:lang w:eastAsia="de-DE"/>
        </w:rPr>
      </w:pPr>
    </w:p>
    <w:p w14:paraId="58DDCD56" w14:textId="115DEB96" w:rsidR="638B792F" w:rsidRPr="0077062C" w:rsidRDefault="638B792F" w:rsidP="452C587D">
      <w:pPr>
        <w:pStyle w:val="p1a"/>
        <w:spacing w:before="240" w:after="240"/>
        <w:rPr>
          <w:sz w:val="18"/>
          <w:szCs w:val="18"/>
        </w:rPr>
      </w:pPr>
      <w:commentRangeStart w:id="408"/>
      <w:r w:rsidRPr="0077062C">
        <w:rPr>
          <w:b/>
          <w:bCs/>
          <w:sz w:val="18"/>
          <w:szCs w:val="18"/>
        </w:rPr>
        <w:t xml:space="preserve">Table </w:t>
      </w:r>
      <w:commentRangeEnd w:id="408"/>
      <w:r w:rsidR="00810D4E">
        <w:rPr>
          <w:rStyle w:val="CommentReference"/>
        </w:rPr>
        <w:commentReference w:id="408"/>
      </w:r>
      <w:r w:rsidR="006F480F" w:rsidRPr="0077062C">
        <w:rPr>
          <w:b/>
          <w:bCs/>
          <w:sz w:val="18"/>
          <w:szCs w:val="18"/>
        </w:rPr>
        <w:t>5</w:t>
      </w:r>
      <w:r w:rsidR="00EF295B" w:rsidRPr="0077062C">
        <w:rPr>
          <w:b/>
          <w:bCs/>
          <w:sz w:val="18"/>
          <w:szCs w:val="18"/>
        </w:rPr>
        <w:t>.1</w:t>
      </w:r>
      <w:r w:rsidRPr="0077062C">
        <w:rPr>
          <w:b/>
          <w:bCs/>
          <w:sz w:val="18"/>
          <w:szCs w:val="18"/>
        </w:rPr>
        <w:t>.</w:t>
      </w:r>
      <w:r w:rsidRPr="0077062C">
        <w:rPr>
          <w:sz w:val="18"/>
          <w:szCs w:val="18"/>
        </w:rPr>
        <w:t xml:space="preserve"> </w:t>
      </w:r>
      <w:del w:id="409" w:author="Daniel Engels" w:date="2018-08-01T14:25:00Z">
        <w:r w:rsidR="00FF1F9C" w:rsidDel="00810D4E">
          <w:rPr>
            <w:sz w:val="18"/>
            <w:szCs w:val="18"/>
          </w:rPr>
          <w:delText>Table</w:delText>
        </w:r>
        <w:r w:rsidR="001C30DC" w:rsidDel="00810D4E">
          <w:rPr>
            <w:sz w:val="18"/>
            <w:szCs w:val="18"/>
          </w:rPr>
          <w:delText xml:space="preserve"> view</w:delText>
        </w:r>
      </w:del>
      <w:ins w:id="410" w:author="Daniel Engels" w:date="2018-08-01T14:29:00Z">
        <w:r w:rsidR="00810D4E">
          <w:rPr>
            <w:sz w:val="18"/>
            <w:szCs w:val="18"/>
          </w:rPr>
          <w:t>DELETE ME</w:t>
        </w:r>
      </w:ins>
      <w:del w:id="411" w:author="Daniel Engels" w:date="2018-08-01T14:29:00Z">
        <w:r w:rsidR="256914B7" w:rsidRPr="0077062C" w:rsidDel="00810D4E">
          <w:rPr>
            <w:sz w:val="18"/>
            <w:szCs w:val="18"/>
          </w:rPr>
          <w:delText>.</w:delText>
        </w:r>
      </w:del>
      <w:r w:rsidR="256914B7" w:rsidRPr="0077062C">
        <w:rPr>
          <w:sz w:val="18"/>
          <w:szCs w:val="18"/>
        </w:rPr>
        <w:t xml:space="preserve"> </w:t>
      </w:r>
    </w:p>
    <w:tbl>
      <w:tblPr>
        <w:tblW w:w="2509" w:type="pct"/>
        <w:jc w:val="center"/>
        <w:tblLayout w:type="fixed"/>
        <w:tblLook w:val="0000" w:firstRow="0" w:lastRow="0" w:firstColumn="0" w:lastColumn="0" w:noHBand="0" w:noVBand="0"/>
      </w:tblPr>
      <w:tblGrid>
        <w:gridCol w:w="1301"/>
        <w:gridCol w:w="2170"/>
      </w:tblGrid>
      <w:tr w:rsidR="009C107B" w:rsidRPr="0077062C" w:rsidDel="00810D4E" w14:paraId="5494564A" w14:textId="2B0390A7" w:rsidTr="00EB5731">
        <w:trPr>
          <w:trHeight w:val="241"/>
          <w:jc w:val="center"/>
          <w:del w:id="412" w:author="Daniel Engels" w:date="2018-08-01T14:28:00Z"/>
        </w:trPr>
        <w:tc>
          <w:tcPr>
            <w:tcW w:w="1874" w:type="pct"/>
            <w:tcBorders>
              <w:top w:val="single" w:sz="12" w:space="0" w:color="000000" w:themeColor="text1"/>
              <w:bottom w:val="single" w:sz="6" w:space="0" w:color="000000" w:themeColor="text1"/>
            </w:tcBorders>
          </w:tcPr>
          <w:p w14:paraId="46395425" w14:textId="506B0383" w:rsidR="009C107B" w:rsidRPr="002205EB" w:rsidDel="00810D4E" w:rsidRDefault="009C107B" w:rsidP="00344B57">
            <w:pPr>
              <w:rPr>
                <w:del w:id="413" w:author="Daniel Engels" w:date="2018-08-01T14:28:00Z"/>
                <w:rFonts w:ascii="Times" w:eastAsia="Times" w:hAnsi="Times" w:cs="Times"/>
                <w:sz w:val="18"/>
                <w:szCs w:val="18"/>
              </w:rPr>
            </w:pPr>
            <w:del w:id="414" w:author="Daniel Engels" w:date="2018-08-01T14:28:00Z">
              <w:r w:rsidRPr="002205EB" w:rsidDel="00810D4E">
                <w:rPr>
                  <w:rFonts w:ascii="Times" w:eastAsia="Times" w:hAnsi="Times" w:cs="Times"/>
                  <w:sz w:val="18"/>
                  <w:szCs w:val="18"/>
                </w:rPr>
                <w:delText xml:space="preserve">Table             </w:delText>
              </w:r>
            </w:del>
          </w:p>
        </w:tc>
        <w:tc>
          <w:tcPr>
            <w:tcW w:w="3126" w:type="pct"/>
            <w:tcBorders>
              <w:top w:val="single" w:sz="12" w:space="0" w:color="000000" w:themeColor="text1"/>
              <w:bottom w:val="single" w:sz="6" w:space="0" w:color="000000" w:themeColor="text1"/>
            </w:tcBorders>
          </w:tcPr>
          <w:p w14:paraId="205DDFC4" w14:textId="3472967A" w:rsidR="009C107B" w:rsidRPr="002205EB" w:rsidDel="00810D4E" w:rsidRDefault="009C107B" w:rsidP="00344B57">
            <w:pPr>
              <w:rPr>
                <w:del w:id="415" w:author="Daniel Engels" w:date="2018-08-01T14:28:00Z"/>
                <w:rFonts w:ascii="Times" w:eastAsia="Times" w:hAnsi="Times" w:cs="Times"/>
                <w:sz w:val="18"/>
                <w:szCs w:val="18"/>
              </w:rPr>
            </w:pPr>
            <w:del w:id="416" w:author="Daniel Engels" w:date="2018-08-01T14:28:00Z">
              <w:r w:rsidRPr="002205EB" w:rsidDel="00810D4E">
                <w:rPr>
                  <w:rFonts w:ascii="Times" w:eastAsia="Times" w:hAnsi="Times" w:cs="Times"/>
                  <w:sz w:val="18"/>
                  <w:szCs w:val="18"/>
                </w:rPr>
                <w:delText>Fields/Attributes</w:delText>
              </w:r>
            </w:del>
          </w:p>
        </w:tc>
      </w:tr>
      <w:tr w:rsidR="009C107B" w:rsidRPr="0077062C" w:rsidDel="00810D4E" w14:paraId="25A5FCAA" w14:textId="45758A6E" w:rsidTr="000605AF">
        <w:trPr>
          <w:trHeight w:val="168"/>
          <w:jc w:val="center"/>
          <w:del w:id="417" w:author="Daniel Engels" w:date="2018-08-01T14:28:00Z"/>
        </w:trPr>
        <w:tc>
          <w:tcPr>
            <w:tcW w:w="1874" w:type="pct"/>
          </w:tcPr>
          <w:p w14:paraId="59BF4041" w14:textId="42D11156" w:rsidR="009C107B" w:rsidRPr="002205EB" w:rsidDel="00810D4E" w:rsidRDefault="009C107B" w:rsidP="00344B57">
            <w:pPr>
              <w:rPr>
                <w:del w:id="418" w:author="Daniel Engels" w:date="2018-08-01T14:28:00Z"/>
                <w:rFonts w:ascii="Times" w:eastAsia="Times" w:hAnsi="Times" w:cs="Times"/>
                <w:sz w:val="18"/>
                <w:szCs w:val="18"/>
              </w:rPr>
            </w:pPr>
            <w:del w:id="419" w:author="Daniel Engels" w:date="2018-08-01T14:28:00Z">
              <w:r w:rsidRPr="002205EB" w:rsidDel="00810D4E">
                <w:rPr>
                  <w:rFonts w:ascii="Times" w:eastAsia="Times" w:hAnsi="Times" w:cs="Times"/>
                  <w:sz w:val="18"/>
                  <w:szCs w:val="18"/>
                </w:rPr>
                <w:delText>bh</w:delText>
              </w:r>
            </w:del>
          </w:p>
        </w:tc>
        <w:tc>
          <w:tcPr>
            <w:tcW w:w="3126" w:type="pct"/>
          </w:tcPr>
          <w:p w14:paraId="1910E29F" w14:textId="6992F2B2" w:rsidR="009C107B" w:rsidRPr="002205EB" w:rsidDel="00810D4E" w:rsidRDefault="009C107B" w:rsidP="00344B57">
            <w:pPr>
              <w:rPr>
                <w:del w:id="420" w:author="Daniel Engels" w:date="2018-08-01T14:28:00Z"/>
                <w:rFonts w:ascii="Times" w:eastAsia="Times" w:hAnsi="Times" w:cs="Times"/>
                <w:sz w:val="18"/>
                <w:szCs w:val="18"/>
              </w:rPr>
            </w:pPr>
            <w:del w:id="421" w:author="Daniel Engels" w:date="2018-08-01T14:28:00Z">
              <w:r w:rsidRPr="002205EB" w:rsidDel="00810D4E">
                <w:rPr>
                  <w:rFonts w:ascii="Times" w:eastAsia="Times" w:hAnsi="Times" w:cs="Times"/>
                  <w:sz w:val="18"/>
                  <w:szCs w:val="18"/>
                </w:rPr>
                <w:delText>blockID</w:delText>
              </w:r>
            </w:del>
          </w:p>
        </w:tc>
      </w:tr>
      <w:tr w:rsidR="009C107B" w:rsidRPr="0077062C" w:rsidDel="00810D4E" w14:paraId="4FDE2996" w14:textId="2CD49C47" w:rsidTr="000605AF">
        <w:trPr>
          <w:trHeight w:val="241"/>
          <w:jc w:val="center"/>
          <w:del w:id="422" w:author="Daniel Engels" w:date="2018-08-01T14:28:00Z"/>
        </w:trPr>
        <w:tc>
          <w:tcPr>
            <w:tcW w:w="1874" w:type="pct"/>
          </w:tcPr>
          <w:p w14:paraId="6BDABF13" w14:textId="494C69CA" w:rsidR="009C107B" w:rsidRPr="0077062C" w:rsidDel="00810D4E" w:rsidRDefault="009C107B" w:rsidP="00344B57">
            <w:pPr>
              <w:rPr>
                <w:del w:id="423" w:author="Daniel Engels" w:date="2018-08-01T14:28:00Z"/>
                <w:rFonts w:ascii="Times" w:hAnsi="Times"/>
                <w:sz w:val="18"/>
                <w:szCs w:val="18"/>
              </w:rPr>
            </w:pPr>
          </w:p>
        </w:tc>
        <w:tc>
          <w:tcPr>
            <w:tcW w:w="3126" w:type="pct"/>
          </w:tcPr>
          <w:p w14:paraId="41E13A62" w14:textId="13833D55" w:rsidR="009C107B" w:rsidRPr="002205EB" w:rsidDel="00810D4E" w:rsidRDefault="009C107B" w:rsidP="00344B57">
            <w:pPr>
              <w:rPr>
                <w:del w:id="424" w:author="Daniel Engels" w:date="2018-08-01T14:28:00Z"/>
                <w:rFonts w:ascii="Times" w:eastAsia="Times" w:hAnsi="Times" w:cs="Times"/>
                <w:sz w:val="18"/>
                <w:szCs w:val="18"/>
              </w:rPr>
            </w:pPr>
            <w:del w:id="425" w:author="Daniel Engels" w:date="2018-08-01T14:28:00Z">
              <w:r w:rsidRPr="002205EB" w:rsidDel="00810D4E">
                <w:rPr>
                  <w:rFonts w:ascii="Times" w:eastAsia="Times" w:hAnsi="Times" w:cs="Times"/>
                  <w:sz w:val="18"/>
                  <w:szCs w:val="18"/>
                </w:rPr>
                <w:delText>hash</w:delText>
              </w:r>
            </w:del>
          </w:p>
        </w:tc>
      </w:tr>
      <w:tr w:rsidR="009C107B" w:rsidRPr="0077062C" w:rsidDel="00810D4E" w14:paraId="516A33BC" w14:textId="5D3DD38C" w:rsidTr="000605AF">
        <w:trPr>
          <w:trHeight w:val="223"/>
          <w:jc w:val="center"/>
          <w:del w:id="426" w:author="Daniel Engels" w:date="2018-08-01T14:28:00Z"/>
        </w:trPr>
        <w:tc>
          <w:tcPr>
            <w:tcW w:w="1874" w:type="pct"/>
          </w:tcPr>
          <w:p w14:paraId="18EE4B9E" w14:textId="737C24AF" w:rsidR="009C107B" w:rsidRPr="0077062C" w:rsidDel="00810D4E" w:rsidRDefault="009C107B" w:rsidP="00344B57">
            <w:pPr>
              <w:rPr>
                <w:del w:id="427" w:author="Daniel Engels" w:date="2018-08-01T14:28:00Z"/>
                <w:rFonts w:ascii="Times" w:hAnsi="Times"/>
                <w:sz w:val="18"/>
                <w:szCs w:val="18"/>
              </w:rPr>
            </w:pPr>
          </w:p>
        </w:tc>
        <w:tc>
          <w:tcPr>
            <w:tcW w:w="3126" w:type="pct"/>
          </w:tcPr>
          <w:p w14:paraId="08D7A400" w14:textId="26F9EE75" w:rsidR="009C107B" w:rsidRPr="002205EB" w:rsidDel="00810D4E" w:rsidRDefault="009C107B" w:rsidP="00344B57">
            <w:pPr>
              <w:rPr>
                <w:del w:id="428" w:author="Daniel Engels" w:date="2018-08-01T14:28:00Z"/>
                <w:rFonts w:ascii="Times" w:eastAsia="Times" w:hAnsi="Times" w:cs="Times"/>
                <w:sz w:val="18"/>
                <w:szCs w:val="18"/>
              </w:rPr>
            </w:pPr>
            <w:del w:id="429" w:author="Daniel Engels" w:date="2018-08-01T14:28:00Z">
              <w:r w:rsidRPr="002205EB" w:rsidDel="00810D4E">
                <w:rPr>
                  <w:rFonts w:ascii="Times" w:eastAsia="Times" w:hAnsi="Times" w:cs="Times"/>
                  <w:sz w:val="18"/>
                  <w:szCs w:val="18"/>
                </w:rPr>
                <w:delText xml:space="preserve">block_timestamp </w:delText>
              </w:r>
            </w:del>
          </w:p>
        </w:tc>
      </w:tr>
      <w:tr w:rsidR="009C107B" w:rsidRPr="0077062C" w:rsidDel="00810D4E" w14:paraId="3BA2AD6F" w14:textId="70A77EEC" w:rsidTr="000605AF">
        <w:trPr>
          <w:trHeight w:val="223"/>
          <w:jc w:val="center"/>
          <w:del w:id="430" w:author="Daniel Engels" w:date="2018-08-01T14:28:00Z"/>
        </w:trPr>
        <w:tc>
          <w:tcPr>
            <w:tcW w:w="1874" w:type="pct"/>
          </w:tcPr>
          <w:p w14:paraId="724F9620" w14:textId="27E981EB" w:rsidR="009C107B" w:rsidRPr="0077062C" w:rsidDel="00810D4E" w:rsidRDefault="009C107B" w:rsidP="00344B57">
            <w:pPr>
              <w:rPr>
                <w:del w:id="431" w:author="Daniel Engels" w:date="2018-08-01T14:28:00Z"/>
                <w:rFonts w:ascii="Times" w:hAnsi="Times"/>
                <w:sz w:val="18"/>
                <w:szCs w:val="18"/>
              </w:rPr>
            </w:pPr>
          </w:p>
        </w:tc>
        <w:tc>
          <w:tcPr>
            <w:tcW w:w="3126" w:type="pct"/>
          </w:tcPr>
          <w:p w14:paraId="723F39DD" w14:textId="16DB2858" w:rsidR="009C107B" w:rsidRPr="002205EB" w:rsidDel="00810D4E" w:rsidRDefault="009C107B" w:rsidP="00344B57">
            <w:pPr>
              <w:rPr>
                <w:del w:id="432" w:author="Daniel Engels" w:date="2018-08-01T14:28:00Z"/>
                <w:rFonts w:ascii="Times" w:eastAsia="Times" w:hAnsi="Times" w:cs="Times"/>
                <w:sz w:val="18"/>
                <w:szCs w:val="18"/>
              </w:rPr>
            </w:pPr>
            <w:del w:id="433" w:author="Daniel Engels" w:date="2018-08-01T14:28:00Z">
              <w:r w:rsidRPr="002205EB" w:rsidDel="00810D4E">
                <w:rPr>
                  <w:rFonts w:ascii="Times" w:eastAsia="Times" w:hAnsi="Times" w:cs="Times"/>
                  <w:sz w:val="18"/>
                  <w:szCs w:val="18"/>
                </w:rPr>
                <w:delText>n_txs</w:delText>
              </w:r>
            </w:del>
          </w:p>
        </w:tc>
      </w:tr>
      <w:tr w:rsidR="009C107B" w:rsidRPr="0077062C" w:rsidDel="00810D4E" w14:paraId="3D9D0A2D" w14:textId="2332B9A0" w:rsidTr="000605AF">
        <w:trPr>
          <w:trHeight w:val="223"/>
          <w:jc w:val="center"/>
          <w:del w:id="434" w:author="Daniel Engels" w:date="2018-08-01T14:28:00Z"/>
        </w:trPr>
        <w:tc>
          <w:tcPr>
            <w:tcW w:w="1874" w:type="pct"/>
          </w:tcPr>
          <w:p w14:paraId="6AE44547" w14:textId="472C9F1B" w:rsidR="009C107B" w:rsidRPr="002205EB" w:rsidDel="00810D4E" w:rsidRDefault="009C107B" w:rsidP="00344B57">
            <w:pPr>
              <w:rPr>
                <w:del w:id="435" w:author="Daniel Engels" w:date="2018-08-01T14:28:00Z"/>
                <w:rFonts w:ascii="Times" w:eastAsia="Times" w:hAnsi="Times" w:cs="Times"/>
                <w:sz w:val="18"/>
                <w:szCs w:val="18"/>
              </w:rPr>
            </w:pPr>
            <w:del w:id="436" w:author="Daniel Engels" w:date="2018-08-01T14:28:00Z">
              <w:r w:rsidRPr="002205EB" w:rsidDel="00810D4E">
                <w:rPr>
                  <w:rFonts w:ascii="Times" w:eastAsia="Times" w:hAnsi="Times" w:cs="Times"/>
                  <w:sz w:val="18"/>
                  <w:szCs w:val="18"/>
                </w:rPr>
                <w:delText>txh</w:delText>
              </w:r>
            </w:del>
          </w:p>
        </w:tc>
        <w:tc>
          <w:tcPr>
            <w:tcW w:w="3126" w:type="pct"/>
          </w:tcPr>
          <w:p w14:paraId="52429959" w14:textId="6465747D" w:rsidR="009C107B" w:rsidRPr="002205EB" w:rsidDel="00810D4E" w:rsidRDefault="009C107B" w:rsidP="00344B57">
            <w:pPr>
              <w:rPr>
                <w:del w:id="437" w:author="Daniel Engels" w:date="2018-08-01T14:28:00Z"/>
                <w:rFonts w:ascii="Times" w:eastAsia="Times" w:hAnsi="Times" w:cs="Times"/>
                <w:sz w:val="18"/>
                <w:szCs w:val="18"/>
              </w:rPr>
            </w:pPr>
            <w:del w:id="438" w:author="Daniel Engels" w:date="2018-08-01T14:28:00Z">
              <w:r w:rsidRPr="002205EB" w:rsidDel="00810D4E">
                <w:rPr>
                  <w:rFonts w:ascii="Times" w:eastAsia="Times" w:hAnsi="Times" w:cs="Times"/>
                  <w:sz w:val="18"/>
                  <w:szCs w:val="18"/>
                </w:rPr>
                <w:delText>txID</w:delText>
              </w:r>
            </w:del>
          </w:p>
        </w:tc>
      </w:tr>
      <w:tr w:rsidR="009C107B" w:rsidRPr="0077062C" w:rsidDel="00810D4E" w14:paraId="4BC471F7" w14:textId="67226B03" w:rsidTr="000605AF">
        <w:trPr>
          <w:trHeight w:val="223"/>
          <w:jc w:val="center"/>
          <w:del w:id="439" w:author="Daniel Engels" w:date="2018-08-01T14:28:00Z"/>
        </w:trPr>
        <w:tc>
          <w:tcPr>
            <w:tcW w:w="1874" w:type="pct"/>
          </w:tcPr>
          <w:p w14:paraId="4C9C358A" w14:textId="6C07FD46" w:rsidR="009C107B" w:rsidRPr="0077062C" w:rsidDel="00810D4E" w:rsidRDefault="009C107B" w:rsidP="00344B57">
            <w:pPr>
              <w:rPr>
                <w:del w:id="440" w:author="Daniel Engels" w:date="2018-08-01T14:28:00Z"/>
                <w:rFonts w:ascii="Times" w:hAnsi="Times"/>
                <w:sz w:val="18"/>
                <w:szCs w:val="18"/>
              </w:rPr>
            </w:pPr>
          </w:p>
        </w:tc>
        <w:tc>
          <w:tcPr>
            <w:tcW w:w="3126" w:type="pct"/>
          </w:tcPr>
          <w:p w14:paraId="1FBEDD21" w14:textId="098C5195" w:rsidR="009C107B" w:rsidRPr="002205EB" w:rsidDel="00810D4E" w:rsidRDefault="009C107B" w:rsidP="00344B57">
            <w:pPr>
              <w:rPr>
                <w:del w:id="441" w:author="Daniel Engels" w:date="2018-08-01T14:28:00Z"/>
                <w:rFonts w:ascii="Times" w:eastAsia="Times" w:hAnsi="Times" w:cs="Times"/>
                <w:sz w:val="18"/>
                <w:szCs w:val="18"/>
              </w:rPr>
            </w:pPr>
            <w:del w:id="442" w:author="Daniel Engels" w:date="2018-08-01T14:28:00Z">
              <w:r w:rsidRPr="002205EB" w:rsidDel="00810D4E">
                <w:rPr>
                  <w:rFonts w:ascii="Times" w:eastAsia="Times" w:hAnsi="Times" w:cs="Times"/>
                  <w:sz w:val="18"/>
                  <w:szCs w:val="18"/>
                </w:rPr>
                <w:delText>hash</w:delText>
              </w:r>
            </w:del>
          </w:p>
        </w:tc>
      </w:tr>
      <w:tr w:rsidR="009C107B" w:rsidRPr="0077062C" w:rsidDel="00810D4E" w14:paraId="79828283" w14:textId="7E8B80AB" w:rsidTr="000605AF">
        <w:trPr>
          <w:trHeight w:val="223"/>
          <w:jc w:val="center"/>
          <w:del w:id="443" w:author="Daniel Engels" w:date="2018-08-01T14:28:00Z"/>
        </w:trPr>
        <w:tc>
          <w:tcPr>
            <w:tcW w:w="1874" w:type="pct"/>
          </w:tcPr>
          <w:p w14:paraId="4A54F728" w14:textId="2E704089" w:rsidR="009C107B" w:rsidRPr="002205EB" w:rsidDel="00810D4E" w:rsidRDefault="009C107B" w:rsidP="00344B57">
            <w:pPr>
              <w:rPr>
                <w:del w:id="444" w:author="Daniel Engels" w:date="2018-08-01T14:28:00Z"/>
                <w:rFonts w:ascii="Times" w:eastAsia="Times" w:hAnsi="Times" w:cs="Times"/>
                <w:sz w:val="18"/>
                <w:szCs w:val="18"/>
              </w:rPr>
            </w:pPr>
            <w:del w:id="445" w:author="Daniel Engels" w:date="2018-08-01T14:28:00Z">
              <w:r w:rsidRPr="002205EB" w:rsidDel="00810D4E">
                <w:rPr>
                  <w:rFonts w:ascii="Times" w:eastAsia="Times" w:hAnsi="Times" w:cs="Times"/>
                  <w:sz w:val="18"/>
                  <w:szCs w:val="18"/>
                </w:rPr>
                <w:delText>tx</w:delText>
              </w:r>
            </w:del>
          </w:p>
        </w:tc>
        <w:tc>
          <w:tcPr>
            <w:tcW w:w="3126" w:type="pct"/>
          </w:tcPr>
          <w:p w14:paraId="389A9EFC" w14:textId="23689792" w:rsidR="009C107B" w:rsidRPr="002205EB" w:rsidDel="00810D4E" w:rsidRDefault="009C107B" w:rsidP="00344B57">
            <w:pPr>
              <w:rPr>
                <w:del w:id="446" w:author="Daniel Engels" w:date="2018-08-01T14:28:00Z"/>
                <w:rFonts w:ascii="Times" w:eastAsia="Times" w:hAnsi="Times" w:cs="Times"/>
                <w:sz w:val="18"/>
                <w:szCs w:val="18"/>
              </w:rPr>
            </w:pPr>
            <w:del w:id="447" w:author="Daniel Engels" w:date="2018-08-01T14:28:00Z">
              <w:r w:rsidRPr="002205EB" w:rsidDel="00810D4E">
                <w:rPr>
                  <w:rFonts w:ascii="Times" w:eastAsia="Times" w:hAnsi="Times" w:cs="Times"/>
                  <w:sz w:val="18"/>
                  <w:szCs w:val="18"/>
                </w:rPr>
                <w:delText>txID</w:delText>
              </w:r>
            </w:del>
          </w:p>
        </w:tc>
      </w:tr>
      <w:tr w:rsidR="009C107B" w:rsidRPr="0077062C" w:rsidDel="00810D4E" w14:paraId="02DA5E5C" w14:textId="4B18277B" w:rsidTr="000605AF">
        <w:trPr>
          <w:trHeight w:val="223"/>
          <w:jc w:val="center"/>
          <w:del w:id="448" w:author="Daniel Engels" w:date="2018-08-01T14:28:00Z"/>
        </w:trPr>
        <w:tc>
          <w:tcPr>
            <w:tcW w:w="1874" w:type="pct"/>
          </w:tcPr>
          <w:p w14:paraId="1ED5E3E3" w14:textId="48D42F02" w:rsidR="009C107B" w:rsidRPr="0077062C" w:rsidDel="00810D4E" w:rsidRDefault="009C107B" w:rsidP="00344B57">
            <w:pPr>
              <w:rPr>
                <w:del w:id="449" w:author="Daniel Engels" w:date="2018-08-01T14:28:00Z"/>
                <w:rFonts w:ascii="Times" w:hAnsi="Times"/>
                <w:sz w:val="18"/>
                <w:szCs w:val="18"/>
              </w:rPr>
            </w:pPr>
          </w:p>
        </w:tc>
        <w:tc>
          <w:tcPr>
            <w:tcW w:w="3126" w:type="pct"/>
          </w:tcPr>
          <w:p w14:paraId="0E943E87" w14:textId="0F1C488E" w:rsidR="009C107B" w:rsidRPr="002205EB" w:rsidDel="00810D4E" w:rsidRDefault="009C107B" w:rsidP="00344B57">
            <w:pPr>
              <w:rPr>
                <w:del w:id="450" w:author="Daniel Engels" w:date="2018-08-01T14:28:00Z"/>
                <w:rFonts w:ascii="Times" w:eastAsia="Times" w:hAnsi="Times" w:cs="Times"/>
                <w:sz w:val="18"/>
                <w:szCs w:val="18"/>
              </w:rPr>
            </w:pPr>
            <w:del w:id="451" w:author="Daniel Engels" w:date="2018-08-01T14:28:00Z">
              <w:r w:rsidRPr="002205EB" w:rsidDel="00810D4E">
                <w:rPr>
                  <w:rFonts w:ascii="Times" w:eastAsia="Times" w:hAnsi="Times" w:cs="Times"/>
                  <w:sz w:val="18"/>
                  <w:szCs w:val="18"/>
                </w:rPr>
                <w:delText>blockID</w:delText>
              </w:r>
            </w:del>
          </w:p>
        </w:tc>
      </w:tr>
      <w:tr w:rsidR="009C107B" w:rsidRPr="0077062C" w:rsidDel="00810D4E" w14:paraId="71F30647" w14:textId="11D0E6E1" w:rsidTr="000605AF">
        <w:trPr>
          <w:trHeight w:val="223"/>
          <w:jc w:val="center"/>
          <w:del w:id="452" w:author="Daniel Engels" w:date="2018-08-01T14:28:00Z"/>
        </w:trPr>
        <w:tc>
          <w:tcPr>
            <w:tcW w:w="1874" w:type="pct"/>
          </w:tcPr>
          <w:p w14:paraId="0E62987C" w14:textId="78AF86DA" w:rsidR="009C107B" w:rsidRPr="0077062C" w:rsidDel="00810D4E" w:rsidRDefault="009C107B" w:rsidP="00344B57">
            <w:pPr>
              <w:rPr>
                <w:del w:id="453" w:author="Daniel Engels" w:date="2018-08-01T14:28:00Z"/>
                <w:rFonts w:ascii="Times" w:hAnsi="Times"/>
                <w:sz w:val="18"/>
                <w:szCs w:val="18"/>
              </w:rPr>
            </w:pPr>
          </w:p>
        </w:tc>
        <w:tc>
          <w:tcPr>
            <w:tcW w:w="3126" w:type="pct"/>
          </w:tcPr>
          <w:p w14:paraId="77809534" w14:textId="00D54BFD" w:rsidR="009C107B" w:rsidRPr="002205EB" w:rsidDel="00810D4E" w:rsidRDefault="009C107B" w:rsidP="00344B57">
            <w:pPr>
              <w:rPr>
                <w:del w:id="454" w:author="Daniel Engels" w:date="2018-08-01T14:28:00Z"/>
                <w:rFonts w:ascii="Times" w:eastAsia="Times" w:hAnsi="Times" w:cs="Times"/>
                <w:sz w:val="18"/>
                <w:szCs w:val="18"/>
              </w:rPr>
            </w:pPr>
            <w:del w:id="455" w:author="Daniel Engels" w:date="2018-08-01T14:28:00Z">
              <w:r w:rsidRPr="002205EB" w:rsidDel="00810D4E">
                <w:rPr>
                  <w:rFonts w:ascii="Times" w:eastAsia="Times" w:hAnsi="Times" w:cs="Times"/>
                  <w:sz w:val="18"/>
                  <w:szCs w:val="18"/>
                </w:rPr>
                <w:delText>n_inputs</w:delText>
              </w:r>
            </w:del>
          </w:p>
        </w:tc>
      </w:tr>
      <w:tr w:rsidR="009C107B" w:rsidRPr="0077062C" w:rsidDel="00810D4E" w14:paraId="590CB39B" w14:textId="747CFA11" w:rsidTr="000605AF">
        <w:trPr>
          <w:trHeight w:val="223"/>
          <w:jc w:val="center"/>
          <w:del w:id="456" w:author="Daniel Engels" w:date="2018-08-01T14:28:00Z"/>
        </w:trPr>
        <w:tc>
          <w:tcPr>
            <w:tcW w:w="1874" w:type="pct"/>
          </w:tcPr>
          <w:p w14:paraId="1344C27D" w14:textId="16360189" w:rsidR="009C107B" w:rsidRPr="0077062C" w:rsidDel="00810D4E" w:rsidRDefault="009C107B" w:rsidP="00344B57">
            <w:pPr>
              <w:rPr>
                <w:del w:id="457" w:author="Daniel Engels" w:date="2018-08-01T14:28:00Z"/>
                <w:rFonts w:ascii="Times" w:hAnsi="Times"/>
                <w:sz w:val="18"/>
                <w:szCs w:val="18"/>
              </w:rPr>
            </w:pPr>
          </w:p>
        </w:tc>
        <w:tc>
          <w:tcPr>
            <w:tcW w:w="3126" w:type="pct"/>
          </w:tcPr>
          <w:p w14:paraId="4FE5F014" w14:textId="30E5A1CD" w:rsidR="009C107B" w:rsidRPr="002205EB" w:rsidDel="00810D4E" w:rsidRDefault="009C107B" w:rsidP="00344B57">
            <w:pPr>
              <w:rPr>
                <w:del w:id="458" w:author="Daniel Engels" w:date="2018-08-01T14:28:00Z"/>
                <w:rFonts w:ascii="Times" w:eastAsia="Times" w:hAnsi="Times" w:cs="Times"/>
                <w:sz w:val="18"/>
                <w:szCs w:val="18"/>
              </w:rPr>
            </w:pPr>
            <w:del w:id="459" w:author="Daniel Engels" w:date="2018-08-01T14:28:00Z">
              <w:r w:rsidRPr="002205EB" w:rsidDel="00810D4E">
                <w:rPr>
                  <w:rFonts w:ascii="Times" w:eastAsia="Times" w:hAnsi="Times" w:cs="Times"/>
                  <w:sz w:val="18"/>
                  <w:szCs w:val="18"/>
                </w:rPr>
                <w:delText>n_outputs</w:delText>
              </w:r>
            </w:del>
          </w:p>
        </w:tc>
      </w:tr>
      <w:tr w:rsidR="009C107B" w:rsidRPr="0077062C" w:rsidDel="00810D4E" w14:paraId="5036453E" w14:textId="4886868F" w:rsidTr="000605AF">
        <w:trPr>
          <w:trHeight w:val="223"/>
          <w:jc w:val="center"/>
          <w:del w:id="460" w:author="Daniel Engels" w:date="2018-08-01T14:28:00Z"/>
        </w:trPr>
        <w:tc>
          <w:tcPr>
            <w:tcW w:w="1874" w:type="pct"/>
          </w:tcPr>
          <w:p w14:paraId="57533380" w14:textId="79925665" w:rsidR="009C107B" w:rsidRPr="002205EB" w:rsidDel="00810D4E" w:rsidRDefault="009C107B" w:rsidP="00344B57">
            <w:pPr>
              <w:rPr>
                <w:del w:id="461" w:author="Daniel Engels" w:date="2018-08-01T14:28:00Z"/>
                <w:rFonts w:ascii="Times" w:eastAsia="Times" w:hAnsi="Times" w:cs="Times"/>
                <w:sz w:val="18"/>
                <w:szCs w:val="18"/>
              </w:rPr>
            </w:pPr>
            <w:del w:id="462" w:author="Daniel Engels" w:date="2018-08-01T14:28:00Z">
              <w:r w:rsidRPr="002205EB" w:rsidDel="00810D4E">
                <w:rPr>
                  <w:rFonts w:ascii="Times" w:eastAsia="Times" w:hAnsi="Times" w:cs="Times"/>
                  <w:sz w:val="18"/>
                  <w:szCs w:val="18"/>
                </w:rPr>
                <w:delText>txin</w:delText>
              </w:r>
            </w:del>
          </w:p>
        </w:tc>
        <w:tc>
          <w:tcPr>
            <w:tcW w:w="3126" w:type="pct"/>
          </w:tcPr>
          <w:p w14:paraId="2DEB8872" w14:textId="7E095ECB" w:rsidR="009C107B" w:rsidRPr="002205EB" w:rsidDel="00810D4E" w:rsidRDefault="009C107B" w:rsidP="00344B57">
            <w:pPr>
              <w:rPr>
                <w:del w:id="463" w:author="Daniel Engels" w:date="2018-08-01T14:28:00Z"/>
                <w:rFonts w:ascii="Times" w:eastAsia="Times" w:hAnsi="Times" w:cs="Times"/>
                <w:sz w:val="18"/>
                <w:szCs w:val="18"/>
              </w:rPr>
            </w:pPr>
            <w:del w:id="464" w:author="Daniel Engels" w:date="2018-08-01T14:28:00Z">
              <w:r w:rsidRPr="002205EB" w:rsidDel="00810D4E">
                <w:rPr>
                  <w:rFonts w:ascii="Times" w:eastAsia="Times" w:hAnsi="Times" w:cs="Times"/>
                  <w:sz w:val="18"/>
                  <w:szCs w:val="18"/>
                </w:rPr>
                <w:delText>txID</w:delText>
              </w:r>
            </w:del>
          </w:p>
        </w:tc>
      </w:tr>
      <w:tr w:rsidR="009C107B" w:rsidRPr="0077062C" w:rsidDel="00810D4E" w14:paraId="1D08A989" w14:textId="0E9C6AF2" w:rsidTr="000605AF">
        <w:trPr>
          <w:trHeight w:val="223"/>
          <w:jc w:val="center"/>
          <w:del w:id="465" w:author="Daniel Engels" w:date="2018-08-01T14:28:00Z"/>
        </w:trPr>
        <w:tc>
          <w:tcPr>
            <w:tcW w:w="1874" w:type="pct"/>
          </w:tcPr>
          <w:p w14:paraId="4D0B2DA5" w14:textId="6BE4FCAE" w:rsidR="009C107B" w:rsidRPr="0077062C" w:rsidDel="00810D4E" w:rsidRDefault="009C107B" w:rsidP="00344B57">
            <w:pPr>
              <w:rPr>
                <w:del w:id="466" w:author="Daniel Engels" w:date="2018-08-01T14:28:00Z"/>
                <w:rFonts w:ascii="Times" w:hAnsi="Times"/>
                <w:sz w:val="18"/>
                <w:szCs w:val="18"/>
              </w:rPr>
            </w:pPr>
          </w:p>
        </w:tc>
        <w:tc>
          <w:tcPr>
            <w:tcW w:w="3126" w:type="pct"/>
          </w:tcPr>
          <w:p w14:paraId="40E2EFC7" w14:textId="0B13B892" w:rsidR="009C107B" w:rsidRPr="002205EB" w:rsidDel="00810D4E" w:rsidRDefault="009C107B" w:rsidP="00344B57">
            <w:pPr>
              <w:rPr>
                <w:del w:id="467" w:author="Daniel Engels" w:date="2018-08-01T14:28:00Z"/>
                <w:rFonts w:ascii="Times" w:eastAsia="Times" w:hAnsi="Times" w:cs="Times"/>
                <w:sz w:val="18"/>
                <w:szCs w:val="18"/>
              </w:rPr>
            </w:pPr>
            <w:del w:id="468" w:author="Daniel Engels" w:date="2018-08-01T14:28:00Z">
              <w:r w:rsidRPr="002205EB" w:rsidDel="00810D4E">
                <w:rPr>
                  <w:rFonts w:ascii="Times" w:eastAsia="Times" w:hAnsi="Times" w:cs="Times"/>
                  <w:sz w:val="18"/>
                  <w:szCs w:val="18"/>
                </w:rPr>
                <w:delText>input_seq</w:delText>
              </w:r>
            </w:del>
          </w:p>
        </w:tc>
      </w:tr>
      <w:tr w:rsidR="009C107B" w:rsidRPr="0077062C" w:rsidDel="00810D4E" w14:paraId="01878DD4" w14:textId="2F8BE5EC" w:rsidTr="000605AF">
        <w:trPr>
          <w:trHeight w:val="223"/>
          <w:jc w:val="center"/>
          <w:del w:id="469" w:author="Daniel Engels" w:date="2018-08-01T14:28:00Z"/>
        </w:trPr>
        <w:tc>
          <w:tcPr>
            <w:tcW w:w="1874" w:type="pct"/>
          </w:tcPr>
          <w:p w14:paraId="705CA39D" w14:textId="21BF7858" w:rsidR="009C107B" w:rsidRPr="0077062C" w:rsidDel="00810D4E" w:rsidRDefault="009C107B" w:rsidP="00344B57">
            <w:pPr>
              <w:rPr>
                <w:del w:id="470" w:author="Daniel Engels" w:date="2018-08-01T14:28:00Z"/>
                <w:rFonts w:ascii="Times" w:hAnsi="Times"/>
                <w:sz w:val="18"/>
                <w:szCs w:val="18"/>
              </w:rPr>
            </w:pPr>
          </w:p>
        </w:tc>
        <w:tc>
          <w:tcPr>
            <w:tcW w:w="3126" w:type="pct"/>
          </w:tcPr>
          <w:p w14:paraId="2CFDBCBE" w14:textId="497884CF" w:rsidR="009C107B" w:rsidRPr="002205EB" w:rsidDel="00810D4E" w:rsidRDefault="009C107B" w:rsidP="00344B57">
            <w:pPr>
              <w:rPr>
                <w:del w:id="471" w:author="Daniel Engels" w:date="2018-08-01T14:28:00Z"/>
                <w:rFonts w:ascii="Times" w:eastAsia="Times" w:hAnsi="Times" w:cs="Times"/>
                <w:sz w:val="18"/>
                <w:szCs w:val="18"/>
              </w:rPr>
            </w:pPr>
            <w:del w:id="472" w:author="Daniel Engels" w:date="2018-08-01T14:28:00Z">
              <w:r w:rsidRPr="002205EB" w:rsidDel="00810D4E">
                <w:rPr>
                  <w:rFonts w:ascii="Times" w:eastAsia="Times" w:hAnsi="Times" w:cs="Times"/>
                  <w:sz w:val="18"/>
                  <w:szCs w:val="18"/>
                </w:rPr>
                <w:delText>prev_txID</w:delText>
              </w:r>
            </w:del>
          </w:p>
        </w:tc>
      </w:tr>
      <w:tr w:rsidR="009C107B" w:rsidRPr="0077062C" w:rsidDel="00810D4E" w14:paraId="595C383B" w14:textId="29251DE5" w:rsidTr="000605AF">
        <w:trPr>
          <w:trHeight w:val="223"/>
          <w:jc w:val="center"/>
          <w:del w:id="473" w:author="Daniel Engels" w:date="2018-08-01T14:28:00Z"/>
        </w:trPr>
        <w:tc>
          <w:tcPr>
            <w:tcW w:w="1874" w:type="pct"/>
          </w:tcPr>
          <w:p w14:paraId="4858C0A0" w14:textId="250057B7" w:rsidR="009C107B" w:rsidRPr="0077062C" w:rsidDel="00810D4E" w:rsidRDefault="009C107B" w:rsidP="00344B57">
            <w:pPr>
              <w:rPr>
                <w:del w:id="474" w:author="Daniel Engels" w:date="2018-08-01T14:28:00Z"/>
                <w:rFonts w:ascii="Times" w:hAnsi="Times"/>
                <w:sz w:val="18"/>
                <w:szCs w:val="18"/>
              </w:rPr>
            </w:pPr>
          </w:p>
        </w:tc>
        <w:tc>
          <w:tcPr>
            <w:tcW w:w="3126" w:type="pct"/>
          </w:tcPr>
          <w:p w14:paraId="0FE2A653" w14:textId="1931DE2D" w:rsidR="009C107B" w:rsidRPr="002205EB" w:rsidDel="00810D4E" w:rsidRDefault="009C107B" w:rsidP="00344B57">
            <w:pPr>
              <w:rPr>
                <w:del w:id="475" w:author="Daniel Engels" w:date="2018-08-01T14:28:00Z"/>
                <w:rFonts w:ascii="Times" w:eastAsia="Times" w:hAnsi="Times" w:cs="Times"/>
                <w:sz w:val="18"/>
                <w:szCs w:val="18"/>
              </w:rPr>
            </w:pPr>
            <w:del w:id="476" w:author="Daniel Engels" w:date="2018-08-01T14:28:00Z">
              <w:r w:rsidRPr="002205EB" w:rsidDel="00810D4E">
                <w:rPr>
                  <w:rFonts w:ascii="Times" w:eastAsia="Times" w:hAnsi="Times" w:cs="Times"/>
                  <w:sz w:val="18"/>
                  <w:szCs w:val="18"/>
                </w:rPr>
                <w:delText>prev_output_seq</w:delText>
              </w:r>
            </w:del>
          </w:p>
        </w:tc>
      </w:tr>
      <w:tr w:rsidR="009C107B" w:rsidRPr="0077062C" w:rsidDel="00810D4E" w14:paraId="14790DE6" w14:textId="3091EB26" w:rsidTr="000605AF">
        <w:trPr>
          <w:trHeight w:val="223"/>
          <w:jc w:val="center"/>
          <w:del w:id="477" w:author="Daniel Engels" w:date="2018-08-01T14:28:00Z"/>
        </w:trPr>
        <w:tc>
          <w:tcPr>
            <w:tcW w:w="1874" w:type="pct"/>
          </w:tcPr>
          <w:p w14:paraId="41E62260" w14:textId="0FF8A0DA" w:rsidR="009C107B" w:rsidRPr="0077062C" w:rsidDel="00810D4E" w:rsidRDefault="009C107B" w:rsidP="00344B57">
            <w:pPr>
              <w:rPr>
                <w:del w:id="478" w:author="Daniel Engels" w:date="2018-08-01T14:28:00Z"/>
                <w:rFonts w:ascii="Times" w:hAnsi="Times"/>
                <w:sz w:val="18"/>
                <w:szCs w:val="18"/>
              </w:rPr>
            </w:pPr>
          </w:p>
        </w:tc>
        <w:tc>
          <w:tcPr>
            <w:tcW w:w="3126" w:type="pct"/>
          </w:tcPr>
          <w:p w14:paraId="34C188C7" w14:textId="503F89AF" w:rsidR="009C107B" w:rsidRPr="002205EB" w:rsidDel="00810D4E" w:rsidRDefault="009C107B" w:rsidP="00344B57">
            <w:pPr>
              <w:rPr>
                <w:del w:id="479" w:author="Daniel Engels" w:date="2018-08-01T14:28:00Z"/>
                <w:rFonts w:ascii="Times" w:eastAsia="Times" w:hAnsi="Times" w:cs="Times"/>
                <w:sz w:val="18"/>
                <w:szCs w:val="18"/>
              </w:rPr>
            </w:pPr>
            <w:del w:id="480" w:author="Daniel Engels" w:date="2018-08-01T14:28:00Z">
              <w:r w:rsidRPr="002205EB" w:rsidDel="00810D4E">
                <w:rPr>
                  <w:rFonts w:ascii="Times" w:eastAsia="Times" w:hAnsi="Times" w:cs="Times"/>
                  <w:sz w:val="18"/>
                  <w:szCs w:val="18"/>
                </w:rPr>
                <w:delText>addrID</w:delText>
              </w:r>
            </w:del>
          </w:p>
        </w:tc>
      </w:tr>
      <w:tr w:rsidR="009C107B" w:rsidRPr="0077062C" w:rsidDel="00810D4E" w14:paraId="547B3A98" w14:textId="49FD985D" w:rsidTr="000605AF">
        <w:trPr>
          <w:trHeight w:val="223"/>
          <w:jc w:val="center"/>
          <w:del w:id="481" w:author="Daniel Engels" w:date="2018-08-01T14:28:00Z"/>
        </w:trPr>
        <w:tc>
          <w:tcPr>
            <w:tcW w:w="1874" w:type="pct"/>
          </w:tcPr>
          <w:p w14:paraId="0316DF8A" w14:textId="68F6CBD9" w:rsidR="009C107B" w:rsidRPr="0077062C" w:rsidDel="00810D4E" w:rsidRDefault="009C107B" w:rsidP="00344B57">
            <w:pPr>
              <w:rPr>
                <w:del w:id="482" w:author="Daniel Engels" w:date="2018-08-01T14:28:00Z"/>
                <w:rFonts w:ascii="Times" w:hAnsi="Times"/>
                <w:sz w:val="18"/>
                <w:szCs w:val="18"/>
              </w:rPr>
            </w:pPr>
          </w:p>
        </w:tc>
        <w:tc>
          <w:tcPr>
            <w:tcW w:w="3126" w:type="pct"/>
          </w:tcPr>
          <w:p w14:paraId="1F8A6057" w14:textId="5EF722C4" w:rsidR="009C107B" w:rsidRPr="002205EB" w:rsidDel="00810D4E" w:rsidRDefault="009C107B" w:rsidP="00344B57">
            <w:pPr>
              <w:rPr>
                <w:del w:id="483" w:author="Daniel Engels" w:date="2018-08-01T14:28:00Z"/>
                <w:rFonts w:ascii="Times" w:eastAsia="Times" w:hAnsi="Times" w:cs="Times"/>
                <w:sz w:val="18"/>
                <w:szCs w:val="18"/>
              </w:rPr>
            </w:pPr>
            <w:del w:id="484" w:author="Daniel Engels" w:date="2018-08-01T14:28:00Z">
              <w:r w:rsidRPr="002205EB" w:rsidDel="00810D4E">
                <w:rPr>
                  <w:rFonts w:ascii="Times" w:eastAsia="Times" w:hAnsi="Times" w:cs="Times"/>
                  <w:sz w:val="18"/>
                  <w:szCs w:val="18"/>
                </w:rPr>
                <w:delText>Sum</w:delText>
              </w:r>
            </w:del>
          </w:p>
        </w:tc>
      </w:tr>
      <w:tr w:rsidR="009C107B" w:rsidRPr="0077062C" w:rsidDel="00810D4E" w14:paraId="526518F5" w14:textId="53FE82E0" w:rsidTr="000605AF">
        <w:trPr>
          <w:trHeight w:val="223"/>
          <w:jc w:val="center"/>
          <w:del w:id="485" w:author="Daniel Engels" w:date="2018-08-01T14:28:00Z"/>
        </w:trPr>
        <w:tc>
          <w:tcPr>
            <w:tcW w:w="1874" w:type="pct"/>
          </w:tcPr>
          <w:p w14:paraId="1683AF64" w14:textId="25387DC0" w:rsidR="009C107B" w:rsidRPr="002205EB" w:rsidDel="00810D4E" w:rsidRDefault="009C107B" w:rsidP="00344B57">
            <w:pPr>
              <w:rPr>
                <w:del w:id="486" w:author="Daniel Engels" w:date="2018-08-01T14:28:00Z"/>
                <w:rFonts w:ascii="Times" w:eastAsia="Times" w:hAnsi="Times" w:cs="Times"/>
                <w:sz w:val="18"/>
                <w:szCs w:val="18"/>
              </w:rPr>
            </w:pPr>
            <w:del w:id="487" w:author="Daniel Engels" w:date="2018-08-01T14:28:00Z">
              <w:r w:rsidRPr="002205EB" w:rsidDel="00810D4E">
                <w:rPr>
                  <w:rFonts w:ascii="Times" w:eastAsia="Times" w:hAnsi="Times" w:cs="Times"/>
                  <w:sz w:val="18"/>
                  <w:szCs w:val="18"/>
                </w:rPr>
                <w:delText>txout</w:delText>
              </w:r>
            </w:del>
          </w:p>
        </w:tc>
        <w:tc>
          <w:tcPr>
            <w:tcW w:w="3126" w:type="pct"/>
          </w:tcPr>
          <w:p w14:paraId="54EC3E75" w14:textId="033CF137" w:rsidR="009C107B" w:rsidRPr="002205EB" w:rsidDel="00810D4E" w:rsidRDefault="009C107B" w:rsidP="00344B57">
            <w:pPr>
              <w:rPr>
                <w:del w:id="488" w:author="Daniel Engels" w:date="2018-08-01T14:28:00Z"/>
                <w:rFonts w:ascii="Times" w:eastAsia="Times" w:hAnsi="Times" w:cs="Times"/>
                <w:sz w:val="18"/>
                <w:szCs w:val="18"/>
              </w:rPr>
            </w:pPr>
            <w:del w:id="489" w:author="Daniel Engels" w:date="2018-08-01T14:28:00Z">
              <w:r w:rsidRPr="002205EB" w:rsidDel="00810D4E">
                <w:rPr>
                  <w:rFonts w:ascii="Times" w:eastAsia="Times" w:hAnsi="Times" w:cs="Times"/>
                  <w:sz w:val="18"/>
                  <w:szCs w:val="18"/>
                </w:rPr>
                <w:delText>txID</w:delText>
              </w:r>
            </w:del>
          </w:p>
        </w:tc>
      </w:tr>
      <w:tr w:rsidR="009C107B" w:rsidRPr="0077062C" w:rsidDel="00810D4E" w14:paraId="677F6567" w14:textId="49691025" w:rsidTr="000605AF">
        <w:trPr>
          <w:trHeight w:val="223"/>
          <w:jc w:val="center"/>
          <w:del w:id="490" w:author="Daniel Engels" w:date="2018-08-01T14:28:00Z"/>
        </w:trPr>
        <w:tc>
          <w:tcPr>
            <w:tcW w:w="1874" w:type="pct"/>
          </w:tcPr>
          <w:p w14:paraId="0B7B4DDE" w14:textId="65EFB88C" w:rsidR="009C107B" w:rsidRPr="0077062C" w:rsidDel="00810D4E" w:rsidRDefault="009C107B" w:rsidP="00344B57">
            <w:pPr>
              <w:rPr>
                <w:del w:id="491" w:author="Daniel Engels" w:date="2018-08-01T14:28:00Z"/>
                <w:rFonts w:ascii="Times" w:hAnsi="Times"/>
                <w:sz w:val="18"/>
                <w:szCs w:val="18"/>
              </w:rPr>
            </w:pPr>
          </w:p>
        </w:tc>
        <w:tc>
          <w:tcPr>
            <w:tcW w:w="3126" w:type="pct"/>
          </w:tcPr>
          <w:p w14:paraId="1466EF7B" w14:textId="3887B64A" w:rsidR="009C107B" w:rsidRPr="002205EB" w:rsidDel="00810D4E" w:rsidRDefault="009C107B" w:rsidP="00344B57">
            <w:pPr>
              <w:rPr>
                <w:del w:id="492" w:author="Daniel Engels" w:date="2018-08-01T14:28:00Z"/>
                <w:rFonts w:ascii="Times" w:eastAsia="Times" w:hAnsi="Times" w:cs="Times"/>
                <w:sz w:val="18"/>
                <w:szCs w:val="18"/>
              </w:rPr>
            </w:pPr>
            <w:del w:id="493" w:author="Daniel Engels" w:date="2018-08-01T14:28:00Z">
              <w:r w:rsidRPr="002205EB" w:rsidDel="00810D4E">
                <w:rPr>
                  <w:rFonts w:ascii="Times" w:eastAsia="Times" w:hAnsi="Times" w:cs="Times"/>
                  <w:sz w:val="18"/>
                  <w:szCs w:val="18"/>
                </w:rPr>
                <w:delText>output_seq</w:delText>
              </w:r>
            </w:del>
          </w:p>
        </w:tc>
      </w:tr>
      <w:tr w:rsidR="009C107B" w:rsidRPr="0077062C" w:rsidDel="00810D4E" w14:paraId="7FA210F8" w14:textId="65E00110" w:rsidTr="000605AF">
        <w:trPr>
          <w:trHeight w:val="223"/>
          <w:jc w:val="center"/>
          <w:del w:id="494" w:author="Daniel Engels" w:date="2018-08-01T14:28:00Z"/>
        </w:trPr>
        <w:tc>
          <w:tcPr>
            <w:tcW w:w="1874" w:type="pct"/>
          </w:tcPr>
          <w:p w14:paraId="1D620CC4" w14:textId="5E9D3E6C" w:rsidR="009C107B" w:rsidRPr="0077062C" w:rsidDel="00810D4E" w:rsidRDefault="009C107B" w:rsidP="00344B57">
            <w:pPr>
              <w:rPr>
                <w:del w:id="495" w:author="Daniel Engels" w:date="2018-08-01T14:28:00Z"/>
                <w:rFonts w:ascii="Times" w:hAnsi="Times"/>
                <w:sz w:val="18"/>
                <w:szCs w:val="18"/>
              </w:rPr>
            </w:pPr>
          </w:p>
        </w:tc>
        <w:tc>
          <w:tcPr>
            <w:tcW w:w="3126" w:type="pct"/>
          </w:tcPr>
          <w:p w14:paraId="559087B4" w14:textId="51708D0D" w:rsidR="009C107B" w:rsidRPr="002205EB" w:rsidDel="00810D4E" w:rsidRDefault="009C107B" w:rsidP="00344B57">
            <w:pPr>
              <w:rPr>
                <w:del w:id="496" w:author="Daniel Engels" w:date="2018-08-01T14:28:00Z"/>
                <w:rFonts w:ascii="Times" w:eastAsia="Times" w:hAnsi="Times" w:cs="Times"/>
                <w:sz w:val="18"/>
                <w:szCs w:val="18"/>
              </w:rPr>
            </w:pPr>
            <w:del w:id="497" w:author="Daniel Engels" w:date="2018-08-01T14:28:00Z">
              <w:r w:rsidRPr="002205EB" w:rsidDel="00810D4E">
                <w:rPr>
                  <w:rFonts w:ascii="Times" w:eastAsia="Times" w:hAnsi="Times" w:cs="Times"/>
                  <w:sz w:val="18"/>
                  <w:szCs w:val="18"/>
                </w:rPr>
                <w:delText>addrID</w:delText>
              </w:r>
            </w:del>
          </w:p>
        </w:tc>
      </w:tr>
      <w:tr w:rsidR="009C107B" w:rsidRPr="0077062C" w:rsidDel="00810D4E" w14:paraId="7AE0BE9B" w14:textId="67B30B3F" w:rsidTr="000605AF">
        <w:trPr>
          <w:trHeight w:val="223"/>
          <w:jc w:val="center"/>
          <w:del w:id="498" w:author="Daniel Engels" w:date="2018-08-01T14:28:00Z"/>
        </w:trPr>
        <w:tc>
          <w:tcPr>
            <w:tcW w:w="1874" w:type="pct"/>
          </w:tcPr>
          <w:p w14:paraId="0771F8BA" w14:textId="5D95BEBE" w:rsidR="009C107B" w:rsidRPr="0077062C" w:rsidDel="00810D4E" w:rsidRDefault="009C107B" w:rsidP="00344B57">
            <w:pPr>
              <w:rPr>
                <w:del w:id="499" w:author="Daniel Engels" w:date="2018-08-01T14:28:00Z"/>
                <w:rFonts w:ascii="Times" w:hAnsi="Times"/>
                <w:sz w:val="18"/>
                <w:szCs w:val="18"/>
              </w:rPr>
            </w:pPr>
          </w:p>
        </w:tc>
        <w:tc>
          <w:tcPr>
            <w:tcW w:w="3126" w:type="pct"/>
          </w:tcPr>
          <w:p w14:paraId="3A5FAA26" w14:textId="54C3697F" w:rsidR="009C107B" w:rsidRPr="002205EB" w:rsidDel="00810D4E" w:rsidRDefault="009C107B" w:rsidP="00344B57">
            <w:pPr>
              <w:rPr>
                <w:del w:id="500" w:author="Daniel Engels" w:date="2018-08-01T14:28:00Z"/>
                <w:rFonts w:ascii="Times" w:eastAsia="Times" w:hAnsi="Times" w:cs="Times"/>
                <w:sz w:val="18"/>
                <w:szCs w:val="18"/>
              </w:rPr>
            </w:pPr>
            <w:del w:id="501" w:author="Daniel Engels" w:date="2018-08-01T14:28:00Z">
              <w:r w:rsidRPr="002205EB" w:rsidDel="00810D4E">
                <w:rPr>
                  <w:rFonts w:ascii="Times" w:eastAsia="Times" w:hAnsi="Times" w:cs="Times"/>
                  <w:sz w:val="18"/>
                  <w:szCs w:val="18"/>
                </w:rPr>
                <w:delText>sum</w:delText>
              </w:r>
            </w:del>
          </w:p>
        </w:tc>
      </w:tr>
      <w:tr w:rsidR="009C107B" w:rsidRPr="0077062C" w:rsidDel="00810D4E" w14:paraId="6F1EE109" w14:textId="175B8AD6" w:rsidTr="000605AF">
        <w:trPr>
          <w:trHeight w:val="223"/>
          <w:jc w:val="center"/>
          <w:del w:id="502" w:author="Daniel Engels" w:date="2018-08-01T14:28:00Z"/>
        </w:trPr>
        <w:tc>
          <w:tcPr>
            <w:tcW w:w="1874" w:type="pct"/>
          </w:tcPr>
          <w:p w14:paraId="1AFD3068" w14:textId="11BF2CEF" w:rsidR="009C107B" w:rsidRPr="002205EB" w:rsidDel="00810D4E" w:rsidRDefault="009C107B" w:rsidP="00344B57">
            <w:pPr>
              <w:rPr>
                <w:del w:id="503" w:author="Daniel Engels" w:date="2018-08-01T14:28:00Z"/>
                <w:rFonts w:ascii="Times" w:eastAsia="Times" w:hAnsi="Times" w:cs="Times"/>
                <w:sz w:val="18"/>
                <w:szCs w:val="18"/>
              </w:rPr>
            </w:pPr>
            <w:del w:id="504" w:author="Daniel Engels" w:date="2018-08-01T14:28:00Z">
              <w:r w:rsidRPr="002205EB" w:rsidDel="00810D4E">
                <w:rPr>
                  <w:rFonts w:ascii="Times" w:eastAsia="Times" w:hAnsi="Times" w:cs="Times"/>
                  <w:sz w:val="18"/>
                  <w:szCs w:val="18"/>
                </w:rPr>
                <w:delText>multiple</w:delText>
              </w:r>
            </w:del>
          </w:p>
        </w:tc>
        <w:tc>
          <w:tcPr>
            <w:tcW w:w="3126" w:type="pct"/>
          </w:tcPr>
          <w:p w14:paraId="7E36C624" w14:textId="6E2B8A0A" w:rsidR="009C107B" w:rsidRPr="002205EB" w:rsidDel="00810D4E" w:rsidRDefault="009C107B" w:rsidP="00344B57">
            <w:pPr>
              <w:rPr>
                <w:del w:id="505" w:author="Daniel Engels" w:date="2018-08-01T14:28:00Z"/>
                <w:rFonts w:ascii="Times" w:eastAsia="Times" w:hAnsi="Times" w:cs="Times"/>
                <w:sz w:val="18"/>
                <w:szCs w:val="18"/>
              </w:rPr>
            </w:pPr>
            <w:del w:id="506" w:author="Daniel Engels" w:date="2018-08-01T14:28:00Z">
              <w:r w:rsidRPr="002205EB" w:rsidDel="00810D4E">
                <w:rPr>
                  <w:rFonts w:ascii="Times" w:eastAsia="Times" w:hAnsi="Times" w:cs="Times"/>
                  <w:sz w:val="18"/>
                  <w:szCs w:val="18"/>
                </w:rPr>
                <w:delText>txID</w:delText>
              </w:r>
            </w:del>
          </w:p>
        </w:tc>
      </w:tr>
      <w:tr w:rsidR="009C107B" w:rsidRPr="0077062C" w:rsidDel="00810D4E" w14:paraId="68BA5CED" w14:textId="58446688" w:rsidTr="000605AF">
        <w:trPr>
          <w:trHeight w:val="223"/>
          <w:jc w:val="center"/>
          <w:del w:id="507" w:author="Daniel Engels" w:date="2018-08-01T14:28:00Z"/>
        </w:trPr>
        <w:tc>
          <w:tcPr>
            <w:tcW w:w="1874" w:type="pct"/>
          </w:tcPr>
          <w:p w14:paraId="0EAC0C82" w14:textId="2DE9E81E" w:rsidR="009C107B" w:rsidRPr="0077062C" w:rsidDel="00810D4E" w:rsidRDefault="009C107B" w:rsidP="00344B57">
            <w:pPr>
              <w:rPr>
                <w:del w:id="508" w:author="Daniel Engels" w:date="2018-08-01T14:28:00Z"/>
                <w:rFonts w:ascii="Times" w:hAnsi="Times"/>
                <w:sz w:val="18"/>
                <w:szCs w:val="18"/>
              </w:rPr>
            </w:pPr>
          </w:p>
        </w:tc>
        <w:tc>
          <w:tcPr>
            <w:tcW w:w="3126" w:type="pct"/>
          </w:tcPr>
          <w:p w14:paraId="7968A2FA" w14:textId="017A9F78" w:rsidR="009C107B" w:rsidRPr="002205EB" w:rsidDel="00810D4E" w:rsidRDefault="009C107B" w:rsidP="00344B57">
            <w:pPr>
              <w:rPr>
                <w:del w:id="509" w:author="Daniel Engels" w:date="2018-08-01T14:28:00Z"/>
                <w:rFonts w:ascii="Times" w:eastAsia="Times" w:hAnsi="Times" w:cs="Times"/>
                <w:sz w:val="18"/>
                <w:szCs w:val="18"/>
              </w:rPr>
            </w:pPr>
            <w:del w:id="510" w:author="Daniel Engels" w:date="2018-08-01T14:28:00Z">
              <w:r w:rsidRPr="002205EB" w:rsidDel="00810D4E">
                <w:rPr>
                  <w:rFonts w:ascii="Times" w:eastAsia="Times" w:hAnsi="Times" w:cs="Times"/>
                  <w:sz w:val="18"/>
                  <w:szCs w:val="18"/>
                </w:rPr>
                <w:delText>output_seq</w:delText>
              </w:r>
            </w:del>
          </w:p>
        </w:tc>
      </w:tr>
      <w:tr w:rsidR="009C107B" w:rsidRPr="0077062C" w:rsidDel="00810D4E" w14:paraId="4AC3B49B" w14:textId="6B4712F0" w:rsidTr="000605AF">
        <w:trPr>
          <w:trHeight w:val="223"/>
          <w:jc w:val="center"/>
          <w:del w:id="511" w:author="Daniel Engels" w:date="2018-08-01T14:28:00Z"/>
        </w:trPr>
        <w:tc>
          <w:tcPr>
            <w:tcW w:w="1874" w:type="pct"/>
          </w:tcPr>
          <w:p w14:paraId="508BD28E" w14:textId="531E4221" w:rsidR="009C107B" w:rsidRPr="0077062C" w:rsidDel="00810D4E" w:rsidRDefault="009C107B" w:rsidP="00344B57">
            <w:pPr>
              <w:rPr>
                <w:del w:id="512" w:author="Daniel Engels" w:date="2018-08-01T14:28:00Z"/>
                <w:rFonts w:ascii="Times" w:hAnsi="Times"/>
                <w:sz w:val="18"/>
                <w:szCs w:val="18"/>
              </w:rPr>
            </w:pPr>
          </w:p>
        </w:tc>
        <w:tc>
          <w:tcPr>
            <w:tcW w:w="3126" w:type="pct"/>
          </w:tcPr>
          <w:p w14:paraId="1F195EFD" w14:textId="4ADBBF4F" w:rsidR="009C107B" w:rsidRPr="002205EB" w:rsidDel="00810D4E" w:rsidRDefault="009C107B" w:rsidP="00344B57">
            <w:pPr>
              <w:rPr>
                <w:del w:id="513" w:author="Daniel Engels" w:date="2018-08-01T14:28:00Z"/>
                <w:rFonts w:ascii="Times" w:eastAsia="Times" w:hAnsi="Times" w:cs="Times"/>
                <w:sz w:val="18"/>
                <w:szCs w:val="18"/>
              </w:rPr>
            </w:pPr>
            <w:del w:id="514" w:author="Daniel Engels" w:date="2018-08-01T14:28:00Z">
              <w:r w:rsidRPr="002205EB" w:rsidDel="00810D4E">
                <w:rPr>
                  <w:rFonts w:ascii="Times" w:eastAsia="Times" w:hAnsi="Times" w:cs="Times"/>
                  <w:sz w:val="18"/>
                  <w:szCs w:val="18"/>
                </w:rPr>
                <w:delText>addrID</w:delText>
              </w:r>
            </w:del>
          </w:p>
        </w:tc>
      </w:tr>
      <w:tr w:rsidR="009C107B" w:rsidRPr="0077062C" w:rsidDel="00810D4E" w14:paraId="38C37C40" w14:textId="1BFDE132" w:rsidTr="000605AF">
        <w:trPr>
          <w:trHeight w:val="223"/>
          <w:jc w:val="center"/>
          <w:del w:id="515" w:author="Daniel Engels" w:date="2018-08-01T14:28:00Z"/>
        </w:trPr>
        <w:tc>
          <w:tcPr>
            <w:tcW w:w="1874" w:type="pct"/>
          </w:tcPr>
          <w:p w14:paraId="50F47B12" w14:textId="5DD27740" w:rsidR="009C107B" w:rsidRPr="002205EB" w:rsidDel="00810D4E" w:rsidRDefault="009C107B" w:rsidP="00344B57">
            <w:pPr>
              <w:rPr>
                <w:del w:id="516" w:author="Daniel Engels" w:date="2018-08-01T14:28:00Z"/>
                <w:rFonts w:ascii="Times" w:eastAsia="Times" w:hAnsi="Times" w:cs="Times"/>
                <w:sz w:val="18"/>
                <w:szCs w:val="18"/>
              </w:rPr>
            </w:pPr>
            <w:del w:id="517" w:author="Daniel Engels" w:date="2018-08-01T14:28:00Z">
              <w:r w:rsidRPr="002205EB" w:rsidDel="00810D4E">
                <w:rPr>
                  <w:rFonts w:ascii="Times" w:eastAsia="Times" w:hAnsi="Times" w:cs="Times"/>
                  <w:sz w:val="18"/>
                  <w:szCs w:val="18"/>
                </w:rPr>
                <w:delText>nonstandard</w:delText>
              </w:r>
            </w:del>
          </w:p>
        </w:tc>
        <w:tc>
          <w:tcPr>
            <w:tcW w:w="3126" w:type="pct"/>
          </w:tcPr>
          <w:p w14:paraId="4E22366F" w14:textId="6E35AB6A" w:rsidR="009C107B" w:rsidRPr="002205EB" w:rsidDel="00810D4E" w:rsidRDefault="009C107B" w:rsidP="00344B57">
            <w:pPr>
              <w:rPr>
                <w:del w:id="518" w:author="Daniel Engels" w:date="2018-08-01T14:28:00Z"/>
                <w:rFonts w:ascii="Times" w:eastAsia="Times" w:hAnsi="Times" w:cs="Times"/>
                <w:sz w:val="18"/>
                <w:szCs w:val="18"/>
              </w:rPr>
            </w:pPr>
            <w:del w:id="519" w:author="Daniel Engels" w:date="2018-08-01T14:28:00Z">
              <w:r w:rsidRPr="002205EB" w:rsidDel="00810D4E">
                <w:rPr>
                  <w:rFonts w:ascii="Times" w:eastAsia="Times" w:hAnsi="Times" w:cs="Times"/>
                  <w:sz w:val="18"/>
                  <w:szCs w:val="18"/>
                </w:rPr>
                <w:delText>txID</w:delText>
              </w:r>
            </w:del>
          </w:p>
        </w:tc>
      </w:tr>
      <w:tr w:rsidR="009C107B" w:rsidRPr="0077062C" w:rsidDel="00810D4E" w14:paraId="07751A87" w14:textId="1B61E60C" w:rsidTr="000605AF">
        <w:trPr>
          <w:trHeight w:val="223"/>
          <w:jc w:val="center"/>
          <w:del w:id="520" w:author="Daniel Engels" w:date="2018-08-01T14:28:00Z"/>
        </w:trPr>
        <w:tc>
          <w:tcPr>
            <w:tcW w:w="1874" w:type="pct"/>
          </w:tcPr>
          <w:p w14:paraId="3E827F1D" w14:textId="75B4ECFD" w:rsidR="009C107B" w:rsidRPr="0077062C" w:rsidDel="00810D4E" w:rsidRDefault="009C107B" w:rsidP="00344B57">
            <w:pPr>
              <w:rPr>
                <w:del w:id="521" w:author="Daniel Engels" w:date="2018-08-01T14:28:00Z"/>
                <w:rFonts w:ascii="Times" w:hAnsi="Times"/>
                <w:sz w:val="18"/>
                <w:szCs w:val="18"/>
              </w:rPr>
            </w:pPr>
          </w:p>
        </w:tc>
        <w:tc>
          <w:tcPr>
            <w:tcW w:w="3126" w:type="pct"/>
          </w:tcPr>
          <w:p w14:paraId="2F534989" w14:textId="38F49E19" w:rsidR="009C107B" w:rsidRPr="002205EB" w:rsidDel="00810D4E" w:rsidRDefault="009C107B" w:rsidP="00344B57">
            <w:pPr>
              <w:rPr>
                <w:del w:id="522" w:author="Daniel Engels" w:date="2018-08-01T14:28:00Z"/>
                <w:rFonts w:ascii="Times" w:eastAsia="Times" w:hAnsi="Times" w:cs="Times"/>
                <w:sz w:val="18"/>
                <w:szCs w:val="18"/>
              </w:rPr>
            </w:pPr>
            <w:del w:id="523" w:author="Daniel Engels" w:date="2018-08-01T14:28:00Z">
              <w:r w:rsidRPr="002205EB" w:rsidDel="00810D4E">
                <w:rPr>
                  <w:rFonts w:ascii="Times" w:eastAsia="Times" w:hAnsi="Times" w:cs="Times"/>
                  <w:sz w:val="18"/>
                  <w:szCs w:val="18"/>
                </w:rPr>
                <w:delText>output_seq</w:delText>
              </w:r>
            </w:del>
          </w:p>
        </w:tc>
      </w:tr>
      <w:tr w:rsidR="009C107B" w:rsidRPr="0077062C" w:rsidDel="00810D4E" w14:paraId="6465C637" w14:textId="43CF12DD" w:rsidTr="000605AF">
        <w:trPr>
          <w:trHeight w:val="223"/>
          <w:jc w:val="center"/>
          <w:del w:id="524" w:author="Daniel Engels" w:date="2018-08-01T14:28:00Z"/>
        </w:trPr>
        <w:tc>
          <w:tcPr>
            <w:tcW w:w="1874" w:type="pct"/>
          </w:tcPr>
          <w:p w14:paraId="32876670" w14:textId="79BC9C78" w:rsidR="009C107B" w:rsidRPr="002205EB" w:rsidDel="00810D4E" w:rsidRDefault="009C107B" w:rsidP="00344B57">
            <w:pPr>
              <w:rPr>
                <w:del w:id="525" w:author="Daniel Engels" w:date="2018-08-01T14:28:00Z"/>
                <w:rFonts w:ascii="Times" w:eastAsia="Times" w:hAnsi="Times" w:cs="Times"/>
                <w:sz w:val="18"/>
                <w:szCs w:val="18"/>
              </w:rPr>
            </w:pPr>
            <w:del w:id="526" w:author="Daniel Engels" w:date="2018-08-01T14:28:00Z">
              <w:r w:rsidRPr="002205EB" w:rsidDel="00810D4E">
                <w:rPr>
                  <w:rFonts w:ascii="Times" w:eastAsia="Times" w:hAnsi="Times" w:cs="Times"/>
                  <w:sz w:val="18"/>
                  <w:szCs w:val="18"/>
                </w:rPr>
                <w:delText>addresses</w:delText>
              </w:r>
            </w:del>
          </w:p>
        </w:tc>
        <w:tc>
          <w:tcPr>
            <w:tcW w:w="3126" w:type="pct"/>
          </w:tcPr>
          <w:p w14:paraId="0F71B5C6" w14:textId="53CB92E4" w:rsidR="009C107B" w:rsidRPr="002205EB" w:rsidDel="00810D4E" w:rsidRDefault="009C107B" w:rsidP="00344B57">
            <w:pPr>
              <w:rPr>
                <w:del w:id="527" w:author="Daniel Engels" w:date="2018-08-01T14:28:00Z"/>
                <w:rFonts w:ascii="Times" w:eastAsia="Times" w:hAnsi="Times" w:cs="Times"/>
                <w:sz w:val="18"/>
                <w:szCs w:val="18"/>
              </w:rPr>
            </w:pPr>
            <w:del w:id="528" w:author="Daniel Engels" w:date="2018-08-01T14:28:00Z">
              <w:r w:rsidRPr="002205EB" w:rsidDel="00810D4E">
                <w:rPr>
                  <w:rFonts w:ascii="Times" w:eastAsia="Times" w:hAnsi="Times" w:cs="Times"/>
                  <w:sz w:val="18"/>
                  <w:szCs w:val="18"/>
                </w:rPr>
                <w:delText>addrID</w:delText>
              </w:r>
            </w:del>
          </w:p>
        </w:tc>
      </w:tr>
      <w:tr w:rsidR="009C107B" w:rsidRPr="0077062C" w:rsidDel="00810D4E" w14:paraId="7F2A803D" w14:textId="4050A85F" w:rsidTr="000605AF">
        <w:trPr>
          <w:trHeight w:val="223"/>
          <w:jc w:val="center"/>
          <w:del w:id="529" w:author="Daniel Engels" w:date="2018-08-01T14:28:00Z"/>
        </w:trPr>
        <w:tc>
          <w:tcPr>
            <w:tcW w:w="1874" w:type="pct"/>
          </w:tcPr>
          <w:p w14:paraId="2F72146F" w14:textId="7A13808C" w:rsidR="009C107B" w:rsidRPr="0077062C" w:rsidDel="00810D4E" w:rsidRDefault="009C107B" w:rsidP="00344B57">
            <w:pPr>
              <w:rPr>
                <w:del w:id="530" w:author="Daniel Engels" w:date="2018-08-01T14:28:00Z"/>
                <w:rFonts w:ascii="Times" w:hAnsi="Times"/>
                <w:sz w:val="18"/>
                <w:szCs w:val="18"/>
              </w:rPr>
            </w:pPr>
          </w:p>
        </w:tc>
        <w:tc>
          <w:tcPr>
            <w:tcW w:w="3126" w:type="pct"/>
          </w:tcPr>
          <w:p w14:paraId="4686A1BE" w14:textId="59377A03" w:rsidR="009C107B" w:rsidRPr="002205EB" w:rsidDel="00810D4E" w:rsidRDefault="009C107B" w:rsidP="00344B57">
            <w:pPr>
              <w:rPr>
                <w:del w:id="531" w:author="Daniel Engels" w:date="2018-08-01T14:28:00Z"/>
                <w:rFonts w:ascii="Times" w:eastAsia="Times" w:hAnsi="Times" w:cs="Times"/>
                <w:sz w:val="18"/>
                <w:szCs w:val="18"/>
              </w:rPr>
            </w:pPr>
            <w:del w:id="532" w:author="Daniel Engels" w:date="2018-08-01T14:28:00Z">
              <w:r w:rsidRPr="002205EB" w:rsidDel="00810D4E">
                <w:rPr>
                  <w:rFonts w:ascii="Times" w:eastAsia="Times" w:hAnsi="Times" w:cs="Times"/>
                  <w:sz w:val="18"/>
                  <w:szCs w:val="18"/>
                </w:rPr>
                <w:delText>address</w:delText>
              </w:r>
            </w:del>
          </w:p>
        </w:tc>
      </w:tr>
      <w:tr w:rsidR="009C107B" w:rsidRPr="0077062C" w:rsidDel="00810D4E" w14:paraId="02940193" w14:textId="7A04B15D" w:rsidTr="009F5997">
        <w:trPr>
          <w:trHeight w:val="70"/>
          <w:jc w:val="center"/>
          <w:del w:id="533" w:author="Daniel Engels" w:date="2018-08-01T14:28:00Z"/>
        </w:trPr>
        <w:tc>
          <w:tcPr>
            <w:tcW w:w="1874" w:type="pct"/>
          </w:tcPr>
          <w:p w14:paraId="1C869A1A" w14:textId="5AB129F7" w:rsidR="009C107B" w:rsidRPr="002205EB" w:rsidDel="00810D4E" w:rsidRDefault="009C107B" w:rsidP="00344B57">
            <w:pPr>
              <w:rPr>
                <w:del w:id="534" w:author="Daniel Engels" w:date="2018-08-01T14:28:00Z"/>
                <w:rFonts w:ascii="Times" w:eastAsia="Times" w:hAnsi="Times" w:cs="Times"/>
                <w:sz w:val="18"/>
                <w:szCs w:val="18"/>
              </w:rPr>
            </w:pPr>
            <w:del w:id="535" w:author="Daniel Engels" w:date="2018-08-01T14:28:00Z">
              <w:r w:rsidRPr="002205EB" w:rsidDel="00810D4E">
                <w:rPr>
                  <w:rFonts w:ascii="Times" w:eastAsia="Times" w:hAnsi="Times" w:cs="Times"/>
                  <w:sz w:val="18"/>
                  <w:szCs w:val="18"/>
                </w:rPr>
                <w:delText>addr_sccs</w:delText>
              </w:r>
            </w:del>
          </w:p>
        </w:tc>
        <w:tc>
          <w:tcPr>
            <w:tcW w:w="3126" w:type="pct"/>
          </w:tcPr>
          <w:p w14:paraId="72D28752" w14:textId="59A3BFDF" w:rsidR="009C107B" w:rsidRPr="002205EB" w:rsidDel="00810D4E" w:rsidRDefault="009C107B" w:rsidP="00344B57">
            <w:pPr>
              <w:rPr>
                <w:del w:id="536" w:author="Daniel Engels" w:date="2018-08-01T14:28:00Z"/>
                <w:rFonts w:ascii="Times" w:eastAsia="Times" w:hAnsi="Times" w:cs="Times"/>
                <w:sz w:val="18"/>
                <w:szCs w:val="18"/>
              </w:rPr>
            </w:pPr>
            <w:del w:id="537" w:author="Daniel Engels" w:date="2018-08-01T14:28:00Z">
              <w:r w:rsidRPr="002205EB" w:rsidDel="00810D4E">
                <w:rPr>
                  <w:rFonts w:ascii="Times" w:eastAsia="Times" w:hAnsi="Times" w:cs="Times"/>
                  <w:sz w:val="18"/>
                  <w:szCs w:val="18"/>
                </w:rPr>
                <w:delText>addrID</w:delText>
              </w:r>
            </w:del>
          </w:p>
        </w:tc>
      </w:tr>
      <w:tr w:rsidR="009C107B" w:rsidRPr="0077062C" w:rsidDel="00810D4E" w14:paraId="2CAE4AE9" w14:textId="0EF37C7C" w:rsidTr="009F5997">
        <w:trPr>
          <w:trHeight w:val="223"/>
          <w:jc w:val="center"/>
          <w:del w:id="538" w:author="Daniel Engels" w:date="2018-08-01T14:28:00Z"/>
        </w:trPr>
        <w:tc>
          <w:tcPr>
            <w:tcW w:w="1874" w:type="pct"/>
            <w:tcBorders>
              <w:bottom w:val="single" w:sz="12" w:space="0" w:color="auto"/>
            </w:tcBorders>
          </w:tcPr>
          <w:p w14:paraId="030D0839" w14:textId="21153772" w:rsidR="009C107B" w:rsidRPr="0077062C" w:rsidDel="00810D4E" w:rsidRDefault="009C107B" w:rsidP="00344B57">
            <w:pPr>
              <w:rPr>
                <w:del w:id="539" w:author="Daniel Engels" w:date="2018-08-01T14:28:00Z"/>
                <w:rFonts w:ascii="Times" w:hAnsi="Times"/>
                <w:sz w:val="18"/>
                <w:szCs w:val="18"/>
              </w:rPr>
            </w:pPr>
          </w:p>
        </w:tc>
        <w:tc>
          <w:tcPr>
            <w:tcW w:w="3126" w:type="pct"/>
            <w:tcBorders>
              <w:bottom w:val="single" w:sz="12" w:space="0" w:color="auto"/>
            </w:tcBorders>
          </w:tcPr>
          <w:p w14:paraId="26011F72" w14:textId="45FCD13A" w:rsidR="009C107B" w:rsidRPr="002205EB" w:rsidDel="00810D4E" w:rsidRDefault="009C107B" w:rsidP="00344B57">
            <w:pPr>
              <w:rPr>
                <w:del w:id="540" w:author="Daniel Engels" w:date="2018-08-01T14:28:00Z"/>
                <w:rFonts w:ascii="Times" w:eastAsia="Times" w:hAnsi="Times" w:cs="Times"/>
                <w:sz w:val="18"/>
                <w:szCs w:val="18"/>
              </w:rPr>
            </w:pPr>
            <w:del w:id="541" w:author="Daniel Engels" w:date="2018-08-01T14:28:00Z">
              <w:r w:rsidRPr="002205EB" w:rsidDel="00810D4E">
                <w:rPr>
                  <w:rFonts w:ascii="Times" w:eastAsia="Times" w:hAnsi="Times" w:cs="Times"/>
                  <w:sz w:val="18"/>
                  <w:szCs w:val="18"/>
                </w:rPr>
                <w:delText>userID</w:delText>
              </w:r>
            </w:del>
          </w:p>
        </w:tc>
      </w:tr>
    </w:tbl>
    <w:p w14:paraId="7A4B3CB2" w14:textId="5459ACD7" w:rsidR="6F7D526F" w:rsidRDefault="6F7D526F">
      <w:pPr>
        <w:rPr>
          <w:rFonts w:ascii="Times" w:hAnsi="Times"/>
        </w:rPr>
      </w:pPr>
    </w:p>
    <w:p w14:paraId="798BBBB9" w14:textId="5BA05631" w:rsidR="002E76D7" w:rsidRPr="002E76D7" w:rsidRDefault="002E76D7" w:rsidP="452C587D">
      <w:pPr>
        <w:pStyle w:val="p1a"/>
        <w:spacing w:before="240" w:after="240"/>
        <w:rPr>
          <w:sz w:val="18"/>
          <w:szCs w:val="18"/>
        </w:rPr>
      </w:pPr>
      <w:r w:rsidRPr="0077062C">
        <w:rPr>
          <w:b/>
          <w:bCs/>
          <w:sz w:val="18"/>
          <w:szCs w:val="18"/>
        </w:rPr>
        <w:t>Table 5</w:t>
      </w:r>
      <w:r w:rsidR="00AE1B9F">
        <w:rPr>
          <w:b/>
          <w:bCs/>
          <w:sz w:val="18"/>
          <w:szCs w:val="18"/>
        </w:rPr>
        <w:t>.2</w:t>
      </w:r>
      <w:r w:rsidRPr="0077062C">
        <w:rPr>
          <w:b/>
          <w:bCs/>
          <w:sz w:val="18"/>
          <w:szCs w:val="18"/>
        </w:rPr>
        <w:t>.</w:t>
      </w:r>
      <w:r w:rsidRPr="0077062C">
        <w:rPr>
          <w:sz w:val="18"/>
          <w:szCs w:val="18"/>
        </w:rPr>
        <w:t xml:space="preserve"> </w:t>
      </w:r>
      <w:ins w:id="542" w:author="Daniel Engels" w:date="2018-08-01T14:29:00Z">
        <w:r w:rsidR="00810D4E">
          <w:rPr>
            <w:sz w:val="18"/>
            <w:szCs w:val="18"/>
          </w:rPr>
          <w:t xml:space="preserve">ELTE Bitcoin Dataset </w:t>
        </w:r>
      </w:ins>
      <w:r w:rsidR="00FD29E4">
        <w:rPr>
          <w:sz w:val="18"/>
          <w:szCs w:val="18"/>
        </w:rPr>
        <w:t>A</w:t>
      </w:r>
      <w:r w:rsidR="00757FE7">
        <w:rPr>
          <w:sz w:val="18"/>
          <w:szCs w:val="18"/>
        </w:rPr>
        <w:t>ttribute</w:t>
      </w:r>
      <w:r w:rsidR="00FD29E4">
        <w:rPr>
          <w:sz w:val="18"/>
          <w:szCs w:val="18"/>
        </w:rPr>
        <w:t xml:space="preserve"> </w:t>
      </w:r>
      <w:ins w:id="543" w:author="Daniel Engels" w:date="2018-08-01T14:29:00Z">
        <w:r w:rsidR="00810D4E">
          <w:rPr>
            <w:sz w:val="18"/>
            <w:szCs w:val="18"/>
          </w:rPr>
          <w:t>D</w:t>
        </w:r>
      </w:ins>
      <w:del w:id="544" w:author="Daniel Engels" w:date="2018-08-01T14:29:00Z">
        <w:r w:rsidR="00FD29E4" w:rsidDel="00810D4E">
          <w:rPr>
            <w:sz w:val="18"/>
            <w:szCs w:val="18"/>
          </w:rPr>
          <w:delText>d</w:delText>
        </w:r>
      </w:del>
      <w:r w:rsidR="00FD29E4">
        <w:rPr>
          <w:sz w:val="18"/>
          <w:szCs w:val="18"/>
        </w:rPr>
        <w:t>escription</w:t>
      </w:r>
      <w:r w:rsidR="00582690">
        <w:rPr>
          <w:sz w:val="18"/>
          <w:szCs w:val="18"/>
        </w:rPr>
        <w:t>s</w:t>
      </w:r>
      <w:r w:rsidRPr="0077062C">
        <w:rPr>
          <w:sz w:val="18"/>
          <w:szCs w:val="18"/>
        </w:rPr>
        <w:t xml:space="preserve">. </w:t>
      </w:r>
      <w:ins w:id="545" w:author="Daniel Engels" w:date="2018-08-01T14:29:00Z">
        <w:r w:rsidR="00F22759">
          <w:rPr>
            <w:sz w:val="18"/>
            <w:szCs w:val="18"/>
          </w:rPr>
          <w:t>ADD AN EXAMPLE COLUMN</w:t>
        </w:r>
      </w:ins>
    </w:p>
    <w:tbl>
      <w:tblPr>
        <w:tblW w:w="4229" w:type="pct"/>
        <w:jc w:val="center"/>
        <w:tblLayout w:type="fixed"/>
        <w:tblLook w:val="0000" w:firstRow="0" w:lastRow="0" w:firstColumn="0" w:lastColumn="0" w:noHBand="0" w:noVBand="0"/>
      </w:tblPr>
      <w:tblGrid>
        <w:gridCol w:w="1530"/>
        <w:gridCol w:w="4320"/>
      </w:tblGrid>
      <w:tr w:rsidR="00C37318" w:rsidRPr="0077062C" w14:paraId="19C331D8" w14:textId="77777777" w:rsidTr="00EB5731">
        <w:trPr>
          <w:trHeight w:val="241"/>
          <w:jc w:val="center"/>
        </w:trPr>
        <w:tc>
          <w:tcPr>
            <w:tcW w:w="1308" w:type="pct"/>
            <w:tcBorders>
              <w:top w:val="single" w:sz="12" w:space="0" w:color="000000" w:themeColor="text1"/>
              <w:bottom w:val="single" w:sz="6" w:space="0" w:color="000000" w:themeColor="text1"/>
            </w:tcBorders>
          </w:tcPr>
          <w:p w14:paraId="31ACE2B3" w14:textId="3BD6FD53" w:rsidR="002E76D7" w:rsidRPr="0019740A" w:rsidRDefault="00AE1B9F" w:rsidP="00365888">
            <w:pPr>
              <w:rPr>
                <w:rFonts w:ascii="Times" w:eastAsia="Times" w:hAnsi="Times" w:cs="Times"/>
                <w:sz w:val="18"/>
                <w:szCs w:val="18"/>
              </w:rPr>
            </w:pPr>
            <w:r w:rsidRPr="0019740A">
              <w:rPr>
                <w:rFonts w:ascii="Times" w:eastAsia="Times" w:hAnsi="Times" w:cs="Times"/>
                <w:sz w:val="18"/>
                <w:szCs w:val="18"/>
              </w:rPr>
              <w:t>Fields/Attributes</w:t>
            </w:r>
            <w:r w:rsidR="002E76D7" w:rsidRPr="0019740A">
              <w:rPr>
                <w:rFonts w:ascii="Times" w:eastAsia="Times" w:hAnsi="Times" w:cs="Times"/>
                <w:sz w:val="18"/>
                <w:szCs w:val="18"/>
              </w:rPr>
              <w:t xml:space="preserve">           </w:t>
            </w:r>
          </w:p>
        </w:tc>
        <w:tc>
          <w:tcPr>
            <w:tcW w:w="3692" w:type="pct"/>
            <w:tcBorders>
              <w:top w:val="single" w:sz="12" w:space="0" w:color="000000" w:themeColor="text1"/>
              <w:bottom w:val="single" w:sz="6" w:space="0" w:color="000000" w:themeColor="text1"/>
            </w:tcBorders>
          </w:tcPr>
          <w:p w14:paraId="5081AC7E" w14:textId="37544DBA" w:rsidR="002E76D7" w:rsidRPr="0019740A" w:rsidRDefault="008345B4" w:rsidP="00365888">
            <w:pPr>
              <w:rPr>
                <w:rFonts w:ascii="Times" w:eastAsia="Times" w:hAnsi="Times" w:cs="Times"/>
                <w:sz w:val="18"/>
                <w:szCs w:val="18"/>
              </w:rPr>
            </w:pPr>
            <w:r w:rsidRPr="0019740A">
              <w:rPr>
                <w:rFonts w:ascii="Times" w:eastAsia="Times" w:hAnsi="Times" w:cs="Times"/>
                <w:sz w:val="18"/>
                <w:szCs w:val="18"/>
              </w:rPr>
              <w:t>Description</w:t>
            </w:r>
          </w:p>
        </w:tc>
      </w:tr>
      <w:tr w:rsidR="0019740A" w:rsidRPr="0077062C" w14:paraId="0EE2DA0F" w14:textId="77777777" w:rsidTr="0019740A">
        <w:trPr>
          <w:trHeight w:val="168"/>
          <w:jc w:val="center"/>
        </w:trPr>
        <w:tc>
          <w:tcPr>
            <w:tcW w:w="1308" w:type="pct"/>
          </w:tcPr>
          <w:p w14:paraId="705BFDAA" w14:textId="35C12200" w:rsidR="0019740A" w:rsidRPr="0019740A" w:rsidRDefault="0019740A" w:rsidP="0019740A">
            <w:pPr>
              <w:rPr>
                <w:rFonts w:ascii="Times" w:eastAsia="Times" w:hAnsi="Times" w:cs="Times"/>
                <w:sz w:val="18"/>
                <w:szCs w:val="18"/>
              </w:rPr>
            </w:pPr>
            <w:r w:rsidRPr="0019740A">
              <w:rPr>
                <w:rFonts w:ascii="Times" w:eastAsia="Times" w:hAnsi="Times" w:cs="Times"/>
                <w:sz w:val="18"/>
                <w:szCs w:val="18"/>
              </w:rPr>
              <w:t>blockID</w:t>
            </w:r>
          </w:p>
        </w:tc>
        <w:tc>
          <w:tcPr>
            <w:tcW w:w="3692" w:type="pct"/>
          </w:tcPr>
          <w:p w14:paraId="141F4691" w14:textId="76EE6B26" w:rsidR="0019740A" w:rsidRPr="0019740A"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block in bitcoin transaction history</w:t>
            </w:r>
          </w:p>
        </w:tc>
      </w:tr>
      <w:tr w:rsidR="0019740A" w:rsidRPr="0077062C" w14:paraId="48663AAF" w14:textId="77777777" w:rsidTr="0019740A">
        <w:trPr>
          <w:trHeight w:val="241"/>
          <w:jc w:val="center"/>
        </w:trPr>
        <w:tc>
          <w:tcPr>
            <w:tcW w:w="1308" w:type="pct"/>
          </w:tcPr>
          <w:p w14:paraId="2FD41976" w14:textId="1FFDB1E7"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hash</w:t>
            </w:r>
          </w:p>
        </w:tc>
        <w:tc>
          <w:tcPr>
            <w:tcW w:w="3692" w:type="pct"/>
          </w:tcPr>
          <w:p w14:paraId="76E19D8E" w14:textId="61B0626F" w:rsidR="0019740A" w:rsidRPr="0019740A" w:rsidRDefault="0019740A" w:rsidP="0019740A">
            <w:pPr>
              <w:rPr>
                <w:rFonts w:ascii="Times" w:eastAsia="Times" w:hAnsi="Times" w:cs="Times"/>
                <w:sz w:val="18"/>
                <w:szCs w:val="18"/>
              </w:rPr>
            </w:pPr>
            <w:r w:rsidRPr="0019740A">
              <w:rPr>
                <w:sz w:val="18"/>
                <w:szCs w:val="18"/>
              </w:rPr>
              <w:t xml:space="preserve">An encrypted </w:t>
            </w:r>
            <w:r w:rsidR="009D3DC5">
              <w:rPr>
                <w:sz w:val="18"/>
                <w:szCs w:val="18"/>
              </w:rPr>
              <w:t xml:space="preserve">hex </w:t>
            </w:r>
            <w:r w:rsidRPr="0019740A">
              <w:rPr>
                <w:sz w:val="18"/>
                <w:szCs w:val="18"/>
              </w:rPr>
              <w:t>value for block address</w:t>
            </w:r>
          </w:p>
        </w:tc>
      </w:tr>
      <w:tr w:rsidR="0019740A" w:rsidRPr="0077062C" w14:paraId="70D833BA" w14:textId="77777777" w:rsidTr="0019740A">
        <w:trPr>
          <w:trHeight w:val="223"/>
          <w:jc w:val="center"/>
        </w:trPr>
        <w:tc>
          <w:tcPr>
            <w:tcW w:w="1308" w:type="pct"/>
          </w:tcPr>
          <w:p w14:paraId="14E62D35" w14:textId="629EA18A"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block_timestamp</w:t>
            </w:r>
            <w:r w:rsidRPr="0019740A" w:rsidDel="0087685C">
              <w:rPr>
                <w:rFonts w:ascii="Times" w:eastAsia="Times" w:hAnsi="Times" w:cs="Times"/>
                <w:sz w:val="18"/>
                <w:szCs w:val="18"/>
              </w:rPr>
              <w:t xml:space="preserve"> </w:t>
            </w:r>
          </w:p>
        </w:tc>
        <w:tc>
          <w:tcPr>
            <w:tcW w:w="3692" w:type="pct"/>
          </w:tcPr>
          <w:p w14:paraId="5D6117BA" w14:textId="74D37824" w:rsidR="0019740A" w:rsidRPr="0019740A" w:rsidRDefault="0019740A" w:rsidP="0019740A">
            <w:pPr>
              <w:rPr>
                <w:rFonts w:ascii="Times" w:eastAsia="Times" w:hAnsi="Times" w:cs="Times"/>
                <w:sz w:val="18"/>
                <w:szCs w:val="18"/>
              </w:rPr>
            </w:pPr>
            <w:r w:rsidRPr="0019740A">
              <w:rPr>
                <w:sz w:val="18"/>
                <w:szCs w:val="18"/>
              </w:rPr>
              <w:t xml:space="preserve">Current time in seconds calculated based on 1970-01-01-00:00:00 as starting time </w:t>
            </w:r>
          </w:p>
        </w:tc>
      </w:tr>
      <w:tr w:rsidR="0019740A" w:rsidRPr="0077062C" w14:paraId="7B7D9E67" w14:textId="77777777" w:rsidTr="0019740A">
        <w:trPr>
          <w:trHeight w:val="223"/>
          <w:jc w:val="center"/>
        </w:trPr>
        <w:tc>
          <w:tcPr>
            <w:tcW w:w="1308" w:type="pct"/>
          </w:tcPr>
          <w:p w14:paraId="31455BC2" w14:textId="7AA814EE"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n_txs</w:t>
            </w:r>
            <w:proofErr w:type="spellEnd"/>
          </w:p>
        </w:tc>
        <w:tc>
          <w:tcPr>
            <w:tcW w:w="3692" w:type="pct"/>
          </w:tcPr>
          <w:p w14:paraId="4CDDFE9D" w14:textId="6FB4FABB" w:rsidR="0019740A" w:rsidRPr="0019740A" w:rsidDel="0087685C" w:rsidRDefault="0019740A" w:rsidP="0019740A">
            <w:pPr>
              <w:rPr>
                <w:rFonts w:ascii="Times" w:eastAsia="Times" w:hAnsi="Times" w:cs="Times"/>
                <w:sz w:val="18"/>
                <w:szCs w:val="18"/>
              </w:rPr>
            </w:pPr>
            <w:r w:rsidRPr="0019740A">
              <w:rPr>
                <w:sz w:val="18"/>
                <w:szCs w:val="18"/>
              </w:rPr>
              <w:t>Total number of transactions registered in a block</w:t>
            </w:r>
          </w:p>
        </w:tc>
      </w:tr>
      <w:tr w:rsidR="0019740A" w:rsidRPr="0077062C" w14:paraId="7FF3F6EE" w14:textId="77777777" w:rsidTr="0019740A">
        <w:trPr>
          <w:trHeight w:val="223"/>
          <w:jc w:val="center"/>
        </w:trPr>
        <w:tc>
          <w:tcPr>
            <w:tcW w:w="1308" w:type="pct"/>
          </w:tcPr>
          <w:p w14:paraId="1D32DFAA" w14:textId="661E8B3C" w:rsidR="0019740A" w:rsidRPr="0019740A"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txID</w:t>
            </w:r>
            <w:proofErr w:type="spellEnd"/>
          </w:p>
        </w:tc>
        <w:tc>
          <w:tcPr>
            <w:tcW w:w="3692" w:type="pct"/>
          </w:tcPr>
          <w:p w14:paraId="43BB352E" w14:textId="34EB7D1C" w:rsidR="0019740A" w:rsidRPr="0019740A" w:rsidDel="0087685C"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transaction</w:t>
            </w:r>
          </w:p>
        </w:tc>
      </w:tr>
      <w:tr w:rsidR="0019740A" w:rsidRPr="0077062C" w14:paraId="00AB296A" w14:textId="77777777" w:rsidTr="0019740A">
        <w:trPr>
          <w:trHeight w:val="223"/>
          <w:jc w:val="center"/>
        </w:trPr>
        <w:tc>
          <w:tcPr>
            <w:tcW w:w="1308" w:type="pct"/>
          </w:tcPr>
          <w:p w14:paraId="799A2CF6" w14:textId="14BE9C34"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n_inputs</w:t>
            </w:r>
            <w:proofErr w:type="spellEnd"/>
          </w:p>
        </w:tc>
        <w:tc>
          <w:tcPr>
            <w:tcW w:w="3692" w:type="pct"/>
          </w:tcPr>
          <w:p w14:paraId="2ABBC617" w14:textId="0D33956B" w:rsidR="0019740A" w:rsidRPr="0019740A" w:rsidRDefault="0019740A" w:rsidP="0019740A">
            <w:pPr>
              <w:rPr>
                <w:rFonts w:ascii="Times" w:eastAsia="Times" w:hAnsi="Times" w:cs="Times"/>
                <w:sz w:val="18"/>
                <w:szCs w:val="18"/>
              </w:rPr>
            </w:pPr>
            <w:r w:rsidRPr="0019740A">
              <w:rPr>
                <w:sz w:val="18"/>
                <w:szCs w:val="18"/>
              </w:rPr>
              <w:t>Number of inputs in one transaction</w:t>
            </w:r>
          </w:p>
        </w:tc>
      </w:tr>
      <w:tr w:rsidR="0019740A" w:rsidRPr="0077062C" w14:paraId="0B6C4CA0" w14:textId="77777777" w:rsidTr="0019740A">
        <w:trPr>
          <w:trHeight w:val="223"/>
          <w:jc w:val="center"/>
        </w:trPr>
        <w:tc>
          <w:tcPr>
            <w:tcW w:w="1308" w:type="pct"/>
          </w:tcPr>
          <w:p w14:paraId="41607ECE" w14:textId="6F7B257E"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n_outputs</w:t>
            </w:r>
            <w:proofErr w:type="spellEnd"/>
          </w:p>
        </w:tc>
        <w:tc>
          <w:tcPr>
            <w:tcW w:w="3692" w:type="pct"/>
          </w:tcPr>
          <w:p w14:paraId="2DED80A0" w14:textId="0EF7D94E" w:rsidR="0019740A" w:rsidRPr="0019740A" w:rsidRDefault="0019740A" w:rsidP="0019740A">
            <w:pPr>
              <w:rPr>
                <w:rFonts w:ascii="Times" w:eastAsia="Times" w:hAnsi="Times" w:cs="Times"/>
                <w:sz w:val="18"/>
                <w:szCs w:val="18"/>
              </w:rPr>
            </w:pPr>
            <w:r w:rsidRPr="0019740A">
              <w:rPr>
                <w:sz w:val="18"/>
                <w:szCs w:val="18"/>
              </w:rPr>
              <w:t>Number of outputs in one transaction</w:t>
            </w:r>
          </w:p>
        </w:tc>
      </w:tr>
      <w:tr w:rsidR="0019740A" w:rsidRPr="0077062C" w14:paraId="23015C3B" w14:textId="77777777" w:rsidTr="0019740A">
        <w:trPr>
          <w:trHeight w:val="223"/>
          <w:jc w:val="center"/>
        </w:trPr>
        <w:tc>
          <w:tcPr>
            <w:tcW w:w="1308" w:type="pct"/>
          </w:tcPr>
          <w:p w14:paraId="225ACA31" w14:textId="39CB022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input_seq</w:t>
            </w:r>
            <w:proofErr w:type="spellEnd"/>
          </w:p>
        </w:tc>
        <w:tc>
          <w:tcPr>
            <w:tcW w:w="3692" w:type="pct"/>
          </w:tcPr>
          <w:p w14:paraId="100B77D8" w14:textId="5C5E2599" w:rsidR="0019740A" w:rsidRPr="0019740A" w:rsidDel="0087685C" w:rsidRDefault="00F6645A" w:rsidP="0019740A">
            <w:pPr>
              <w:rPr>
                <w:rFonts w:ascii="Times" w:eastAsia="Times" w:hAnsi="Times" w:cs="Times"/>
                <w:sz w:val="18"/>
                <w:szCs w:val="18"/>
              </w:rPr>
            </w:pPr>
            <w:r>
              <w:rPr>
                <w:sz w:val="18"/>
                <w:szCs w:val="18"/>
              </w:rPr>
              <w:t>S</w:t>
            </w:r>
            <w:r w:rsidR="0019740A" w:rsidRPr="0019740A">
              <w:rPr>
                <w:sz w:val="18"/>
                <w:szCs w:val="18"/>
              </w:rPr>
              <w:t>equence for inputs in a specific transaction</w:t>
            </w:r>
          </w:p>
        </w:tc>
      </w:tr>
      <w:tr w:rsidR="0019740A" w:rsidRPr="0077062C" w14:paraId="6D96B5B0" w14:textId="77777777" w:rsidTr="0019740A">
        <w:trPr>
          <w:trHeight w:val="223"/>
          <w:jc w:val="center"/>
        </w:trPr>
        <w:tc>
          <w:tcPr>
            <w:tcW w:w="1308" w:type="pct"/>
          </w:tcPr>
          <w:p w14:paraId="063C1735" w14:textId="3C1D7259"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prev_txID</w:t>
            </w:r>
            <w:proofErr w:type="spellEnd"/>
          </w:p>
        </w:tc>
        <w:tc>
          <w:tcPr>
            <w:tcW w:w="3692" w:type="pct"/>
          </w:tcPr>
          <w:p w14:paraId="4A530294" w14:textId="6935B527" w:rsidR="0019740A" w:rsidRPr="0019740A" w:rsidRDefault="00CE0F11" w:rsidP="0019740A">
            <w:pPr>
              <w:rPr>
                <w:rFonts w:ascii="Times" w:eastAsia="Times" w:hAnsi="Times" w:cs="Times"/>
                <w:sz w:val="18"/>
                <w:szCs w:val="18"/>
              </w:rPr>
            </w:pPr>
            <w:r>
              <w:rPr>
                <w:sz w:val="18"/>
                <w:szCs w:val="18"/>
              </w:rPr>
              <w:t>U</w:t>
            </w:r>
            <w:r w:rsidR="00F6645A" w:rsidRPr="0019740A">
              <w:rPr>
                <w:sz w:val="18"/>
                <w:szCs w:val="18"/>
              </w:rPr>
              <w:t>nique identifier</w:t>
            </w:r>
            <w:r w:rsidR="0019740A" w:rsidRPr="0019740A">
              <w:rPr>
                <w:sz w:val="18"/>
                <w:szCs w:val="18"/>
              </w:rPr>
              <w:t xml:space="preserve"> for the </w:t>
            </w:r>
            <w:r w:rsidR="00F6645A">
              <w:rPr>
                <w:sz w:val="18"/>
                <w:szCs w:val="18"/>
              </w:rPr>
              <w:t xml:space="preserve">previous </w:t>
            </w:r>
            <w:r w:rsidR="0019740A" w:rsidRPr="0019740A">
              <w:rPr>
                <w:sz w:val="18"/>
                <w:szCs w:val="18"/>
              </w:rPr>
              <w:t xml:space="preserve">transaction </w:t>
            </w:r>
          </w:p>
        </w:tc>
      </w:tr>
      <w:tr w:rsidR="0019740A" w:rsidRPr="0077062C" w14:paraId="0BBE2B43" w14:textId="77777777" w:rsidTr="0019740A">
        <w:trPr>
          <w:trHeight w:val="223"/>
          <w:jc w:val="center"/>
        </w:trPr>
        <w:tc>
          <w:tcPr>
            <w:tcW w:w="1308" w:type="pct"/>
          </w:tcPr>
          <w:p w14:paraId="49C51D8B" w14:textId="50B88950"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prev_output_seq</w:t>
            </w:r>
            <w:proofErr w:type="spellEnd"/>
          </w:p>
        </w:tc>
        <w:tc>
          <w:tcPr>
            <w:tcW w:w="3692" w:type="pct"/>
          </w:tcPr>
          <w:p w14:paraId="2A0B3A09" w14:textId="2B2E1547" w:rsidR="0019740A" w:rsidRPr="0019740A" w:rsidRDefault="00F6645A" w:rsidP="0019740A">
            <w:pPr>
              <w:rPr>
                <w:rFonts w:ascii="Times" w:eastAsia="Times" w:hAnsi="Times" w:cs="Times"/>
                <w:sz w:val="18"/>
                <w:szCs w:val="18"/>
              </w:rPr>
            </w:pPr>
            <w:r>
              <w:rPr>
                <w:sz w:val="18"/>
                <w:szCs w:val="18"/>
              </w:rPr>
              <w:t>Previous</w:t>
            </w:r>
            <w:r w:rsidRPr="0019740A">
              <w:rPr>
                <w:sz w:val="18"/>
                <w:szCs w:val="18"/>
              </w:rPr>
              <w:t xml:space="preserve"> </w:t>
            </w:r>
            <w:r w:rsidR="0019740A" w:rsidRPr="0019740A">
              <w:rPr>
                <w:sz w:val="18"/>
                <w:szCs w:val="18"/>
              </w:rPr>
              <w:t>output</w:t>
            </w:r>
            <w:r>
              <w:rPr>
                <w:sz w:val="18"/>
                <w:szCs w:val="18"/>
              </w:rPr>
              <w:t xml:space="preserve"> s</w:t>
            </w:r>
            <w:r w:rsidRPr="0019740A">
              <w:rPr>
                <w:sz w:val="18"/>
                <w:szCs w:val="18"/>
              </w:rPr>
              <w:t>eq</w:t>
            </w:r>
            <w:r>
              <w:rPr>
                <w:sz w:val="18"/>
                <w:szCs w:val="18"/>
              </w:rPr>
              <w:t>uence</w:t>
            </w:r>
            <w:r w:rsidR="0019740A" w:rsidRPr="0019740A">
              <w:rPr>
                <w:sz w:val="18"/>
                <w:szCs w:val="18"/>
              </w:rPr>
              <w:t xml:space="preserve"> for the output prio</w:t>
            </w:r>
            <w:r>
              <w:rPr>
                <w:sz w:val="18"/>
                <w:szCs w:val="18"/>
              </w:rPr>
              <w:t>r</w:t>
            </w:r>
            <w:r w:rsidR="0019740A" w:rsidRPr="0019740A">
              <w:rPr>
                <w:sz w:val="18"/>
                <w:szCs w:val="18"/>
              </w:rPr>
              <w:t xml:space="preserve"> to the current output</w:t>
            </w:r>
          </w:p>
        </w:tc>
      </w:tr>
      <w:tr w:rsidR="0019740A" w:rsidRPr="0077062C" w14:paraId="0B1E5F32" w14:textId="77777777" w:rsidTr="0019740A">
        <w:trPr>
          <w:trHeight w:val="223"/>
          <w:jc w:val="center"/>
        </w:trPr>
        <w:tc>
          <w:tcPr>
            <w:tcW w:w="1308" w:type="pct"/>
          </w:tcPr>
          <w:p w14:paraId="198E6177" w14:textId="527898C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addrID</w:t>
            </w:r>
            <w:proofErr w:type="spellEnd"/>
          </w:p>
        </w:tc>
        <w:tc>
          <w:tcPr>
            <w:tcW w:w="3692" w:type="pct"/>
          </w:tcPr>
          <w:p w14:paraId="063DC795" w14:textId="21F30F59" w:rsidR="0019740A" w:rsidRPr="0019740A" w:rsidRDefault="00CE0F11" w:rsidP="0019740A">
            <w:pPr>
              <w:rPr>
                <w:rFonts w:ascii="Times" w:eastAsia="Times" w:hAnsi="Times" w:cs="Times"/>
                <w:sz w:val="18"/>
                <w:szCs w:val="18"/>
              </w:rPr>
            </w:pPr>
            <w:r>
              <w:rPr>
                <w:sz w:val="18"/>
                <w:szCs w:val="18"/>
              </w:rPr>
              <w:t>U</w:t>
            </w:r>
            <w:r w:rsidR="00EE246F">
              <w:rPr>
                <w:sz w:val="18"/>
                <w:szCs w:val="18"/>
              </w:rPr>
              <w:t xml:space="preserve">nique integer value for each address </w:t>
            </w:r>
          </w:p>
        </w:tc>
      </w:tr>
      <w:tr w:rsidR="0019740A" w:rsidRPr="0077062C" w14:paraId="422392B1" w14:textId="77777777" w:rsidTr="0019740A">
        <w:trPr>
          <w:trHeight w:val="223"/>
          <w:jc w:val="center"/>
        </w:trPr>
        <w:tc>
          <w:tcPr>
            <w:tcW w:w="1308" w:type="pct"/>
          </w:tcPr>
          <w:p w14:paraId="2736C041" w14:textId="04A098E9" w:rsidR="0019740A" w:rsidRPr="00EB5731" w:rsidDel="0087685C" w:rsidRDefault="00604476" w:rsidP="0019740A">
            <w:pPr>
              <w:rPr>
                <w:rFonts w:ascii="Times" w:eastAsia="Times" w:hAnsi="Times" w:cs="Times"/>
                <w:sz w:val="18"/>
                <w:szCs w:val="18"/>
              </w:rPr>
            </w:pPr>
            <w:r>
              <w:rPr>
                <w:rFonts w:ascii="Times" w:eastAsia="Times" w:hAnsi="Times" w:cs="Times"/>
                <w:sz w:val="18"/>
                <w:szCs w:val="18"/>
              </w:rPr>
              <w:t>s</w:t>
            </w:r>
            <w:r w:rsidR="0019740A" w:rsidRPr="0019740A">
              <w:rPr>
                <w:rFonts w:ascii="Times" w:eastAsia="Times" w:hAnsi="Times" w:cs="Times"/>
                <w:sz w:val="18"/>
                <w:szCs w:val="18"/>
              </w:rPr>
              <w:t>um</w:t>
            </w:r>
          </w:p>
        </w:tc>
        <w:tc>
          <w:tcPr>
            <w:tcW w:w="3692" w:type="pct"/>
          </w:tcPr>
          <w:p w14:paraId="7A7A5534" w14:textId="7ABC6D98" w:rsidR="0019740A" w:rsidRPr="0019740A" w:rsidRDefault="0019740A" w:rsidP="0019740A">
            <w:pPr>
              <w:rPr>
                <w:rFonts w:ascii="Times" w:eastAsia="Times" w:hAnsi="Times" w:cs="Times"/>
                <w:sz w:val="18"/>
                <w:szCs w:val="18"/>
              </w:rPr>
            </w:pPr>
            <w:r w:rsidRPr="0019740A">
              <w:rPr>
                <w:sz w:val="18"/>
                <w:szCs w:val="18"/>
              </w:rPr>
              <w:t xml:space="preserve">The total input amount in a transaction which is defined in </w:t>
            </w:r>
            <w:proofErr w:type="spellStart"/>
            <w:r w:rsidRPr="0019740A">
              <w:rPr>
                <w:sz w:val="18"/>
                <w:szCs w:val="18"/>
              </w:rPr>
              <w:t>Satoshis</w:t>
            </w:r>
            <w:proofErr w:type="spellEnd"/>
            <w:r w:rsidRPr="0019740A">
              <w:rPr>
                <w:sz w:val="18"/>
                <w:szCs w:val="18"/>
              </w:rPr>
              <w:t xml:space="preserve"> (1e-9 BTC)</w:t>
            </w:r>
          </w:p>
        </w:tc>
      </w:tr>
      <w:tr w:rsidR="0019740A" w:rsidRPr="0077062C" w14:paraId="17664C20" w14:textId="77777777" w:rsidTr="0019740A">
        <w:trPr>
          <w:trHeight w:val="223"/>
          <w:jc w:val="center"/>
        </w:trPr>
        <w:tc>
          <w:tcPr>
            <w:tcW w:w="1308" w:type="pct"/>
          </w:tcPr>
          <w:p w14:paraId="01B44448" w14:textId="7D8511A8"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output_seq</w:t>
            </w:r>
            <w:proofErr w:type="spellEnd"/>
          </w:p>
        </w:tc>
        <w:tc>
          <w:tcPr>
            <w:tcW w:w="3692" w:type="pct"/>
          </w:tcPr>
          <w:p w14:paraId="7BAC2DCF" w14:textId="25C9318A" w:rsidR="0019740A" w:rsidRPr="0019740A" w:rsidRDefault="009D3DC5" w:rsidP="0019740A">
            <w:pPr>
              <w:rPr>
                <w:rFonts w:ascii="Times" w:eastAsia="Times" w:hAnsi="Times" w:cs="Times"/>
                <w:sz w:val="18"/>
                <w:szCs w:val="18"/>
              </w:rPr>
            </w:pPr>
            <w:r>
              <w:rPr>
                <w:sz w:val="18"/>
                <w:szCs w:val="18"/>
              </w:rPr>
              <w:t>S</w:t>
            </w:r>
            <w:r w:rsidR="0019740A" w:rsidRPr="0019740A">
              <w:rPr>
                <w:sz w:val="18"/>
                <w:szCs w:val="18"/>
              </w:rPr>
              <w:t>equence for outputs in a specific transaction</w:t>
            </w:r>
          </w:p>
        </w:tc>
      </w:tr>
      <w:tr w:rsidR="0019740A" w:rsidRPr="0077062C" w14:paraId="38F6E85C" w14:textId="77777777" w:rsidTr="009F5997">
        <w:trPr>
          <w:trHeight w:val="223"/>
          <w:jc w:val="center"/>
        </w:trPr>
        <w:tc>
          <w:tcPr>
            <w:tcW w:w="1308" w:type="pct"/>
          </w:tcPr>
          <w:p w14:paraId="733AFCED" w14:textId="24F98AAC" w:rsidR="0019740A" w:rsidRPr="00EB5731" w:rsidDel="0087685C" w:rsidRDefault="0019740A" w:rsidP="0019740A">
            <w:pPr>
              <w:rPr>
                <w:rFonts w:ascii="Times" w:eastAsia="Times" w:hAnsi="Times" w:cs="Times"/>
                <w:sz w:val="18"/>
                <w:szCs w:val="18"/>
              </w:rPr>
            </w:pPr>
            <w:r w:rsidRPr="0019740A">
              <w:rPr>
                <w:rFonts w:ascii="Times" w:eastAsia="Times" w:hAnsi="Times" w:cs="Times"/>
                <w:sz w:val="18"/>
                <w:szCs w:val="18"/>
              </w:rPr>
              <w:t>address</w:t>
            </w:r>
          </w:p>
        </w:tc>
        <w:tc>
          <w:tcPr>
            <w:tcW w:w="3692" w:type="pct"/>
          </w:tcPr>
          <w:p w14:paraId="39061240" w14:textId="2016D260" w:rsidR="0019740A" w:rsidRPr="0019740A" w:rsidRDefault="00CE0F11" w:rsidP="0019740A">
            <w:pPr>
              <w:rPr>
                <w:rFonts w:ascii="Times" w:eastAsia="Times" w:hAnsi="Times" w:cs="Times"/>
                <w:sz w:val="18"/>
                <w:szCs w:val="18"/>
              </w:rPr>
            </w:pPr>
            <w:r>
              <w:rPr>
                <w:sz w:val="18"/>
                <w:szCs w:val="18"/>
              </w:rPr>
              <w:t xml:space="preserve">Unique </w:t>
            </w:r>
            <w:r w:rsidRPr="00CE0F11">
              <w:rPr>
                <w:sz w:val="18"/>
                <w:szCs w:val="18"/>
              </w:rPr>
              <w:t>identifier of 26-35 alphanumeric characters, beginning with the number 1 or 3, that represents a possible destination for payment</w:t>
            </w:r>
            <w:r w:rsidR="00604476">
              <w:rPr>
                <w:sz w:val="18"/>
                <w:szCs w:val="18"/>
              </w:rPr>
              <w:t>s</w:t>
            </w:r>
            <w:r w:rsidRPr="00CE0F11" w:rsidDel="00EE246F">
              <w:rPr>
                <w:sz w:val="18"/>
                <w:szCs w:val="18"/>
              </w:rPr>
              <w:t xml:space="preserve"> </w:t>
            </w:r>
          </w:p>
        </w:tc>
      </w:tr>
      <w:tr w:rsidR="002E76D7" w:rsidRPr="0077062C" w14:paraId="1CDEEB1E" w14:textId="77777777" w:rsidTr="009F5997">
        <w:trPr>
          <w:trHeight w:val="223"/>
          <w:jc w:val="center"/>
        </w:trPr>
        <w:tc>
          <w:tcPr>
            <w:tcW w:w="1308" w:type="pct"/>
            <w:tcBorders>
              <w:bottom w:val="single" w:sz="12" w:space="0" w:color="auto"/>
            </w:tcBorders>
          </w:tcPr>
          <w:p w14:paraId="34CD2817" w14:textId="130EB976" w:rsidR="002E76D7" w:rsidRPr="00EB5731" w:rsidDel="0087685C" w:rsidRDefault="00FD29E4" w:rsidP="00365888">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c>
          <w:tcPr>
            <w:tcW w:w="3692" w:type="pct"/>
            <w:tcBorders>
              <w:bottom w:val="single" w:sz="12" w:space="0" w:color="auto"/>
            </w:tcBorders>
          </w:tcPr>
          <w:p w14:paraId="3D87C6B5" w14:textId="2DA5E9DF" w:rsidR="002E76D7" w:rsidRPr="00EB5731" w:rsidDel="0087685C" w:rsidRDefault="00FD29E4" w:rsidP="00365888">
            <w:pPr>
              <w:rPr>
                <w:rFonts w:ascii="Times" w:eastAsia="Times" w:hAnsi="Times" w:cs="Times"/>
                <w:sz w:val="18"/>
                <w:szCs w:val="18"/>
              </w:rPr>
            </w:pPr>
            <w:r w:rsidRPr="00EB5731">
              <w:rPr>
                <w:rFonts w:ascii="Times" w:eastAsia="Times" w:hAnsi="Times" w:cs="Times"/>
                <w:sz w:val="18"/>
                <w:szCs w:val="18"/>
              </w:rPr>
              <w:t xml:space="preserve">Unique </w:t>
            </w:r>
            <w:r w:rsidR="00757FE7" w:rsidRPr="00EB5731">
              <w:rPr>
                <w:rFonts w:ascii="Times" w:eastAsia="Times" w:hAnsi="Times" w:cs="Times"/>
                <w:sz w:val="18"/>
                <w:szCs w:val="18"/>
              </w:rPr>
              <w:t>identifier</w:t>
            </w:r>
            <w:r w:rsidRPr="00EB5731">
              <w:rPr>
                <w:rFonts w:ascii="Times" w:eastAsia="Times" w:hAnsi="Times" w:cs="Times"/>
                <w:sz w:val="18"/>
                <w:szCs w:val="18"/>
              </w:rPr>
              <w:t xml:space="preserve"> for a</w:t>
            </w:r>
            <w:r w:rsidR="00757FE7" w:rsidRPr="00EB5731">
              <w:rPr>
                <w:rFonts w:ascii="Times" w:eastAsia="Times" w:hAnsi="Times" w:cs="Times"/>
                <w:sz w:val="18"/>
                <w:szCs w:val="18"/>
              </w:rPr>
              <w:t xml:space="preserve"> user</w:t>
            </w:r>
          </w:p>
        </w:tc>
      </w:tr>
    </w:tbl>
    <w:p w14:paraId="458B19D9" w14:textId="747A209F" w:rsidR="004823D3" w:rsidDel="00810D4E" w:rsidRDefault="004823D3">
      <w:pPr>
        <w:rPr>
          <w:del w:id="546" w:author="Daniel Engels" w:date="2018-08-01T14:28:00Z"/>
          <w:rFonts w:ascii="Times" w:eastAsia="Times,PMingLiU" w:hAnsi="Times" w:cs="Times,PMingLiU"/>
          <w:sz w:val="20"/>
          <w:szCs w:val="20"/>
          <w:lang w:eastAsia="de-DE"/>
        </w:rPr>
      </w:pPr>
    </w:p>
    <w:p w14:paraId="0C42698D" w14:textId="1E5A7A1C" w:rsidR="002F2E6E" w:rsidRPr="0077062C" w:rsidDel="00810D4E" w:rsidRDefault="002F2E6E">
      <w:pPr>
        <w:rPr>
          <w:del w:id="547" w:author="Daniel Engels" w:date="2018-08-01T14:28:00Z"/>
          <w:rFonts w:ascii="Times" w:eastAsia="Times,PMingLiU" w:hAnsi="Times" w:cs="Times,PMingLiU"/>
          <w:sz w:val="20"/>
          <w:szCs w:val="20"/>
          <w:lang w:eastAsia="de-DE"/>
        </w:rPr>
      </w:pPr>
    </w:p>
    <w:p w14:paraId="25192494" w14:textId="7E8E3A95" w:rsidR="5634CE95" w:rsidRPr="0077062C" w:rsidDel="00810D4E" w:rsidRDefault="004823D3" w:rsidP="00810D4E">
      <w:pPr>
        <w:jc w:val="center"/>
        <w:rPr>
          <w:del w:id="548" w:author="Daniel Engels" w:date="2018-08-01T14:28:00Z"/>
          <w:rFonts w:ascii="Times" w:hAnsi="Times"/>
        </w:rPr>
        <w:pPrChange w:id="549" w:author="Daniel Engels" w:date="2018-08-01T14:28:00Z">
          <w:pPr>
            <w:jc w:val="center"/>
          </w:pPr>
        </w:pPrChange>
      </w:pPr>
      <w:del w:id="550" w:author="Daniel Engels" w:date="2018-08-01T14:28:00Z">
        <w:r w:rsidRPr="002205EB" w:rsidDel="00810D4E">
          <w:rPr>
            <w:rFonts w:ascii="Times" w:hAnsi="Times"/>
            <w:noProof/>
          </w:rPr>
          <w:drawing>
            <wp:inline distT="0" distB="0" distL="0" distR="0" wp14:anchorId="15D82592" wp14:editId="458AF2B7">
              <wp:extent cx="4392295" cy="2004695"/>
              <wp:effectExtent l="12700" t="1270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8 at 11.33.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2295" cy="2004695"/>
                      </a:xfrm>
                      <a:prstGeom prst="rect">
                        <a:avLst/>
                      </a:prstGeom>
                      <a:ln>
                        <a:solidFill>
                          <a:schemeClr val="tx1"/>
                        </a:solidFill>
                      </a:ln>
                    </pic:spPr>
                  </pic:pic>
                </a:graphicData>
              </a:graphic>
            </wp:inline>
          </w:drawing>
        </w:r>
      </w:del>
    </w:p>
    <w:p w14:paraId="1A593114" w14:textId="316A59BF" w:rsidR="00511D9E" w:rsidRPr="0077062C" w:rsidDel="00810D4E" w:rsidRDefault="00511D9E" w:rsidP="00810D4E">
      <w:pPr>
        <w:jc w:val="center"/>
        <w:rPr>
          <w:del w:id="551" w:author="Daniel Engels" w:date="2018-08-01T14:28:00Z"/>
          <w:rFonts w:ascii="Times" w:hAnsi="Times"/>
          <w:b/>
          <w:sz w:val="18"/>
          <w:szCs w:val="18"/>
        </w:rPr>
        <w:pPrChange w:id="552" w:author="Daniel Engels" w:date="2018-08-01T14:28:00Z">
          <w:pPr>
            <w:jc w:val="center"/>
          </w:pPr>
        </w:pPrChange>
      </w:pPr>
    </w:p>
    <w:p w14:paraId="180B5513" w14:textId="100B5639" w:rsidR="00FC68DE" w:rsidRPr="002205EB" w:rsidDel="00810D4E" w:rsidRDefault="00EF295B" w:rsidP="00810D4E">
      <w:pPr>
        <w:jc w:val="center"/>
        <w:rPr>
          <w:del w:id="553" w:author="Daniel Engels" w:date="2018-08-01T14:28:00Z"/>
          <w:rFonts w:ascii="Times" w:eastAsia="Times" w:hAnsi="Times" w:cs="Times"/>
        </w:rPr>
      </w:pPr>
      <w:del w:id="554" w:author="Daniel Engels" w:date="2018-08-01T14:28:00Z">
        <w:r w:rsidRPr="00B83BE8" w:rsidDel="00810D4E">
          <w:rPr>
            <w:rFonts w:ascii="Times" w:eastAsia="Times" w:hAnsi="Times" w:cs="Times"/>
            <w:b/>
            <w:sz w:val="18"/>
            <w:szCs w:val="18"/>
          </w:rPr>
          <w:delText xml:space="preserve">Figure </w:delText>
        </w:r>
        <w:r w:rsidR="007B1A66" w:rsidRPr="00E50DAC" w:rsidDel="00810D4E">
          <w:rPr>
            <w:rFonts w:ascii="Times" w:eastAsia="Times" w:hAnsi="Times" w:cs="Times"/>
            <w:b/>
            <w:sz w:val="18"/>
            <w:szCs w:val="18"/>
          </w:rPr>
          <w:delText>5</w:delText>
        </w:r>
        <w:r w:rsidRPr="00565038" w:rsidDel="00810D4E">
          <w:rPr>
            <w:rFonts w:ascii="Times" w:eastAsia="Times" w:hAnsi="Times" w:cs="Times"/>
            <w:b/>
            <w:sz w:val="18"/>
            <w:szCs w:val="18"/>
          </w:rPr>
          <w:delText>.1</w:delText>
        </w:r>
        <w:r w:rsidR="00FC68DE" w:rsidRPr="00565038" w:rsidDel="00810D4E">
          <w:rPr>
            <w:rFonts w:ascii="Times" w:eastAsia="Times" w:hAnsi="Times" w:cs="Times"/>
            <w:b/>
            <w:sz w:val="18"/>
            <w:szCs w:val="18"/>
          </w:rPr>
          <w:delText>.</w:delText>
        </w:r>
        <w:r w:rsidR="00FC68DE" w:rsidRPr="002205EB" w:rsidDel="00810D4E">
          <w:rPr>
            <w:rFonts w:ascii="Times" w:eastAsia="Times" w:hAnsi="Times" w:cs="Times"/>
            <w:color w:val="000000" w:themeColor="text1"/>
          </w:rPr>
          <w:delText xml:space="preserve"> </w:delText>
        </w:r>
        <w:r w:rsidR="003A1E74" w:rsidDel="00810D4E">
          <w:rPr>
            <w:rFonts w:ascii="Times" w:eastAsia="Times" w:hAnsi="Times" w:cs="Times"/>
            <w:sz w:val="18"/>
            <w:szCs w:val="18"/>
          </w:rPr>
          <w:delText>Database s</w:delText>
        </w:r>
        <w:r w:rsidR="00FC68DE" w:rsidRPr="002205EB" w:rsidDel="00810D4E">
          <w:rPr>
            <w:rFonts w:ascii="Times" w:eastAsia="Times" w:hAnsi="Times" w:cs="Times"/>
            <w:sz w:val="18"/>
            <w:szCs w:val="18"/>
          </w:rPr>
          <w:delText>chema</w:delText>
        </w:r>
        <w:r w:rsidR="003A1E74" w:rsidDel="00810D4E">
          <w:rPr>
            <w:rFonts w:ascii="Times" w:eastAsia="Times" w:hAnsi="Times" w:cs="Times"/>
            <w:sz w:val="18"/>
            <w:szCs w:val="18"/>
          </w:rPr>
          <w:delText>.</w:delText>
        </w:r>
      </w:del>
    </w:p>
    <w:p w14:paraId="36D76C64" w14:textId="76FD4E4A" w:rsidR="2F50249C" w:rsidRPr="0077062C" w:rsidRDefault="2F50249C">
      <w:pPr>
        <w:rPr>
          <w:rFonts w:ascii="Times" w:eastAsia="Times" w:hAnsi="Times" w:cs="Times"/>
          <w:b/>
          <w:bCs/>
        </w:rPr>
      </w:pPr>
    </w:p>
    <w:p w14:paraId="778C3AEC" w14:textId="2BE0C1D4" w:rsidR="00E01356" w:rsidRDefault="00E01356" w:rsidP="002205EB">
      <w:pPr>
        <w:jc w:val="both"/>
        <w:rPr>
          <w:ins w:id="555" w:author="Daniel Engels" w:date="2018-08-01T14:30:00Z"/>
          <w:rFonts w:ascii="Times" w:eastAsia="Times" w:hAnsi="Times" w:cs="Times"/>
          <w:sz w:val="20"/>
          <w:szCs w:val="20"/>
          <w:lang w:eastAsia="de-DE"/>
        </w:rPr>
      </w:pPr>
      <w:ins w:id="556" w:author="Daniel Engels" w:date="2018-08-01T14:30:00Z">
        <w:r>
          <w:rPr>
            <w:rFonts w:ascii="Times" w:eastAsia="Times" w:hAnsi="Times" w:cs="Times"/>
            <w:sz w:val="20"/>
            <w:szCs w:val="20"/>
            <w:lang w:eastAsia="de-DE"/>
          </w:rPr>
          <w:t xml:space="preserve">NEED TO DESCRIBE THE DATA MORE. GIVE AN EXAMPLE OF WHAT A </w:t>
        </w:r>
      </w:ins>
      <w:ins w:id="557" w:author="Daniel Engels" w:date="2018-08-01T14:32:00Z">
        <w:r>
          <w:rPr>
            <w:rFonts w:ascii="Times" w:eastAsia="Times" w:hAnsi="Times" w:cs="Times"/>
            <w:sz w:val="20"/>
            <w:szCs w:val="20"/>
            <w:lang w:eastAsia="de-DE"/>
          </w:rPr>
          <w:t>TRANSACTION</w:t>
        </w:r>
      </w:ins>
      <w:ins w:id="558" w:author="Daniel Engels" w:date="2018-08-01T14:30:00Z">
        <w:r>
          <w:rPr>
            <w:rFonts w:ascii="Times" w:eastAsia="Times" w:hAnsi="Times" w:cs="Times"/>
            <w:sz w:val="20"/>
            <w:szCs w:val="20"/>
            <w:lang w:eastAsia="de-DE"/>
          </w:rPr>
          <w:t xml:space="preserve"> IN YOUR DATASET LOOKS LIKE</w:t>
        </w:r>
      </w:ins>
    </w:p>
    <w:p w14:paraId="56E6CCFC" w14:textId="39CD929D" w:rsidR="04883939" w:rsidRPr="002205EB" w:rsidRDefault="00345CE1" w:rsidP="00E01356">
      <w:pPr>
        <w:ind w:firstLine="270"/>
        <w:jc w:val="both"/>
        <w:rPr>
          <w:rFonts w:ascii="Times,Times,PMingLiU" w:eastAsia="Times,Times,PMingLiU" w:hAnsi="Times,Times,PMingLiU" w:cs="Times,Times,PMingLiU"/>
          <w:sz w:val="20"/>
          <w:szCs w:val="20"/>
          <w:lang w:eastAsia="de-DE"/>
        </w:rPr>
        <w:pPrChange w:id="559" w:author="Daniel Engels" w:date="2018-08-01T14:30:00Z">
          <w:pPr>
            <w:jc w:val="both"/>
          </w:pPr>
        </w:pPrChange>
      </w:pPr>
      <w:del w:id="560" w:author="Daniel Engels" w:date="2018-08-01T14:30:00Z">
        <w:r w:rsidRPr="0077062C" w:rsidDel="00E01356">
          <w:rPr>
            <w:rFonts w:ascii="Times" w:eastAsia="Times" w:hAnsi="Times" w:cs="Times"/>
            <w:sz w:val="20"/>
            <w:szCs w:val="20"/>
            <w:lang w:eastAsia="de-DE"/>
          </w:rPr>
          <w:delText xml:space="preserve">   </w:delText>
        </w:r>
      </w:del>
      <w:r w:rsidR="00B62153">
        <w:rPr>
          <w:rFonts w:ascii="Times" w:eastAsia="Times" w:hAnsi="Times" w:cs="Times"/>
          <w:sz w:val="20"/>
          <w:szCs w:val="20"/>
          <w:lang w:eastAsia="de-DE"/>
        </w:rPr>
        <w:t>We assign a</w:t>
      </w:r>
      <w:r w:rsidR="001128F5">
        <w:rPr>
          <w:rFonts w:ascii="Times" w:eastAsia="Times" w:hAnsi="Times" w:cs="Times"/>
          <w:sz w:val="20"/>
          <w:szCs w:val="20"/>
          <w:lang w:eastAsia="de-DE"/>
        </w:rPr>
        <w:t xml:space="preserve"> risk factor, binary in n</w:t>
      </w:r>
      <w:r w:rsidR="04883939" w:rsidRPr="00DE2944">
        <w:rPr>
          <w:rFonts w:ascii="Times" w:eastAsia="Times" w:hAnsi="Times" w:cs="Times"/>
          <w:sz w:val="20"/>
          <w:szCs w:val="20"/>
          <w:lang w:eastAsia="de-DE"/>
        </w:rPr>
        <w:t xml:space="preserve">ature, </w:t>
      </w:r>
      <w:r w:rsidR="00950F7A">
        <w:rPr>
          <w:rFonts w:ascii="Times" w:eastAsia="Times" w:hAnsi="Times" w:cs="Times"/>
          <w:sz w:val="20"/>
          <w:szCs w:val="20"/>
          <w:lang w:eastAsia="de-DE"/>
        </w:rPr>
        <w:t>on</w:t>
      </w:r>
      <w:ins w:id="561" w:author="Daniel Engels" w:date="2018-08-01T14:31:00Z">
        <w:r w:rsidR="00E01356">
          <w:rPr>
            <w:rFonts w:ascii="Times" w:eastAsia="Times" w:hAnsi="Times" w:cs="Times"/>
            <w:sz w:val="20"/>
            <w:szCs w:val="20"/>
            <w:lang w:eastAsia="de-DE"/>
          </w:rPr>
          <w:t xml:space="preserve"> the </w:t>
        </w:r>
      </w:ins>
      <w:ins w:id="562" w:author="Daniel Engels" w:date="2018-08-01T14:32:00Z">
        <w:r w:rsidR="00E01356">
          <w:rPr>
            <w:rFonts w:ascii="Times" w:eastAsia="Times" w:hAnsi="Times" w:cs="Times"/>
            <w:sz w:val="20"/>
            <w:szCs w:val="20"/>
            <w:lang w:eastAsia="de-DE"/>
          </w:rPr>
          <w:t>transactions</w:t>
        </w:r>
      </w:ins>
      <w:ins w:id="563" w:author="Daniel Engels" w:date="2018-08-01T14:31:00Z">
        <w:r w:rsidR="00E01356">
          <w:rPr>
            <w:rFonts w:ascii="Times" w:eastAsia="Times" w:hAnsi="Times" w:cs="Times"/>
            <w:sz w:val="20"/>
            <w:szCs w:val="20"/>
            <w:lang w:eastAsia="de-DE"/>
          </w:rPr>
          <w:t xml:space="preserve"> in</w:t>
        </w:r>
      </w:ins>
      <w:r w:rsidR="04883939" w:rsidRPr="00DE2944">
        <w:rPr>
          <w:rFonts w:ascii="Times" w:eastAsia="Times" w:hAnsi="Times" w:cs="Times"/>
          <w:sz w:val="20"/>
          <w:szCs w:val="20"/>
          <w:lang w:eastAsia="de-DE"/>
        </w:rPr>
        <w:t xml:space="preserve"> this dataset. The transact</w:t>
      </w:r>
      <w:r w:rsidR="00A60A09">
        <w:rPr>
          <w:rFonts w:ascii="Times" w:eastAsia="Times" w:hAnsi="Times" w:cs="Times"/>
          <w:sz w:val="20"/>
          <w:szCs w:val="20"/>
          <w:lang w:eastAsia="de-DE"/>
        </w:rPr>
        <w:t>ions related to any historical B</w:t>
      </w:r>
      <w:r w:rsidR="04883939" w:rsidRPr="00DE2944">
        <w:rPr>
          <w:rFonts w:ascii="Times" w:eastAsia="Times" w:hAnsi="Times" w:cs="Times"/>
          <w:sz w:val="20"/>
          <w:szCs w:val="20"/>
          <w:lang w:eastAsia="de-DE"/>
        </w:rPr>
        <w:t>itcoin heist are</w:t>
      </w:r>
      <w:r w:rsidR="006D78F9">
        <w:rPr>
          <w:rFonts w:ascii="Times" w:eastAsia="Times" w:hAnsi="Times" w:cs="Times"/>
          <w:sz w:val="20"/>
          <w:szCs w:val="20"/>
          <w:lang w:eastAsia="de-DE"/>
        </w:rPr>
        <w:t xml:space="preserve"> assigned a risk </w:t>
      </w:r>
      <w:r w:rsidR="04883939" w:rsidRPr="00DE2944">
        <w:rPr>
          <w:rFonts w:ascii="Times" w:eastAsia="Times" w:hAnsi="Times" w:cs="Times"/>
          <w:sz w:val="20"/>
          <w:szCs w:val="20"/>
          <w:lang w:eastAsia="de-DE"/>
        </w:rPr>
        <w:t xml:space="preserve">level </w:t>
      </w:r>
      <w:r w:rsidR="006D78F9">
        <w:rPr>
          <w:rFonts w:ascii="Times" w:eastAsia="Times" w:hAnsi="Times" w:cs="Times"/>
          <w:sz w:val="20"/>
          <w:szCs w:val="20"/>
          <w:lang w:eastAsia="de-DE"/>
        </w:rPr>
        <w:t xml:space="preserve">of </w:t>
      </w:r>
      <w:r w:rsidR="04883939" w:rsidRPr="00DE2944">
        <w:rPr>
          <w:rFonts w:ascii="Times" w:eastAsia="Times" w:hAnsi="Times" w:cs="Times"/>
          <w:sz w:val="20"/>
          <w:szCs w:val="20"/>
          <w:lang w:eastAsia="de-DE"/>
        </w:rPr>
        <w:t>1 whereas all other transaction</w:t>
      </w:r>
      <w:r w:rsidR="00D00FDF">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w:t>
      </w:r>
      <w:r w:rsidR="00D00FDF">
        <w:rPr>
          <w:rFonts w:ascii="Times" w:eastAsia="Times" w:hAnsi="Times" w:cs="Times"/>
          <w:sz w:val="20"/>
          <w:szCs w:val="20"/>
          <w:lang w:eastAsia="de-DE"/>
        </w:rPr>
        <w:t xml:space="preserve">are assigned </w:t>
      </w:r>
      <w:r w:rsidR="04883939" w:rsidRPr="00DE2944">
        <w:rPr>
          <w:rFonts w:ascii="Times" w:eastAsia="Times" w:hAnsi="Times" w:cs="Times"/>
          <w:sz w:val="20"/>
          <w:szCs w:val="20"/>
          <w:lang w:eastAsia="de-DE"/>
        </w:rPr>
        <w:t>a risk factor of 0. Finally, a sampled set of transactions are selected from the com</w:t>
      </w:r>
      <w:r w:rsidR="00D00FDF">
        <w:rPr>
          <w:rFonts w:ascii="Times" w:eastAsia="Times" w:hAnsi="Times" w:cs="Times"/>
          <w:sz w:val="20"/>
          <w:szCs w:val="20"/>
          <w:lang w:eastAsia="de-DE"/>
        </w:rPr>
        <w:t>plete and consolidated list of B</w:t>
      </w:r>
      <w:r w:rsidR="04883939" w:rsidRPr="00DE2944">
        <w:rPr>
          <w:rFonts w:ascii="Times" w:eastAsia="Times" w:hAnsi="Times" w:cs="Times"/>
          <w:sz w:val="20"/>
          <w:szCs w:val="20"/>
          <w:lang w:eastAsia="de-DE"/>
        </w:rPr>
        <w:t>itcoin transactions and were considered for analysis and model developm</w:t>
      </w:r>
      <w:r w:rsidR="004B0C23">
        <w:rPr>
          <w:rFonts w:ascii="Times" w:eastAsia="Times" w:hAnsi="Times" w:cs="Times"/>
          <w:sz w:val="20"/>
          <w:szCs w:val="20"/>
          <w:lang w:eastAsia="de-DE"/>
        </w:rPr>
        <w:t>ent. The sampling is designed in</w:t>
      </w:r>
      <w:r w:rsidR="04883939" w:rsidRPr="00DE2944">
        <w:rPr>
          <w:rFonts w:ascii="Times" w:eastAsia="Times" w:hAnsi="Times" w:cs="Times"/>
          <w:sz w:val="20"/>
          <w:szCs w:val="20"/>
          <w:lang w:eastAsia="de-DE"/>
        </w:rPr>
        <w:t xml:space="preserve"> such a way that all the historical hacks are </w:t>
      </w:r>
      <w:r w:rsidR="04883939" w:rsidRPr="583F41A7">
        <w:rPr>
          <w:rFonts w:ascii="Times" w:eastAsia="Times" w:hAnsi="Times" w:cs="Times"/>
          <w:sz w:val="20"/>
          <w:szCs w:val="20"/>
          <w:lang w:eastAsia="de-DE"/>
        </w:rPr>
        <w:t>selected in the sample and the non-hacks are selected randomly from the transactions without any hacking history. T</w:t>
      </w:r>
      <w:r w:rsidR="000F2661">
        <w:rPr>
          <w:rFonts w:ascii="Times" w:eastAsia="Times" w:hAnsi="Times" w:cs="Times"/>
          <w:sz w:val="20"/>
          <w:szCs w:val="20"/>
          <w:lang w:eastAsia="de-DE"/>
        </w:rPr>
        <w:t>his sampling design results in</w:t>
      </w:r>
      <w:r w:rsidR="04883939" w:rsidRPr="583F41A7">
        <w:rPr>
          <w:rFonts w:ascii="Times" w:eastAsia="Times" w:hAnsi="Times" w:cs="Times"/>
          <w:sz w:val="20"/>
          <w:szCs w:val="20"/>
          <w:lang w:eastAsia="de-DE"/>
        </w:rPr>
        <w:t xml:space="preserve"> a dataset with </w:t>
      </w:r>
      <w:r w:rsidR="000F2661">
        <w:rPr>
          <w:rFonts w:ascii="Times" w:eastAsia="Times" w:hAnsi="Times" w:cs="Times"/>
          <w:sz w:val="20"/>
          <w:szCs w:val="20"/>
          <w:lang w:eastAsia="de-DE"/>
        </w:rPr>
        <w:t xml:space="preserve">a </w:t>
      </w:r>
      <w:r w:rsidR="04883939" w:rsidRPr="583F41A7">
        <w:rPr>
          <w:rFonts w:ascii="Times" w:eastAsia="Times" w:hAnsi="Times" w:cs="Times"/>
          <w:sz w:val="20"/>
          <w:szCs w:val="20"/>
          <w:lang w:eastAsia="de-DE"/>
        </w:rPr>
        <w:t>total</w:t>
      </w:r>
      <w:r w:rsidR="000F2661">
        <w:rPr>
          <w:rFonts w:ascii="Times" w:eastAsia="Times" w:hAnsi="Times" w:cs="Times"/>
          <w:sz w:val="20"/>
          <w:szCs w:val="20"/>
          <w:lang w:eastAsia="de-DE"/>
        </w:rPr>
        <w:t xml:space="preserve"> of</w:t>
      </w:r>
      <w:r w:rsidR="04883939" w:rsidRPr="583F41A7">
        <w:rPr>
          <w:rFonts w:ascii="Times" w:eastAsia="Times" w:hAnsi="Times" w:cs="Times"/>
          <w:sz w:val="20"/>
          <w:szCs w:val="20"/>
          <w:lang w:eastAsia="de-DE"/>
        </w:rPr>
        <w:t xml:space="preserve"> 8,109 data points for analysis with 2,172 transactions with risk level 1 and 5,937 tran</w:t>
      </w:r>
      <w:r w:rsidR="04883939" w:rsidRPr="00AC13BF">
        <w:rPr>
          <w:rFonts w:ascii="Times" w:eastAsia="Times" w:hAnsi="Times" w:cs="Times"/>
          <w:sz w:val="20"/>
          <w:szCs w:val="20"/>
          <w:lang w:eastAsia="de-DE"/>
        </w:rPr>
        <w:t xml:space="preserve">sactions with risk </w:t>
      </w:r>
      <w:commentRangeStart w:id="564"/>
      <w:r w:rsidR="04883939" w:rsidRPr="00AC13BF">
        <w:rPr>
          <w:rFonts w:ascii="Times" w:eastAsia="Times" w:hAnsi="Times" w:cs="Times"/>
          <w:sz w:val="20"/>
          <w:szCs w:val="20"/>
          <w:lang w:eastAsia="de-DE"/>
        </w:rPr>
        <w:t>level 0</w:t>
      </w:r>
      <w:commentRangeEnd w:id="564"/>
      <w:r w:rsidR="00925A5E">
        <w:rPr>
          <w:rStyle w:val="CommentReference"/>
          <w:rFonts w:ascii="Times" w:eastAsia="PMingLiU" w:hAnsi="Times"/>
          <w:lang w:eastAsia="de-DE"/>
        </w:rPr>
        <w:commentReference w:id="564"/>
      </w:r>
      <w:r w:rsidR="04883939" w:rsidRPr="00AC13BF">
        <w:rPr>
          <w:rFonts w:ascii="Times" w:eastAsia="Times" w:hAnsi="Times" w:cs="Times"/>
          <w:sz w:val="20"/>
          <w:szCs w:val="20"/>
          <w:lang w:eastAsia="de-DE"/>
        </w:rPr>
        <w:t>.</w:t>
      </w:r>
    </w:p>
    <w:p w14:paraId="5B0D9AAF" w14:textId="2858F66C" w:rsidR="004C1F1E" w:rsidRDefault="004C1F1E" w:rsidP="00072418">
      <w:pPr>
        <w:rPr>
          <w:rFonts w:ascii="Times" w:eastAsia="Times" w:hAnsi="Times" w:cs="Times"/>
          <w:b/>
          <w:bCs/>
        </w:rPr>
      </w:pPr>
    </w:p>
    <w:p w14:paraId="77F24FEB" w14:textId="77777777" w:rsidR="003663B3" w:rsidRPr="0077062C" w:rsidRDefault="003663B3" w:rsidP="00072418">
      <w:pPr>
        <w:rPr>
          <w:rFonts w:ascii="Times" w:eastAsia="Times" w:hAnsi="Times" w:cs="Times"/>
          <w:b/>
          <w:bCs/>
        </w:rPr>
      </w:pPr>
    </w:p>
    <w:p w14:paraId="246FB1A7" w14:textId="77777777" w:rsidR="003663B3" w:rsidRDefault="003663B3">
      <w:pPr>
        <w:rPr>
          <w:rFonts w:ascii="Times" w:eastAsia="Times" w:hAnsi="Times" w:cs="Times"/>
          <w:b/>
        </w:rPr>
      </w:pPr>
      <w:r>
        <w:rPr>
          <w:rFonts w:ascii="Times" w:eastAsia="Times" w:hAnsi="Times" w:cs="Times"/>
          <w:b/>
        </w:rPr>
        <w:br w:type="page"/>
      </w:r>
    </w:p>
    <w:p w14:paraId="574EECC9" w14:textId="25F0DD8A" w:rsidR="00F35131" w:rsidRPr="00BF6A55" w:rsidRDefault="00D770D8" w:rsidP="452C587D">
      <w:pPr>
        <w:rPr>
          <w:rFonts w:ascii="Times" w:eastAsia="Times" w:hAnsi="Times" w:cs="Times"/>
          <w:b/>
          <w:color w:val="000000" w:themeColor="text1"/>
        </w:rPr>
      </w:pPr>
      <w:r w:rsidRPr="000751DE">
        <w:rPr>
          <w:rFonts w:ascii="Times" w:eastAsia="Times" w:hAnsi="Times" w:cs="Times"/>
          <w:b/>
        </w:rPr>
        <w:lastRenderedPageBreak/>
        <w:t>6</w:t>
      </w:r>
      <w:r w:rsidR="004C1F1E" w:rsidRPr="00F26AF9">
        <w:rPr>
          <w:rFonts w:ascii="Times" w:eastAsia="Times" w:hAnsi="Times" w:cs="Times"/>
          <w:b/>
        </w:rPr>
        <w:t xml:space="preserve">  </w:t>
      </w:r>
      <w:r w:rsidR="2F50249C" w:rsidRPr="00F26AF9">
        <w:rPr>
          <w:rFonts w:ascii="Times" w:eastAsia="Times" w:hAnsi="Times" w:cs="Times"/>
          <w:b/>
        </w:rPr>
        <w:t xml:space="preserve"> </w:t>
      </w:r>
      <w:r w:rsidR="2F50249C" w:rsidRPr="00F26AF9">
        <w:rPr>
          <w:rFonts w:ascii="Times" w:eastAsia="Times" w:hAnsi="Times" w:cs="Times"/>
          <w:b/>
          <w:color w:val="000000" w:themeColor="text1"/>
        </w:rPr>
        <w:t xml:space="preserve">Machine Learning </w:t>
      </w:r>
      <w:r w:rsidR="00333A17" w:rsidRPr="3F7072D4">
        <w:rPr>
          <w:rFonts w:ascii="Times" w:eastAsia="Times" w:hAnsi="Times" w:cs="Times"/>
          <w:b/>
          <w:color w:val="000000" w:themeColor="text1"/>
        </w:rPr>
        <w:t>Approach</w:t>
      </w:r>
    </w:p>
    <w:p w14:paraId="33D3E16E" w14:textId="77777777" w:rsidR="004C1F1E" w:rsidRPr="00EC531A" w:rsidRDefault="004C1F1E" w:rsidP="00072418">
      <w:pPr>
        <w:rPr>
          <w:rFonts w:ascii="Times" w:eastAsia="Times" w:hAnsi="Times" w:cs="Times"/>
          <w:color w:val="000000" w:themeColor="text1"/>
        </w:rPr>
      </w:pPr>
    </w:p>
    <w:p w14:paraId="159B022F" w14:textId="3130E37B" w:rsidR="00EC531A" w:rsidRPr="0077062C" w:rsidRDefault="00A4128B" w:rsidP="52C9B370">
      <w:pPr>
        <w:pStyle w:val="p1a"/>
      </w:pPr>
      <w:r w:rsidRPr="00003814">
        <w:rPr>
          <w:color w:val="000000" w:themeColor="text1"/>
        </w:rPr>
        <w:t xml:space="preserve">This section </w:t>
      </w:r>
      <w:r w:rsidR="00B8179C" w:rsidRPr="00003814">
        <w:rPr>
          <w:color w:val="000000" w:themeColor="text1"/>
        </w:rPr>
        <w:t xml:space="preserve">describes several different machine learning </w:t>
      </w:r>
      <w:r w:rsidR="00FC1C2A" w:rsidRPr="00003814">
        <w:rPr>
          <w:color w:val="000000" w:themeColor="text1"/>
        </w:rPr>
        <w:t xml:space="preserve">approaches that </w:t>
      </w:r>
      <w:r w:rsidR="00A52194" w:rsidRPr="00003814">
        <w:rPr>
          <w:color w:val="000000" w:themeColor="text1"/>
        </w:rPr>
        <w:t>are</w:t>
      </w:r>
      <w:r w:rsidR="00FC1C2A" w:rsidRPr="00003814">
        <w:rPr>
          <w:color w:val="000000" w:themeColor="text1"/>
        </w:rPr>
        <w:t xml:space="preserve"> implemented in order</w:t>
      </w:r>
      <w:r w:rsidR="00B8179C" w:rsidRPr="00003814">
        <w:rPr>
          <w:color w:val="000000" w:themeColor="text1"/>
        </w:rPr>
        <w:t xml:space="preserve"> to </w:t>
      </w:r>
      <w:r w:rsidR="00FC1C2A" w:rsidRPr="00003814">
        <w:rPr>
          <w:color w:val="000000" w:themeColor="text1"/>
        </w:rPr>
        <w:t>classify</w:t>
      </w:r>
      <w:r w:rsidR="00D12621" w:rsidRPr="00003814">
        <w:rPr>
          <w:color w:val="000000" w:themeColor="text1"/>
        </w:rPr>
        <w:t xml:space="preserve"> whether a </w:t>
      </w:r>
      <w:r w:rsidR="00F11302" w:rsidRPr="00003814">
        <w:rPr>
          <w:color w:val="000000" w:themeColor="text1"/>
        </w:rPr>
        <w:t>transaction is a hack or not</w:t>
      </w:r>
      <w:r w:rsidR="00FC1C2A" w:rsidRPr="452C587D">
        <w:rPr>
          <w:rFonts w:eastAsia="Times" w:cs="Times"/>
          <w:color w:val="000000" w:themeColor="text1"/>
        </w:rPr>
        <w:t xml:space="preserve">. </w:t>
      </w:r>
      <w:r w:rsidR="00BC44BA">
        <w:rPr>
          <w:color w:val="000000" w:themeColor="text1"/>
        </w:rPr>
        <w:t>Three</w:t>
      </w:r>
      <w:r w:rsidR="007C38D4" w:rsidRPr="00003814">
        <w:rPr>
          <w:color w:val="000000" w:themeColor="text1"/>
        </w:rPr>
        <w:t xml:space="preserve"> classification algorithms </w:t>
      </w:r>
      <w:r w:rsidR="009C6764">
        <w:rPr>
          <w:color w:val="000000" w:themeColor="text1"/>
        </w:rPr>
        <w:t>are</w:t>
      </w:r>
      <w:r w:rsidR="00E938F4" w:rsidRPr="00003814">
        <w:rPr>
          <w:color w:val="000000" w:themeColor="text1"/>
        </w:rPr>
        <w:t xml:space="preserve"> trained and tested</w:t>
      </w:r>
      <w:del w:id="565" w:author="Daniel Engels" w:date="2018-08-01T14:37:00Z">
        <w:r w:rsidR="00D17156" w:rsidDel="00925A5E">
          <w:rPr>
            <w:rFonts w:eastAsia="Times" w:cs="Times"/>
            <w:color w:val="000000" w:themeColor="text1"/>
          </w:rPr>
          <w:delText>,</w:delText>
        </w:r>
        <w:r w:rsidR="00A27636" w:rsidRPr="00003814" w:rsidDel="00925A5E">
          <w:rPr>
            <w:color w:val="000000" w:themeColor="text1"/>
          </w:rPr>
          <w:delText xml:space="preserve"> as follows</w:delText>
        </w:r>
      </w:del>
      <w:r w:rsidR="00A27636" w:rsidRPr="00003814">
        <w:rPr>
          <w:color w:val="000000" w:themeColor="text1"/>
        </w:rPr>
        <w:t xml:space="preserve">: </w:t>
      </w:r>
      <w:r w:rsidR="00615DF7" w:rsidRPr="00003814">
        <w:rPr>
          <w:color w:val="000000" w:themeColor="text1"/>
        </w:rPr>
        <w:t xml:space="preserve">Random Forest, </w:t>
      </w:r>
      <w:r w:rsidR="00615DF7" w:rsidRPr="000751DE">
        <w:rPr>
          <w:i/>
          <w:color w:val="000000" w:themeColor="text1"/>
        </w:rPr>
        <w:t>K</w:t>
      </w:r>
      <w:r w:rsidR="00615DF7" w:rsidRPr="00003814">
        <w:rPr>
          <w:color w:val="000000" w:themeColor="text1"/>
        </w:rPr>
        <w:t>-Nearest Neighbor</w:t>
      </w:r>
      <w:r w:rsidR="004C1F1E" w:rsidRPr="00003814">
        <w:rPr>
          <w:color w:val="000000" w:themeColor="text1"/>
        </w:rPr>
        <w:t xml:space="preserve"> and</w:t>
      </w:r>
      <w:r w:rsidR="004C1F1E" w:rsidRPr="452C587D">
        <w:rPr>
          <w:rFonts w:eastAsia="Times" w:cs="Times"/>
          <w:color w:val="000000" w:themeColor="text1"/>
        </w:rPr>
        <w:t xml:space="preserve"> </w:t>
      </w:r>
      <w:r w:rsidR="00615DF7" w:rsidRPr="00003814">
        <w:rPr>
          <w:color w:val="000000" w:themeColor="text1"/>
        </w:rPr>
        <w:t>Support-Vector Machine</w:t>
      </w:r>
      <w:r w:rsidR="00426CE2" w:rsidRPr="452C587D">
        <w:rPr>
          <w:rFonts w:eastAsia="Times" w:cs="Times"/>
          <w:color w:val="000000" w:themeColor="text1"/>
        </w:rPr>
        <w:t>.</w:t>
      </w:r>
      <w:r w:rsidR="003D4319" w:rsidRPr="0077062C">
        <w:t xml:space="preserve"> </w:t>
      </w:r>
      <w:del w:id="566" w:author="Daniel Engels" w:date="2018-08-01T14:37:00Z">
        <w:r w:rsidR="00527BDC" w:rsidDel="00925A5E">
          <w:delText>The data are</w:delText>
        </w:r>
        <w:r w:rsidR="00234851" w:rsidDel="00925A5E">
          <w:delText xml:space="preserve"> split two different ways. </w:delText>
        </w:r>
      </w:del>
      <w:r w:rsidR="00C4142C">
        <w:t xml:space="preserve">We follow two different </w:t>
      </w:r>
      <w:ins w:id="567" w:author="Daniel Engels" w:date="2018-08-01T14:37:00Z">
        <w:r w:rsidR="00925A5E">
          <w:t xml:space="preserve">data </w:t>
        </w:r>
      </w:ins>
      <w:r w:rsidR="00C4142C">
        <w:t xml:space="preserve">splitting </w:t>
      </w:r>
      <w:r w:rsidR="00791CC5">
        <w:t>criteria</w:t>
      </w:r>
      <w:ins w:id="568" w:author="Daniel Engels" w:date="2018-08-01T14:37:00Z">
        <w:r w:rsidR="00925A5E">
          <w:t xml:space="preserve"> to train and evaluate these models</w:t>
        </w:r>
      </w:ins>
      <w:r w:rsidR="00C4142C">
        <w:t>:</w:t>
      </w:r>
      <w:r w:rsidR="00791CC5">
        <w:t xml:space="preserve"> 8</w:t>
      </w:r>
      <w:r w:rsidR="00A070A1">
        <w:t>0% train</w:t>
      </w:r>
      <w:r w:rsidR="006262EA">
        <w:t>,</w:t>
      </w:r>
      <w:r w:rsidR="008377B1">
        <w:t xml:space="preserve"> 20% test</w:t>
      </w:r>
      <w:r w:rsidR="00A070A1">
        <w:t xml:space="preserve"> and</w:t>
      </w:r>
      <w:r w:rsidR="008377B1">
        <w:t xml:space="preserve"> 70% train</w:t>
      </w:r>
      <w:r w:rsidR="006262EA">
        <w:t>,</w:t>
      </w:r>
      <w:r w:rsidR="008377B1">
        <w:t xml:space="preserve"> 30% test.</w:t>
      </w:r>
      <w:r w:rsidR="005152F1" w:rsidRPr="0077062C">
        <w:t xml:space="preserve"> </w:t>
      </w:r>
    </w:p>
    <w:p w14:paraId="5A441CCD" w14:textId="3642E662" w:rsidR="00A12070" w:rsidRPr="00003814" w:rsidRDefault="52C9B370" w:rsidP="52C9B370">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r w:rsidRPr="52C9B370">
        <w:rPr>
          <w:rFonts w:ascii="Times" w:eastAsia="Times" w:hAnsi="Times" w:cs="Times"/>
          <w:sz w:val="20"/>
          <w:szCs w:val="20"/>
        </w:rPr>
        <w:t xml:space="preserve">The data are split using a Stratified ShuffleSplit cross-validator from Python’s scikit-learn library. This method returns stratified randomized folds. </w:t>
      </w:r>
      <w:del w:id="569" w:author="Daniel Engels" w:date="2018-08-01T14:38:00Z">
        <w:r w:rsidRPr="52C9B370" w:rsidDel="00925A5E">
          <w:rPr>
            <w:rFonts w:ascii="Times" w:eastAsia="Times" w:hAnsi="Times" w:cs="Times"/>
            <w:sz w:val="20"/>
            <w:szCs w:val="20"/>
          </w:rPr>
          <w:delText xml:space="preserve">The number of folds </w:delText>
        </w:r>
      </w:del>
      <w:ins w:id="570" w:author="Daniel Engels" w:date="2018-08-01T14:38:00Z">
        <w:r w:rsidR="00925A5E">
          <w:rPr>
            <w:rFonts w:ascii="Times" w:eastAsia="Times" w:hAnsi="Times" w:cs="Times"/>
            <w:sz w:val="20"/>
            <w:szCs w:val="20"/>
          </w:rPr>
          <w:t>W</w:t>
        </w:r>
      </w:ins>
      <w:del w:id="571" w:author="Daniel Engels" w:date="2018-08-01T14:38:00Z">
        <w:r w:rsidRPr="52C9B370" w:rsidDel="00925A5E">
          <w:rPr>
            <w:rFonts w:ascii="Times" w:eastAsia="Times" w:hAnsi="Times" w:cs="Times"/>
            <w:sz w:val="20"/>
            <w:szCs w:val="20"/>
          </w:rPr>
          <w:delText>w</w:delText>
        </w:r>
      </w:del>
      <w:r w:rsidRPr="52C9B370">
        <w:rPr>
          <w:rFonts w:ascii="Times" w:eastAsia="Times" w:hAnsi="Times" w:cs="Times"/>
          <w:sz w:val="20"/>
          <w:szCs w:val="20"/>
        </w:rPr>
        <w:t xml:space="preserve">e </w:t>
      </w:r>
      <w:del w:id="572" w:author="Daniel Engels" w:date="2018-08-01T14:38:00Z">
        <w:r w:rsidRPr="52C9B370" w:rsidDel="00925A5E">
          <w:rPr>
            <w:rFonts w:ascii="Times" w:eastAsia="Times" w:hAnsi="Times" w:cs="Times"/>
            <w:sz w:val="20"/>
            <w:szCs w:val="20"/>
          </w:rPr>
          <w:delText>choose is</w:delText>
        </w:r>
      </w:del>
      <w:ins w:id="573" w:author="Daniel Engels" w:date="2018-08-01T14:38:00Z">
        <w:r w:rsidR="00925A5E">
          <w:rPr>
            <w:rFonts w:ascii="Times" w:eastAsia="Times" w:hAnsi="Times" w:cs="Times"/>
            <w:sz w:val="20"/>
            <w:szCs w:val="20"/>
          </w:rPr>
          <w:t>used</w:t>
        </w:r>
      </w:ins>
      <w:r w:rsidRPr="52C9B370">
        <w:rPr>
          <w:rFonts w:ascii="Times" w:eastAsia="Times" w:hAnsi="Times" w:cs="Times"/>
          <w:sz w:val="20"/>
          <w:szCs w:val="20"/>
        </w:rPr>
        <w:t xml:space="preserve"> 10</w:t>
      </w:r>
      <w:ins w:id="574" w:author="Daniel Engels" w:date="2018-08-01T14:38:00Z">
        <w:r w:rsidR="00925A5E">
          <w:rPr>
            <w:rFonts w:ascii="Times" w:eastAsia="Times" w:hAnsi="Times" w:cs="Times"/>
            <w:sz w:val="20"/>
            <w:szCs w:val="20"/>
          </w:rPr>
          <w:t xml:space="preserve"> folds</w:t>
        </w:r>
      </w:ins>
      <w:r w:rsidRPr="52C9B370">
        <w:rPr>
          <w:rFonts w:ascii="Times" w:eastAsia="Times" w:hAnsi="Times" w:cs="Times"/>
          <w:sz w:val="20"/>
          <w:szCs w:val="20"/>
        </w:rPr>
        <w:t xml:space="preserve">. These folds are made by preserving the percentage of samples for each class. Then, baseline models are created with all </w:t>
      </w:r>
      <w:commentRangeStart w:id="575"/>
      <w:r w:rsidRPr="52C9B370">
        <w:rPr>
          <w:rFonts w:ascii="Times" w:eastAsia="Times" w:hAnsi="Times" w:cs="Times"/>
          <w:sz w:val="20"/>
          <w:szCs w:val="20"/>
        </w:rPr>
        <w:t xml:space="preserve">10 variables </w:t>
      </w:r>
      <w:commentRangeEnd w:id="575"/>
      <w:r w:rsidR="00925A5E">
        <w:rPr>
          <w:rStyle w:val="CommentReference"/>
          <w:rFonts w:ascii="Times" w:eastAsia="PMingLiU" w:hAnsi="Times"/>
          <w:lang w:eastAsia="de-DE"/>
        </w:rPr>
        <w:commentReference w:id="575"/>
      </w:r>
      <w:r w:rsidRPr="52C9B370">
        <w:rPr>
          <w:rFonts w:ascii="Times" w:eastAsia="Times" w:hAnsi="Times" w:cs="Times"/>
          <w:sz w:val="20"/>
          <w:szCs w:val="20"/>
        </w:rPr>
        <w:t xml:space="preserve">included. After the baseline models are created, feature engineering is performed in order to fine-tune the models. </w:t>
      </w:r>
    </w:p>
    <w:p w14:paraId="28FBB845" w14:textId="77777777" w:rsidR="00A12070" w:rsidRPr="00003814" w:rsidRDefault="00A12070" w:rsidP="00EC531A">
      <w:pPr>
        <w:rPr>
          <w:rFonts w:ascii="Times" w:eastAsia="Times" w:hAnsi="Times" w:cs="Times"/>
          <w:sz w:val="20"/>
          <w:szCs w:val="20"/>
        </w:rPr>
      </w:pPr>
    </w:p>
    <w:p w14:paraId="4CF82606" w14:textId="71BF732C" w:rsidR="00A12070" w:rsidRPr="009D7D99" w:rsidRDefault="00D770D8" w:rsidP="00EC531A">
      <w:pPr>
        <w:rPr>
          <w:rFonts w:ascii="Times" w:eastAsia="Times" w:hAnsi="Times" w:cs="Times"/>
          <w:b/>
          <w:color w:val="000000" w:themeColor="text1"/>
          <w:sz w:val="20"/>
          <w:szCs w:val="20"/>
        </w:rPr>
      </w:pPr>
      <w:r w:rsidRPr="00B83BE8">
        <w:rPr>
          <w:rFonts w:ascii="Times" w:eastAsia="Times" w:hAnsi="Times" w:cs="Times"/>
          <w:b/>
          <w:sz w:val="20"/>
          <w:szCs w:val="20"/>
        </w:rPr>
        <w:t>6</w:t>
      </w:r>
      <w:r w:rsidR="00A12070" w:rsidRPr="00E50DAC">
        <w:rPr>
          <w:rFonts w:ascii="Times" w:eastAsia="Times" w:hAnsi="Times" w:cs="Times"/>
          <w:b/>
          <w:sz w:val="20"/>
          <w:szCs w:val="20"/>
        </w:rPr>
        <w:t xml:space="preserve">.1   </w:t>
      </w:r>
      <w:r w:rsidR="00A12070" w:rsidRPr="00565038">
        <w:rPr>
          <w:rFonts w:ascii="Times" w:eastAsia="Times" w:hAnsi="Times" w:cs="Times"/>
          <w:b/>
          <w:color w:val="000000" w:themeColor="text1"/>
          <w:sz w:val="20"/>
          <w:szCs w:val="20"/>
        </w:rPr>
        <w:t xml:space="preserve">Model </w:t>
      </w:r>
      <w:r w:rsidR="004E6DFD" w:rsidRPr="00565038">
        <w:rPr>
          <w:rFonts w:ascii="Times" w:eastAsia="Times" w:hAnsi="Times" w:cs="Times"/>
          <w:b/>
          <w:color w:val="000000" w:themeColor="text1"/>
          <w:sz w:val="20"/>
          <w:szCs w:val="20"/>
        </w:rPr>
        <w:t>Evaluation</w:t>
      </w:r>
    </w:p>
    <w:p w14:paraId="48593CAE" w14:textId="77777777" w:rsidR="00A12070" w:rsidRPr="00003814" w:rsidRDefault="00A12070" w:rsidP="00EC531A">
      <w:pPr>
        <w:rPr>
          <w:rFonts w:ascii="Times" w:eastAsia="Times" w:hAnsi="Times" w:cs="Times"/>
          <w:sz w:val="20"/>
          <w:szCs w:val="20"/>
        </w:rPr>
      </w:pPr>
    </w:p>
    <w:p w14:paraId="7F30638E" w14:textId="38BF8F78" w:rsidR="00B42945" w:rsidRDefault="7570CB2A" w:rsidP="00414D21">
      <w:pPr>
        <w:jc w:val="both"/>
        <w:rPr>
          <w:rFonts w:ascii="Times" w:eastAsia="Times" w:hAnsi="Times" w:cs="Times"/>
          <w:sz w:val="20"/>
          <w:szCs w:val="20"/>
        </w:rPr>
      </w:pPr>
      <w:r w:rsidRPr="7570CB2A">
        <w:rPr>
          <w:rFonts w:ascii="Times" w:eastAsia="Times" w:hAnsi="Times" w:cs="Times"/>
          <w:sz w:val="20"/>
          <w:szCs w:val="20"/>
        </w:rPr>
        <w:t xml:space="preserve">An essential model evaluation measure is a confusion matrix. In order to evaluate each model, certain metrics are calculated. The confusion matrix is an </w:t>
      </w:r>
      <w:r w:rsidRPr="000751DE">
        <w:rPr>
          <w:rFonts w:ascii="Times" w:eastAsia="Times" w:hAnsi="Times" w:cs="Times"/>
          <w:i/>
          <w:sz w:val="20"/>
          <w:szCs w:val="20"/>
        </w:rPr>
        <w:t>N</w:t>
      </w:r>
      <w:r w:rsidRPr="7570CB2A">
        <w:rPr>
          <w:rFonts w:ascii="Times" w:eastAsia="Times" w:hAnsi="Times" w:cs="Times"/>
          <w:sz w:val="20"/>
          <w:szCs w:val="20"/>
        </w:rPr>
        <w:t>-by-</w:t>
      </w:r>
      <w:r w:rsidRPr="000751DE">
        <w:rPr>
          <w:rFonts w:ascii="Times" w:eastAsia="Times" w:hAnsi="Times" w:cs="Times"/>
          <w:i/>
          <w:sz w:val="20"/>
          <w:szCs w:val="20"/>
        </w:rPr>
        <w:t>N</w:t>
      </w:r>
      <w:r w:rsidRPr="7570CB2A">
        <w:rPr>
          <w:rFonts w:ascii="Times" w:eastAsia="Times" w:hAnsi="Times" w:cs="Times"/>
          <w:sz w:val="20"/>
          <w:szCs w:val="20"/>
        </w:rPr>
        <w:t xml:space="preserve"> matrix, where </w:t>
      </w:r>
      <w:r w:rsidRPr="000751DE">
        <w:rPr>
          <w:rFonts w:ascii="Times" w:eastAsia="Times" w:hAnsi="Times" w:cs="Times"/>
          <w:i/>
          <w:sz w:val="20"/>
          <w:szCs w:val="20"/>
        </w:rPr>
        <w:t>N</w:t>
      </w:r>
      <w:r w:rsidRPr="7570CB2A">
        <w:rPr>
          <w:rFonts w:ascii="Times" w:eastAsia="Times" w:hAnsi="Times" w:cs="Times"/>
          <w:sz w:val="20"/>
          <w:szCs w:val="20"/>
        </w:rPr>
        <w:t xml:space="preserve"> is the number of classes being classified [</w:t>
      </w:r>
      <w:r w:rsidR="00B473D9">
        <w:rPr>
          <w:rFonts w:ascii="Times" w:eastAsia="Times" w:hAnsi="Times" w:cs="Times"/>
          <w:sz w:val="20"/>
          <w:szCs w:val="20"/>
        </w:rPr>
        <w:t>13</w:t>
      </w:r>
      <w:r w:rsidRPr="7570CB2A">
        <w:rPr>
          <w:rFonts w:ascii="Times" w:eastAsia="Times" w:hAnsi="Times" w:cs="Times"/>
          <w:sz w:val="20"/>
          <w:szCs w:val="20"/>
        </w:rPr>
        <w:t xml:space="preserve">]. The columns and rows of the matrix list the number of instances as actual class versus predicted class, shown in Figure 6.1. The overall accuracy can be calculated as, </w:t>
      </w:r>
    </w:p>
    <w:p w14:paraId="07E278FC" w14:textId="77777777" w:rsidR="000C0199" w:rsidRDefault="000C0199" w:rsidP="004C28C6">
      <w:pPr>
        <w:rPr>
          <w:rFonts w:ascii="Times" w:eastAsia="Times" w:hAnsi="Times" w:cs="Times"/>
          <w:sz w:val="20"/>
          <w:szCs w:val="20"/>
        </w:rPr>
      </w:pPr>
    </w:p>
    <w:p w14:paraId="64333956" w14:textId="77777777" w:rsidR="000C0199" w:rsidRDefault="000C0199" w:rsidP="004C28C6">
      <w:pPr>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C0199" w:rsidRPr="00D56C90" w14:paraId="7D704809" w14:textId="77777777" w:rsidTr="000C0199">
        <w:trPr>
          <w:trHeight w:val="576"/>
        </w:trPr>
        <w:tc>
          <w:tcPr>
            <w:tcW w:w="6449" w:type="dxa"/>
          </w:tcPr>
          <w:p w14:paraId="782416A7" w14:textId="77777777" w:rsidR="000C0199" w:rsidRPr="00D56C90" w:rsidRDefault="00D406B3" w:rsidP="000C0199">
            <w:pPr>
              <w:pStyle w:val="equation"/>
              <w:tabs>
                <w:tab w:val="clear" w:pos="6237"/>
              </w:tabs>
              <w:ind w:left="0" w:firstLine="0"/>
            </w:pPr>
            <m:oMathPara>
              <m:oMath>
                <m:f>
                  <m:fPr>
                    <m:ctrlPr>
                      <w:rPr>
                        <w:rFonts w:ascii="Cambria Math" w:hAnsi="Cambria Math"/>
                        <w:i/>
                      </w:rPr>
                    </m:ctrlPr>
                  </m:fPr>
                  <m:num>
                    <m:r>
                      <w:rPr>
                        <w:rFonts w:ascii="Cambria Math" w:hAnsi="Cambria Math"/>
                      </w:rPr>
                      <m:t>TP+TN</m:t>
                    </m:r>
                  </m:num>
                  <m:den>
                    <m:r>
                      <w:rPr>
                        <w:rFonts w:ascii="Cambria Math" w:hAnsi="Cambria Math"/>
                      </w:rPr>
                      <m:t>FP+FN+TP+TN</m:t>
                    </m:r>
                  </m:den>
                </m:f>
                <m:r>
                  <w:rPr>
                    <w:rFonts w:ascii="Cambria Math" w:hAnsi="Cambria Math"/>
                  </w:rPr>
                  <m:t xml:space="preserve"> = 1-Error .</m:t>
                </m:r>
              </m:oMath>
            </m:oMathPara>
          </w:p>
        </w:tc>
        <w:tc>
          <w:tcPr>
            <w:tcW w:w="608" w:type="dxa"/>
          </w:tcPr>
          <w:p w14:paraId="1B85F763" w14:textId="325B5B3F" w:rsidR="000C0199" w:rsidRPr="00D56C90" w:rsidRDefault="000C0199" w:rsidP="000C0199">
            <w:pPr>
              <w:pStyle w:val="equation"/>
              <w:tabs>
                <w:tab w:val="clear" w:pos="6237"/>
              </w:tabs>
              <w:ind w:left="0" w:firstLine="0"/>
              <w:jc w:val="right"/>
            </w:pPr>
            <w:r w:rsidRPr="00D56C90">
              <w:t>(</w:t>
            </w:r>
            <w:r w:rsidR="00483616" w:rsidRPr="00F352BD">
              <w:rPr>
                <w:b/>
              </w:rPr>
              <w:t>2</w:t>
            </w:r>
            <w:r w:rsidRPr="00D56C90">
              <w:t>)</w:t>
            </w:r>
          </w:p>
        </w:tc>
      </w:tr>
    </w:tbl>
    <w:p w14:paraId="0CA09B97" w14:textId="1CFE095B" w:rsidR="000C0199" w:rsidRPr="00D56C90" w:rsidRDefault="000C0199" w:rsidP="004C28C6">
      <w:pPr>
        <w:rPr>
          <w:rFonts w:ascii="Times" w:eastAsia="Times" w:hAnsi="Times" w:cs="Times"/>
          <w:sz w:val="20"/>
          <w:szCs w:val="20"/>
        </w:rPr>
      </w:pPr>
    </w:p>
    <w:p w14:paraId="585A74FE" w14:textId="77777777" w:rsidR="00B42945" w:rsidRDefault="00B42945" w:rsidP="00EC531A">
      <w:pPr>
        <w:rPr>
          <w:rFonts w:ascii="Times" w:hAnsi="Times"/>
          <w:sz w:val="20"/>
          <w:szCs w:val="20"/>
        </w:rPr>
      </w:pPr>
    </w:p>
    <w:p w14:paraId="14DA9018" w14:textId="5881D1EB" w:rsidR="00FB2763" w:rsidRDefault="006B6146" w:rsidP="00CD3742">
      <w:pPr>
        <w:jc w:val="center"/>
        <w:rPr>
          <w:sz w:val="20"/>
          <w:szCs w:val="20"/>
        </w:rPr>
      </w:pPr>
      <w:r>
        <w:rPr>
          <w:noProof/>
          <w:sz w:val="20"/>
          <w:szCs w:val="20"/>
        </w:rPr>
        <w:drawing>
          <wp:inline distT="0" distB="0" distL="0" distR="0" wp14:anchorId="075F0F13" wp14:editId="46E3019C">
            <wp:extent cx="3478582" cy="1725461"/>
            <wp:effectExtent l="12700" t="1270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8.49.23 PM.png"/>
                    <pic:cNvPicPr/>
                  </pic:nvPicPr>
                  <pic:blipFill>
                    <a:blip r:embed="rId18">
                      <a:extLst>
                        <a:ext uri="{28A0092B-C50C-407E-A947-70E740481C1C}">
                          <a14:useLocalDpi xmlns:a14="http://schemas.microsoft.com/office/drawing/2010/main" val="0"/>
                        </a:ext>
                      </a:extLst>
                    </a:blip>
                    <a:stretch>
                      <a:fillRect/>
                    </a:stretch>
                  </pic:blipFill>
                  <pic:spPr>
                    <a:xfrm>
                      <a:off x="0" y="0"/>
                      <a:ext cx="3488927" cy="1730592"/>
                    </a:xfrm>
                    <a:prstGeom prst="rect">
                      <a:avLst/>
                    </a:prstGeom>
                    <a:ln>
                      <a:solidFill>
                        <a:schemeClr val="tx1"/>
                      </a:solidFill>
                    </a:ln>
                  </pic:spPr>
                </pic:pic>
              </a:graphicData>
            </a:graphic>
          </wp:inline>
        </w:drawing>
      </w:r>
    </w:p>
    <w:p w14:paraId="404F133C" w14:textId="77777777" w:rsidR="00C05992" w:rsidRDefault="00C05992" w:rsidP="00C05992">
      <w:pPr>
        <w:jc w:val="center"/>
        <w:rPr>
          <w:rFonts w:ascii="Times" w:hAnsi="Times"/>
          <w:b/>
          <w:bCs/>
          <w:sz w:val="18"/>
          <w:szCs w:val="18"/>
        </w:rPr>
      </w:pPr>
    </w:p>
    <w:p w14:paraId="22481CED" w14:textId="628E6C56" w:rsidR="00721231" w:rsidRPr="00AA2BC2" w:rsidRDefault="00D770D8" w:rsidP="00C05992">
      <w:pPr>
        <w:jc w:val="center"/>
        <w:rPr>
          <w:rFonts w:ascii="Times" w:eastAsia="Times" w:hAnsi="Times" w:cs="Times"/>
          <w:color w:val="000000" w:themeColor="text1"/>
          <w:sz w:val="18"/>
          <w:szCs w:val="18"/>
        </w:rPr>
      </w:pPr>
      <w:r w:rsidRPr="00B83BE8">
        <w:rPr>
          <w:rFonts w:ascii="Times" w:eastAsia="Times" w:hAnsi="Times" w:cs="Times"/>
          <w:b/>
          <w:sz w:val="18"/>
          <w:szCs w:val="18"/>
        </w:rPr>
        <w:t>Figure 6</w:t>
      </w:r>
      <w:r w:rsidR="00C05992" w:rsidRPr="00E50DAC">
        <w:rPr>
          <w:rFonts w:ascii="Times" w:eastAsia="Times" w:hAnsi="Times" w:cs="Times"/>
          <w:b/>
          <w:sz w:val="18"/>
          <w:szCs w:val="18"/>
        </w:rPr>
        <w:t>.1.</w:t>
      </w:r>
      <w:r w:rsidR="00C05992" w:rsidRPr="00D56C90">
        <w:rPr>
          <w:rFonts w:ascii="Times" w:eastAsia="Times" w:hAnsi="Times" w:cs="Times"/>
          <w:color w:val="000000" w:themeColor="text1"/>
          <w:sz w:val="18"/>
          <w:szCs w:val="18"/>
        </w:rPr>
        <w:t xml:space="preserve"> Confusion Matrix.</w:t>
      </w:r>
    </w:p>
    <w:p w14:paraId="606F5116" w14:textId="6C45406B" w:rsidR="00721231" w:rsidRPr="0077062C" w:rsidRDefault="00721231" w:rsidP="00721231">
      <w:pPr>
        <w:rPr>
          <w:rFonts w:ascii="Times" w:eastAsia="Times" w:hAnsi="Times"/>
          <w:color w:val="000000" w:themeColor="text1"/>
          <w:sz w:val="18"/>
          <w:szCs w:val="18"/>
        </w:rPr>
      </w:pPr>
    </w:p>
    <w:p w14:paraId="7369C3DC" w14:textId="496CE671" w:rsidR="005C398E" w:rsidRPr="00CB7661" w:rsidRDefault="00652A55" w:rsidP="007C6737">
      <w:pPr>
        <w:jc w:val="both"/>
        <w:rPr>
          <w:sz w:val="21"/>
          <w:szCs w:val="21"/>
          <w:lang w:eastAsia="de-DE"/>
        </w:rPr>
      </w:pPr>
      <w:r w:rsidRPr="00DE2944">
        <w:rPr>
          <w:rFonts w:ascii="Times" w:eastAsia="Times" w:hAnsi="Times" w:cs="Times"/>
          <w:color w:val="000000" w:themeColor="text1"/>
          <w:sz w:val="20"/>
          <w:szCs w:val="20"/>
        </w:rPr>
        <w:t xml:space="preserve">True positives are data points </w:t>
      </w:r>
      <w:r w:rsidR="00EC02F9" w:rsidRPr="00DE2944">
        <w:rPr>
          <w:rFonts w:ascii="Times" w:eastAsia="Times" w:hAnsi="Times" w:cs="Times"/>
          <w:color w:val="000000" w:themeColor="text1"/>
          <w:sz w:val="20"/>
          <w:szCs w:val="20"/>
        </w:rPr>
        <w:t>labeled</w:t>
      </w:r>
      <w:r w:rsidRPr="00DE2944">
        <w:rPr>
          <w:rFonts w:ascii="Times" w:eastAsia="Times" w:hAnsi="Times" w:cs="Times"/>
          <w:color w:val="000000" w:themeColor="text1"/>
          <w:sz w:val="20"/>
          <w:szCs w:val="20"/>
        </w:rPr>
        <w:t xml:space="preserve"> as positive that are </w:t>
      </w:r>
      <w:r w:rsidR="00EE689F" w:rsidRPr="00DE2944">
        <w:rPr>
          <w:rFonts w:ascii="Times" w:eastAsia="Times" w:hAnsi="Times" w:cs="Times"/>
          <w:color w:val="000000" w:themeColor="text1"/>
          <w:sz w:val="20"/>
          <w:szCs w:val="20"/>
        </w:rPr>
        <w:t xml:space="preserve">actually </w:t>
      </w:r>
      <w:r w:rsidR="00C73C5C" w:rsidRPr="583F41A7">
        <w:rPr>
          <w:rFonts w:ascii="Times" w:eastAsia="Times" w:hAnsi="Times" w:cs="Times"/>
          <w:color w:val="000000" w:themeColor="text1"/>
          <w:sz w:val="20"/>
          <w:szCs w:val="20"/>
        </w:rPr>
        <w:t>positive</w:t>
      </w:r>
      <w:r w:rsidR="00EC02F9" w:rsidRPr="00AC13BF">
        <w:rPr>
          <w:rFonts w:ascii="Times" w:eastAsia="Times" w:hAnsi="Times" w:cs="Times"/>
          <w:color w:val="000000" w:themeColor="text1"/>
          <w:sz w:val="20"/>
          <w:szCs w:val="20"/>
        </w:rPr>
        <w:t xml:space="preserve"> whereas f</w:t>
      </w:r>
      <w:r w:rsidR="00EE689F" w:rsidRPr="00747AAA">
        <w:rPr>
          <w:rFonts w:ascii="Times" w:eastAsia="Times" w:hAnsi="Times" w:cs="Times"/>
          <w:color w:val="000000" w:themeColor="text1"/>
          <w:sz w:val="20"/>
          <w:szCs w:val="20"/>
        </w:rPr>
        <w:t xml:space="preserve">alse </w:t>
      </w:r>
      <w:r w:rsidR="00EC02F9" w:rsidRPr="00747AAA">
        <w:rPr>
          <w:rFonts w:ascii="Times" w:eastAsia="Times" w:hAnsi="Times" w:cs="Times"/>
          <w:color w:val="000000" w:themeColor="text1"/>
          <w:sz w:val="20"/>
          <w:szCs w:val="20"/>
        </w:rPr>
        <w:t>positives</w:t>
      </w:r>
      <w:r w:rsidR="00EE689F" w:rsidRPr="002D3EAA">
        <w:rPr>
          <w:rFonts w:ascii="Times" w:eastAsia="Times" w:hAnsi="Times" w:cs="Times"/>
          <w:color w:val="000000" w:themeColor="text1"/>
          <w:sz w:val="20"/>
          <w:szCs w:val="20"/>
        </w:rPr>
        <w:t xml:space="preserve"> are data points labeled as positive </w:t>
      </w:r>
      <w:r w:rsidR="00C57795">
        <w:rPr>
          <w:rFonts w:ascii="Times" w:eastAsia="Times" w:hAnsi="Times" w:cs="Times"/>
          <w:color w:val="000000" w:themeColor="text1"/>
          <w:sz w:val="20"/>
          <w:szCs w:val="20"/>
        </w:rPr>
        <w:t>that</w:t>
      </w:r>
      <w:r w:rsidR="00EE689F" w:rsidRPr="002D3EAA">
        <w:rPr>
          <w:rFonts w:ascii="Times" w:eastAsia="Times" w:hAnsi="Times" w:cs="Times"/>
          <w:color w:val="000000" w:themeColor="text1"/>
          <w:sz w:val="20"/>
          <w:szCs w:val="20"/>
        </w:rPr>
        <w:t xml:space="preserve"> are actually negative. True neg</w:t>
      </w:r>
      <w:r w:rsidR="00EE689F" w:rsidRPr="006E3570">
        <w:rPr>
          <w:rFonts w:ascii="Times" w:eastAsia="Times" w:hAnsi="Times" w:cs="Times"/>
          <w:color w:val="000000" w:themeColor="text1"/>
          <w:sz w:val="20"/>
          <w:szCs w:val="20"/>
        </w:rPr>
        <w:t>atives are data points</w:t>
      </w:r>
      <w:r w:rsidR="00C20540" w:rsidRPr="006E3570">
        <w:rPr>
          <w:rFonts w:ascii="Times" w:eastAsia="Times" w:hAnsi="Times" w:cs="Times"/>
          <w:color w:val="000000" w:themeColor="text1"/>
          <w:sz w:val="20"/>
          <w:szCs w:val="20"/>
        </w:rPr>
        <w:t xml:space="preserve"> </w:t>
      </w:r>
      <w:r w:rsidR="00EC02F9" w:rsidRPr="006E3570">
        <w:rPr>
          <w:rFonts w:ascii="Times" w:eastAsia="Times" w:hAnsi="Times" w:cs="Times"/>
          <w:color w:val="000000" w:themeColor="text1"/>
          <w:sz w:val="20"/>
          <w:szCs w:val="20"/>
        </w:rPr>
        <w:t>labeled</w:t>
      </w:r>
      <w:r w:rsidR="00C20540" w:rsidRPr="001B5134">
        <w:rPr>
          <w:rFonts w:ascii="Times" w:eastAsia="Times" w:hAnsi="Times" w:cs="Times"/>
          <w:color w:val="000000" w:themeColor="text1"/>
          <w:sz w:val="20"/>
          <w:szCs w:val="20"/>
        </w:rPr>
        <w:t xml:space="preserve"> as nega</w:t>
      </w:r>
      <w:r w:rsidR="00C74BB2" w:rsidRPr="00F10EF5">
        <w:rPr>
          <w:rFonts w:ascii="Times" w:eastAsia="Times" w:hAnsi="Times" w:cs="Times"/>
          <w:color w:val="000000" w:themeColor="text1"/>
          <w:sz w:val="20"/>
          <w:szCs w:val="20"/>
        </w:rPr>
        <w:t xml:space="preserve">tive that are actually negative whereas </w:t>
      </w:r>
      <w:r w:rsidR="00EC02F9" w:rsidRPr="00765F7B">
        <w:rPr>
          <w:rFonts w:ascii="Times" w:eastAsia="Times" w:hAnsi="Times" w:cs="Times"/>
          <w:color w:val="000000" w:themeColor="text1"/>
          <w:sz w:val="20"/>
          <w:szCs w:val="20"/>
        </w:rPr>
        <w:t xml:space="preserve">false negatives are data points labeled as negative </w:t>
      </w:r>
      <w:r w:rsidR="00C57795">
        <w:rPr>
          <w:rFonts w:ascii="Times" w:eastAsia="Times" w:hAnsi="Times" w:cs="Times"/>
          <w:color w:val="000000" w:themeColor="text1"/>
          <w:sz w:val="20"/>
          <w:szCs w:val="20"/>
        </w:rPr>
        <w:t>that</w:t>
      </w:r>
      <w:r w:rsidR="00EC02F9" w:rsidRPr="00765F7B">
        <w:rPr>
          <w:rFonts w:ascii="Times" w:eastAsia="Times" w:hAnsi="Times" w:cs="Times"/>
          <w:color w:val="000000" w:themeColor="text1"/>
          <w:sz w:val="20"/>
          <w:szCs w:val="20"/>
        </w:rPr>
        <w:t xml:space="preserve"> are actually positive.</w:t>
      </w:r>
    </w:p>
    <w:p w14:paraId="25B6CA98" w14:textId="33668F30" w:rsidR="00146B93" w:rsidRPr="001B5776" w:rsidRDefault="006E0EFA" w:rsidP="007C6737">
      <w:pPr>
        <w:jc w:val="both"/>
        <w:rPr>
          <w:rFonts w:ascii="Times" w:eastAsia="Times" w:hAnsi="Times" w:cs="Times"/>
          <w:sz w:val="20"/>
          <w:szCs w:val="20"/>
        </w:rPr>
      </w:pPr>
      <w:r>
        <w:rPr>
          <w:rFonts w:ascii="Times" w:eastAsia="Times" w:hAnsi="Times" w:cs="Times"/>
          <w:sz w:val="20"/>
          <w:szCs w:val="20"/>
        </w:rPr>
        <w:lastRenderedPageBreak/>
        <w:t xml:space="preserve">  </w:t>
      </w:r>
      <w:r w:rsidR="004C28C6" w:rsidRPr="001B5776">
        <w:rPr>
          <w:rFonts w:ascii="Times" w:eastAsia="Times" w:hAnsi="Times" w:cs="Times"/>
          <w:sz w:val="20"/>
          <w:szCs w:val="20"/>
        </w:rPr>
        <w:t>Metrics such as precision, recall, F1-score and support are also used to evaluate how well a model preformed.</w:t>
      </w:r>
      <w:r w:rsidR="00146B93" w:rsidRPr="001B5776">
        <w:rPr>
          <w:rFonts w:ascii="Times" w:eastAsia="Times" w:hAnsi="Times" w:cs="Times"/>
          <w:sz w:val="20"/>
          <w:szCs w:val="20"/>
        </w:rPr>
        <w:t xml:space="preserve"> Precision </w:t>
      </w:r>
      <w:r w:rsidR="00EC1513">
        <w:rPr>
          <w:rFonts w:ascii="Times" w:eastAsia="Times" w:hAnsi="Times" w:cs="Times"/>
          <w:sz w:val="20"/>
          <w:szCs w:val="20"/>
        </w:rPr>
        <w:t xml:space="preserve">is the proportion of data points </w:t>
      </w:r>
      <w:r w:rsidR="004D19FC">
        <w:rPr>
          <w:rFonts w:ascii="Times" w:eastAsia="Times" w:hAnsi="Times" w:cs="Times"/>
          <w:sz w:val="20"/>
          <w:szCs w:val="20"/>
        </w:rPr>
        <w:t>the</w:t>
      </w:r>
      <w:r w:rsidR="001214CC">
        <w:rPr>
          <w:rFonts w:ascii="Times" w:eastAsia="Times" w:hAnsi="Times" w:cs="Times"/>
          <w:sz w:val="20"/>
          <w:szCs w:val="20"/>
        </w:rPr>
        <w:t xml:space="preserve"> mode</w:t>
      </w:r>
      <w:r w:rsidR="001D0303">
        <w:rPr>
          <w:rFonts w:ascii="Times" w:eastAsia="Times" w:hAnsi="Times" w:cs="Times"/>
          <w:sz w:val="20"/>
          <w:szCs w:val="20"/>
        </w:rPr>
        <w:t xml:space="preserve">l assigns as </w:t>
      </w:r>
      <w:r w:rsidR="00106C1C">
        <w:rPr>
          <w:rFonts w:ascii="Times" w:eastAsia="Times" w:hAnsi="Times" w:cs="Times"/>
          <w:sz w:val="20"/>
          <w:szCs w:val="20"/>
        </w:rPr>
        <w:t>true</w:t>
      </w:r>
      <w:r w:rsidR="00A9329A">
        <w:rPr>
          <w:rFonts w:ascii="Times" w:eastAsia="Times" w:hAnsi="Times" w:cs="Times"/>
          <w:sz w:val="20"/>
          <w:szCs w:val="20"/>
        </w:rPr>
        <w:t xml:space="preserve"> </w:t>
      </w:r>
      <w:r w:rsidR="00106C1C">
        <w:rPr>
          <w:rFonts w:ascii="Times" w:eastAsia="Times" w:hAnsi="Times" w:cs="Times"/>
          <w:sz w:val="20"/>
          <w:szCs w:val="20"/>
        </w:rPr>
        <w:t>positives</w:t>
      </w:r>
      <w:r w:rsidR="002C1B25">
        <w:rPr>
          <w:rFonts w:ascii="Times" w:eastAsia="Times" w:hAnsi="Times" w:cs="Times"/>
          <w:sz w:val="20"/>
          <w:szCs w:val="20"/>
        </w:rPr>
        <w:t xml:space="preserve"> (negatives)</w:t>
      </w:r>
      <w:r w:rsidR="00106C1C">
        <w:rPr>
          <w:rFonts w:ascii="Times" w:eastAsia="Times" w:hAnsi="Times" w:cs="Times"/>
          <w:sz w:val="20"/>
          <w:szCs w:val="20"/>
        </w:rPr>
        <w:t xml:space="preserve"> </w:t>
      </w:r>
      <w:r w:rsidR="001214CC">
        <w:rPr>
          <w:rFonts w:ascii="Times" w:eastAsia="Times" w:hAnsi="Times" w:cs="Times"/>
          <w:sz w:val="20"/>
          <w:szCs w:val="20"/>
        </w:rPr>
        <w:t xml:space="preserve">actually </w:t>
      </w:r>
      <w:r w:rsidR="001D0303">
        <w:rPr>
          <w:rFonts w:ascii="Times" w:eastAsia="Times" w:hAnsi="Times" w:cs="Times"/>
          <w:sz w:val="20"/>
          <w:szCs w:val="20"/>
        </w:rPr>
        <w:t>true</w:t>
      </w:r>
      <w:r w:rsidR="00A9329A">
        <w:rPr>
          <w:rFonts w:ascii="Times" w:eastAsia="Times" w:hAnsi="Times" w:cs="Times"/>
          <w:sz w:val="20"/>
          <w:szCs w:val="20"/>
        </w:rPr>
        <w:t xml:space="preserve"> </w:t>
      </w:r>
      <w:r w:rsidR="001D0303">
        <w:rPr>
          <w:rFonts w:ascii="Times" w:eastAsia="Times" w:hAnsi="Times" w:cs="Times"/>
          <w:sz w:val="20"/>
          <w:szCs w:val="20"/>
        </w:rPr>
        <w:t>positives</w:t>
      </w:r>
      <w:r w:rsidR="002C1B25">
        <w:rPr>
          <w:rFonts w:ascii="Times" w:eastAsia="Times" w:hAnsi="Times" w:cs="Times"/>
          <w:sz w:val="20"/>
          <w:szCs w:val="20"/>
        </w:rPr>
        <w:t xml:space="preserve"> (negatives)</w:t>
      </w:r>
      <w:r w:rsidR="004D19FC" w:rsidRPr="004D19FC">
        <w:rPr>
          <w:rFonts w:ascii="Times" w:eastAsia="Times" w:hAnsi="Times" w:cs="Times"/>
          <w:sz w:val="20"/>
          <w:szCs w:val="20"/>
        </w:rPr>
        <w:t>.</w:t>
      </w:r>
      <w:r>
        <w:rPr>
          <w:rFonts w:ascii="Times" w:eastAsia="Times" w:hAnsi="Times" w:cs="Times"/>
          <w:sz w:val="20"/>
          <w:szCs w:val="20"/>
        </w:rPr>
        <w:t xml:space="preserve"> It</w:t>
      </w:r>
      <w:r w:rsidR="00674989">
        <w:rPr>
          <w:rFonts w:ascii="Times" w:eastAsia="Times" w:hAnsi="Times" w:cs="Times"/>
          <w:sz w:val="20"/>
          <w:szCs w:val="20"/>
        </w:rPr>
        <w:t xml:space="preserve"> </w:t>
      </w:r>
      <w:r w:rsidR="00DC0489">
        <w:rPr>
          <w:rFonts w:ascii="Times" w:eastAsia="Times" w:hAnsi="Times" w:cs="Times"/>
          <w:sz w:val="20"/>
          <w:szCs w:val="20"/>
        </w:rPr>
        <w:t>can be calculated as:</w:t>
      </w:r>
      <w:r w:rsidR="00EF484B" w:rsidRPr="001B5776">
        <w:rPr>
          <w:rFonts w:ascii="Times" w:eastAsia="Times" w:hAnsi="Times" w:cs="Times"/>
          <w:sz w:val="20"/>
          <w:szCs w:val="20"/>
        </w:rPr>
        <w:t xml:space="preserve"> </w:t>
      </w:r>
    </w:p>
    <w:p w14:paraId="6D08644B" w14:textId="77777777" w:rsidR="00EF484B" w:rsidRPr="001B5776" w:rsidRDefault="00EF484B"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EF484B" w:rsidRPr="0077062C" w14:paraId="240C09A1" w14:textId="77777777" w:rsidTr="00831CF8">
        <w:trPr>
          <w:trHeight w:val="576"/>
        </w:trPr>
        <w:tc>
          <w:tcPr>
            <w:tcW w:w="6449" w:type="dxa"/>
          </w:tcPr>
          <w:p w14:paraId="505672EE" w14:textId="2F10CD1E" w:rsidR="00EF484B" w:rsidRPr="0077062C" w:rsidRDefault="00D406B3"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TN</m:t>
                        </m:r>
                      </m:num>
                      <m:den>
                        <m:r>
                          <w:rPr>
                            <w:rFonts w:ascii="Cambria Math" w:hAnsi="Cambria Math"/>
                          </w:rPr>
                          <m:t>TN+FN</m:t>
                        </m:r>
                      </m:den>
                    </m:f>
                  </m:e>
                </m:d>
                <m:r>
                  <w:rPr>
                    <w:rFonts w:ascii="Cambria Math" w:hAnsi="Cambria Math"/>
                  </w:rPr>
                  <m:t xml:space="preserve"> .</m:t>
                </m:r>
              </m:oMath>
            </m:oMathPara>
          </w:p>
        </w:tc>
        <w:tc>
          <w:tcPr>
            <w:tcW w:w="608" w:type="dxa"/>
          </w:tcPr>
          <w:p w14:paraId="1F83F2F3" w14:textId="02A4B0B6" w:rsidR="00EF484B" w:rsidRPr="0077062C" w:rsidRDefault="00EF484B" w:rsidP="00831CF8">
            <w:pPr>
              <w:pStyle w:val="equation"/>
              <w:tabs>
                <w:tab w:val="clear" w:pos="6237"/>
              </w:tabs>
              <w:ind w:left="0" w:firstLine="0"/>
              <w:jc w:val="right"/>
            </w:pPr>
            <w:r w:rsidRPr="0077062C">
              <w:t>(</w:t>
            </w:r>
            <w:r w:rsidR="00483616" w:rsidRPr="00F352BD">
              <w:rPr>
                <w:b/>
              </w:rPr>
              <w:t>3</w:t>
            </w:r>
            <w:r w:rsidRPr="0077062C">
              <w:t>)</w:t>
            </w:r>
          </w:p>
        </w:tc>
      </w:tr>
    </w:tbl>
    <w:p w14:paraId="22AD20AB" w14:textId="77777777" w:rsidR="00EF484B" w:rsidRDefault="00EF484B" w:rsidP="00146B93">
      <w:pPr>
        <w:rPr>
          <w:rFonts w:ascii="Times" w:eastAsia="Times" w:hAnsi="Times" w:cs="Times"/>
          <w:sz w:val="20"/>
          <w:szCs w:val="20"/>
        </w:rPr>
      </w:pPr>
    </w:p>
    <w:p w14:paraId="5883FB7E" w14:textId="4279968C" w:rsidR="00240397" w:rsidRDefault="0046487D" w:rsidP="007C6737">
      <w:pPr>
        <w:jc w:val="both"/>
        <w:rPr>
          <w:rFonts w:ascii="Times" w:eastAsia="Times" w:hAnsi="Times" w:cs="Times"/>
          <w:sz w:val="20"/>
          <w:szCs w:val="20"/>
        </w:rPr>
      </w:pPr>
      <w:r>
        <w:rPr>
          <w:rFonts w:ascii="Times" w:eastAsia="Times" w:hAnsi="Times" w:cs="Times"/>
          <w:sz w:val="20"/>
          <w:szCs w:val="20"/>
        </w:rPr>
        <w:t>Recal</w:t>
      </w:r>
      <w:r w:rsidR="008925FC">
        <w:rPr>
          <w:rFonts w:ascii="Times" w:eastAsia="Times" w:hAnsi="Times" w:cs="Times"/>
          <w:sz w:val="20"/>
          <w:szCs w:val="20"/>
        </w:rPr>
        <w:t xml:space="preserve">l is the </w:t>
      </w:r>
      <w:r w:rsidR="00B42246">
        <w:rPr>
          <w:rFonts w:ascii="Times" w:eastAsia="Times" w:hAnsi="Times" w:cs="Times"/>
          <w:sz w:val="20"/>
          <w:szCs w:val="20"/>
        </w:rPr>
        <w:t>model’s</w:t>
      </w:r>
      <w:r w:rsidR="008925FC">
        <w:rPr>
          <w:rFonts w:ascii="Times" w:eastAsia="Times" w:hAnsi="Times" w:cs="Times"/>
          <w:sz w:val="20"/>
          <w:szCs w:val="20"/>
        </w:rPr>
        <w:t xml:space="preserve"> abi</w:t>
      </w:r>
      <w:r w:rsidR="00B42246">
        <w:rPr>
          <w:rFonts w:ascii="Times" w:eastAsia="Times" w:hAnsi="Times" w:cs="Times"/>
          <w:sz w:val="20"/>
          <w:szCs w:val="20"/>
        </w:rPr>
        <w:t>l</w:t>
      </w:r>
      <w:r w:rsidR="008925FC">
        <w:rPr>
          <w:rFonts w:ascii="Times" w:eastAsia="Times" w:hAnsi="Times" w:cs="Times"/>
          <w:sz w:val="20"/>
          <w:szCs w:val="20"/>
        </w:rPr>
        <w:t>ity to find every data poi</w:t>
      </w:r>
      <w:r w:rsidR="00B42246">
        <w:rPr>
          <w:rFonts w:ascii="Times" w:eastAsia="Times" w:hAnsi="Times" w:cs="Times"/>
          <w:sz w:val="20"/>
          <w:szCs w:val="20"/>
        </w:rPr>
        <w:t xml:space="preserve">nt of </w:t>
      </w:r>
      <w:r w:rsidR="00240397">
        <w:rPr>
          <w:rFonts w:ascii="Times" w:eastAsia="Times" w:hAnsi="Times" w:cs="Times"/>
          <w:sz w:val="20"/>
          <w:szCs w:val="20"/>
        </w:rPr>
        <w:t>interest</w:t>
      </w:r>
      <w:r w:rsidR="00B42246">
        <w:rPr>
          <w:rFonts w:ascii="Times" w:eastAsia="Times" w:hAnsi="Times" w:cs="Times"/>
          <w:sz w:val="20"/>
          <w:szCs w:val="20"/>
        </w:rPr>
        <w:t xml:space="preserve">. </w:t>
      </w:r>
      <w:r w:rsidR="005245F6">
        <w:rPr>
          <w:rFonts w:ascii="Times" w:eastAsia="Times" w:hAnsi="Times" w:cs="Times"/>
          <w:sz w:val="20"/>
          <w:szCs w:val="20"/>
        </w:rPr>
        <w:t xml:space="preserve">It </w:t>
      </w:r>
      <w:r w:rsidR="00DC0489">
        <w:rPr>
          <w:rFonts w:ascii="Times" w:eastAsia="Times" w:hAnsi="Times" w:cs="Times"/>
          <w:sz w:val="20"/>
          <w:szCs w:val="20"/>
        </w:rPr>
        <w:t>can be calculated as:</w:t>
      </w:r>
    </w:p>
    <w:p w14:paraId="2C0A7C8B" w14:textId="77777777" w:rsidR="005245F6" w:rsidRDefault="005245F6"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5245F6" w:rsidRPr="0077062C" w14:paraId="187F7D97" w14:textId="77777777" w:rsidTr="00831CF8">
        <w:trPr>
          <w:trHeight w:val="576"/>
        </w:trPr>
        <w:tc>
          <w:tcPr>
            <w:tcW w:w="6449" w:type="dxa"/>
          </w:tcPr>
          <w:p w14:paraId="7C672A9F" w14:textId="74F787B5" w:rsidR="005245F6" w:rsidRPr="0077062C" w:rsidRDefault="00D406B3"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m:oMathPara>
          </w:p>
        </w:tc>
        <w:tc>
          <w:tcPr>
            <w:tcW w:w="608" w:type="dxa"/>
          </w:tcPr>
          <w:p w14:paraId="1CDAFF43" w14:textId="031BEB2C" w:rsidR="005245F6" w:rsidRPr="0077062C" w:rsidRDefault="005245F6" w:rsidP="00831CF8">
            <w:pPr>
              <w:pStyle w:val="equation"/>
              <w:tabs>
                <w:tab w:val="clear" w:pos="6237"/>
              </w:tabs>
              <w:ind w:left="0" w:firstLine="0"/>
              <w:jc w:val="right"/>
            </w:pPr>
            <w:r w:rsidRPr="0077062C">
              <w:t>(</w:t>
            </w:r>
            <w:r w:rsidR="00483616" w:rsidRPr="00F352BD">
              <w:rPr>
                <w:b/>
              </w:rPr>
              <w:t>4</w:t>
            </w:r>
            <w:r w:rsidRPr="0077062C">
              <w:t>)</w:t>
            </w:r>
          </w:p>
        </w:tc>
      </w:tr>
    </w:tbl>
    <w:p w14:paraId="3AA32923" w14:textId="77777777" w:rsidR="005245F6" w:rsidRDefault="005245F6" w:rsidP="00146B93">
      <w:pPr>
        <w:rPr>
          <w:rFonts w:ascii="Times" w:eastAsia="Times" w:hAnsi="Times" w:cs="Times"/>
          <w:sz w:val="20"/>
          <w:szCs w:val="20"/>
        </w:rPr>
      </w:pPr>
    </w:p>
    <w:p w14:paraId="6164CECF" w14:textId="415934A2" w:rsidR="00240397" w:rsidRDefault="003C1169" w:rsidP="007C6737">
      <w:pPr>
        <w:jc w:val="both"/>
        <w:rPr>
          <w:rFonts w:ascii="Times" w:eastAsia="Times" w:hAnsi="Times" w:cs="Times"/>
          <w:sz w:val="20"/>
          <w:szCs w:val="20"/>
        </w:rPr>
      </w:pPr>
      <w:r>
        <w:rPr>
          <w:rFonts w:ascii="Times" w:eastAsia="Times" w:hAnsi="Times" w:cs="Times"/>
          <w:sz w:val="20"/>
          <w:szCs w:val="20"/>
        </w:rPr>
        <w:t xml:space="preserve">It is </w:t>
      </w:r>
      <w:r w:rsidR="00593A92">
        <w:rPr>
          <w:rFonts w:ascii="Times" w:eastAsia="Times" w:hAnsi="Times" w:cs="Times"/>
          <w:sz w:val="20"/>
          <w:szCs w:val="20"/>
        </w:rPr>
        <w:t xml:space="preserve">important to note that when recall is increased, precision is decreased. </w:t>
      </w:r>
      <w:r w:rsidR="00350809">
        <w:rPr>
          <w:rFonts w:ascii="Times" w:eastAsia="Times" w:hAnsi="Times" w:cs="Times"/>
          <w:sz w:val="20"/>
          <w:szCs w:val="20"/>
        </w:rPr>
        <w:t xml:space="preserve">When combining precision and recall the result is an F1 score. </w:t>
      </w:r>
      <w:r w:rsidR="003335C9">
        <w:rPr>
          <w:rFonts w:ascii="Times" w:eastAsia="Times" w:hAnsi="Times" w:cs="Times"/>
          <w:sz w:val="20"/>
          <w:szCs w:val="20"/>
        </w:rPr>
        <w:t xml:space="preserve">An F1 score is the harmonic mean of precision and recall </w:t>
      </w:r>
      <w:r w:rsidR="00DC0489">
        <w:rPr>
          <w:rFonts w:ascii="Times" w:eastAsia="Times" w:hAnsi="Times" w:cs="Times"/>
          <w:sz w:val="20"/>
          <w:szCs w:val="20"/>
        </w:rPr>
        <w:t>which can be given by:</w:t>
      </w:r>
    </w:p>
    <w:p w14:paraId="504738E1" w14:textId="734C2EA7" w:rsidR="00F96DE5" w:rsidRPr="001B5776" w:rsidRDefault="00F96DE5"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DC0489" w:rsidRPr="0077062C" w14:paraId="08240931" w14:textId="77777777" w:rsidTr="00831CF8">
        <w:trPr>
          <w:trHeight w:val="576"/>
        </w:trPr>
        <w:tc>
          <w:tcPr>
            <w:tcW w:w="6449" w:type="dxa"/>
          </w:tcPr>
          <w:p w14:paraId="119D5A72" w14:textId="7481C1BB" w:rsidR="00DC0489" w:rsidRPr="00874E2A" w:rsidRDefault="00DC0489" w:rsidP="00831CF8">
            <w:pPr>
              <w:pStyle w:val="equation"/>
              <w:tabs>
                <w:tab w:val="clear" w:pos="6237"/>
              </w:tabs>
              <w:ind w:left="0" w:firstLine="0"/>
            </w:pPr>
            <m:oMathPara>
              <m:oMath>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 xml:space="preserve">   ,</m:t>
                </m:r>
              </m:oMath>
            </m:oMathPara>
          </w:p>
        </w:tc>
        <w:tc>
          <w:tcPr>
            <w:tcW w:w="608" w:type="dxa"/>
          </w:tcPr>
          <w:p w14:paraId="5CA384A1" w14:textId="61199B2D" w:rsidR="00DC0489" w:rsidRPr="0077062C" w:rsidRDefault="00DC0489" w:rsidP="00831CF8">
            <w:pPr>
              <w:pStyle w:val="equation"/>
              <w:tabs>
                <w:tab w:val="clear" w:pos="6237"/>
              </w:tabs>
              <w:ind w:left="0" w:firstLine="0"/>
              <w:jc w:val="right"/>
            </w:pPr>
            <w:r w:rsidRPr="0077062C">
              <w:t>(</w:t>
            </w:r>
            <w:r w:rsidR="00483616" w:rsidRPr="00F352BD">
              <w:rPr>
                <w:b/>
              </w:rPr>
              <w:t>5</w:t>
            </w:r>
            <w:r w:rsidRPr="0077062C">
              <w:t>)</w:t>
            </w:r>
          </w:p>
        </w:tc>
      </w:tr>
    </w:tbl>
    <w:p w14:paraId="3FCB467A" w14:textId="77777777" w:rsidR="00B85AE1" w:rsidRPr="00667DA8" w:rsidRDefault="00B85AE1" w:rsidP="00072418">
      <w:pPr>
        <w:rPr>
          <w:rFonts w:ascii="Times" w:eastAsia="Times" w:hAnsi="Times" w:cs="Times"/>
          <w:b/>
          <w:color w:val="000000" w:themeColor="text1"/>
          <w:sz w:val="20"/>
          <w:szCs w:val="20"/>
        </w:rPr>
      </w:pPr>
    </w:p>
    <w:p w14:paraId="41538582" w14:textId="28F9E3A4" w:rsidR="00527C5F" w:rsidRPr="00AA1681" w:rsidRDefault="003254DB" w:rsidP="007C6737">
      <w:pPr>
        <w:jc w:val="both"/>
        <w:rPr>
          <w:rFonts w:ascii="Times" w:eastAsia="Times" w:hAnsi="Times" w:cs="Times"/>
          <w:color w:val="000000" w:themeColor="text1"/>
          <w:sz w:val="20"/>
          <w:szCs w:val="20"/>
        </w:rPr>
      </w:pPr>
      <w:r w:rsidRPr="00AA1681">
        <w:rPr>
          <w:rFonts w:ascii="Times" w:eastAsia="Times" w:hAnsi="Times" w:cs="Times"/>
          <w:color w:val="000000" w:themeColor="text1"/>
          <w:sz w:val="20"/>
          <w:szCs w:val="20"/>
        </w:rPr>
        <w:t xml:space="preserve">where </w:t>
      </w:r>
      <w:r w:rsidR="00321BC5" w:rsidRPr="000751DE">
        <w:rPr>
          <w:rFonts w:ascii="Times" w:eastAsia="Times" w:hAnsi="Times" w:cs="Times"/>
          <w:i/>
          <w:color w:val="000000" w:themeColor="text1"/>
          <w:sz w:val="20"/>
          <w:szCs w:val="20"/>
        </w:rPr>
        <w:t>p</w:t>
      </w:r>
      <w:r w:rsidR="00321BC5" w:rsidRPr="00AA1681">
        <w:rPr>
          <w:rFonts w:ascii="Times" w:eastAsia="Times" w:hAnsi="Times" w:cs="Times"/>
          <w:color w:val="000000" w:themeColor="text1"/>
          <w:sz w:val="20"/>
          <w:szCs w:val="20"/>
        </w:rPr>
        <w:t xml:space="preserve"> is precision and </w:t>
      </w:r>
      <w:r w:rsidR="00321BC5" w:rsidRPr="000751DE">
        <w:rPr>
          <w:rFonts w:ascii="Times" w:eastAsia="Times" w:hAnsi="Times" w:cs="Times"/>
          <w:i/>
          <w:color w:val="000000" w:themeColor="text1"/>
          <w:sz w:val="20"/>
          <w:szCs w:val="20"/>
        </w:rPr>
        <w:t>r</w:t>
      </w:r>
      <w:r w:rsidR="00321BC5" w:rsidRPr="00AA1681">
        <w:rPr>
          <w:rFonts w:ascii="Times" w:eastAsia="Times" w:hAnsi="Times" w:cs="Times"/>
          <w:color w:val="000000" w:themeColor="text1"/>
          <w:sz w:val="20"/>
          <w:szCs w:val="20"/>
        </w:rPr>
        <w:t xml:space="preserve"> is recall. </w:t>
      </w:r>
      <w:r w:rsidR="007118CA" w:rsidRPr="00AA1681">
        <w:rPr>
          <w:rFonts w:ascii="Times" w:eastAsia="Times" w:hAnsi="Times" w:cs="Times"/>
          <w:color w:val="000000" w:themeColor="text1"/>
          <w:sz w:val="20"/>
          <w:szCs w:val="20"/>
        </w:rPr>
        <w:t>The harm</w:t>
      </w:r>
      <w:r w:rsidR="001C650E" w:rsidRPr="00AA1681">
        <w:rPr>
          <w:rFonts w:ascii="Times" w:eastAsia="Times" w:hAnsi="Times" w:cs="Times"/>
          <w:color w:val="000000" w:themeColor="text1"/>
          <w:sz w:val="20"/>
          <w:szCs w:val="20"/>
        </w:rPr>
        <w:t xml:space="preserve">onic mean is used because it strictly deals with extreme values. </w:t>
      </w:r>
      <w:r w:rsidR="00346220" w:rsidRPr="00AA1681">
        <w:rPr>
          <w:rFonts w:ascii="Times" w:eastAsia="Times" w:hAnsi="Times" w:cs="Times"/>
          <w:color w:val="000000" w:themeColor="text1"/>
          <w:sz w:val="20"/>
          <w:szCs w:val="20"/>
        </w:rPr>
        <w:t>To create a balanced classification model with the optimal balance of recall and precision, the F1 score should be utilize</w:t>
      </w:r>
      <w:r w:rsidR="0081206E" w:rsidRPr="00AA1681">
        <w:rPr>
          <w:rFonts w:ascii="Times" w:eastAsia="Times" w:hAnsi="Times" w:cs="Times"/>
          <w:color w:val="000000" w:themeColor="text1"/>
          <w:sz w:val="20"/>
          <w:szCs w:val="20"/>
        </w:rPr>
        <w:t>d [</w:t>
      </w:r>
      <w:r w:rsidR="00B473D9">
        <w:rPr>
          <w:rFonts w:ascii="Times" w:eastAsia="Times" w:hAnsi="Times" w:cs="Times"/>
          <w:color w:val="000000" w:themeColor="text1"/>
          <w:sz w:val="20"/>
          <w:szCs w:val="20"/>
        </w:rPr>
        <w:t>13</w:t>
      </w:r>
      <w:r w:rsidR="0081206E" w:rsidRPr="00AA1681">
        <w:rPr>
          <w:rFonts w:ascii="Times" w:eastAsia="Times" w:hAnsi="Times" w:cs="Times"/>
          <w:color w:val="000000" w:themeColor="text1"/>
          <w:sz w:val="20"/>
          <w:szCs w:val="20"/>
        </w:rPr>
        <w:t xml:space="preserve">]. </w:t>
      </w:r>
      <w:r w:rsidR="00D80894" w:rsidRPr="00AA1681">
        <w:rPr>
          <w:rFonts w:ascii="Times" w:eastAsia="Times" w:hAnsi="Times" w:cs="Times"/>
          <w:color w:val="000000" w:themeColor="text1"/>
          <w:sz w:val="20"/>
          <w:szCs w:val="20"/>
        </w:rPr>
        <w:t xml:space="preserve">Support is </w:t>
      </w:r>
      <w:r w:rsidR="009044E5" w:rsidRPr="00AA1681">
        <w:rPr>
          <w:rFonts w:ascii="Times" w:eastAsia="Times" w:hAnsi="Times" w:cs="Times"/>
          <w:color w:val="000000" w:themeColor="text1"/>
          <w:sz w:val="20"/>
          <w:szCs w:val="20"/>
        </w:rPr>
        <w:t>the total number of occurrences of each class</w:t>
      </w:r>
      <w:r w:rsidR="00A86419" w:rsidRPr="00AA1681">
        <w:rPr>
          <w:rFonts w:ascii="Times" w:eastAsia="Times" w:hAnsi="Times" w:cs="Times"/>
          <w:color w:val="000000" w:themeColor="text1"/>
          <w:sz w:val="20"/>
          <w:szCs w:val="20"/>
        </w:rPr>
        <w:t xml:space="preserve">. </w:t>
      </w:r>
    </w:p>
    <w:p w14:paraId="44117482" w14:textId="77777777" w:rsidR="00A86419" w:rsidRPr="00AA1681" w:rsidRDefault="00A86419" w:rsidP="00072418">
      <w:pPr>
        <w:rPr>
          <w:rFonts w:ascii="Times" w:eastAsia="Times" w:hAnsi="Times" w:cs="Times"/>
          <w:b/>
          <w:color w:val="000000" w:themeColor="text1"/>
          <w:sz w:val="20"/>
          <w:szCs w:val="20"/>
        </w:rPr>
      </w:pPr>
    </w:p>
    <w:p w14:paraId="2A693F97" w14:textId="77777777" w:rsidR="0098638E" w:rsidRPr="0077062C" w:rsidRDefault="0098638E" w:rsidP="00072418">
      <w:pPr>
        <w:rPr>
          <w:rFonts w:ascii="Times" w:eastAsia="Times" w:hAnsi="Times"/>
          <w:b/>
          <w:color w:val="000000" w:themeColor="text1"/>
          <w:sz w:val="20"/>
          <w:szCs w:val="20"/>
        </w:rPr>
      </w:pPr>
    </w:p>
    <w:p w14:paraId="49008FA7" w14:textId="3FAB8B58"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C1F1E" w:rsidRPr="00E50DAC">
        <w:rPr>
          <w:rFonts w:ascii="Times" w:eastAsia="Times" w:hAnsi="Times" w:cs="Times"/>
          <w:b/>
          <w:sz w:val="20"/>
          <w:szCs w:val="20"/>
        </w:rPr>
        <w:t>.</w:t>
      </w:r>
      <w:r w:rsidR="004E6DFD" w:rsidRPr="00565038">
        <w:rPr>
          <w:rFonts w:ascii="Times" w:eastAsia="Times" w:hAnsi="Times" w:cs="Times"/>
          <w:b/>
          <w:sz w:val="20"/>
          <w:szCs w:val="20"/>
        </w:rPr>
        <w:t>2</w:t>
      </w:r>
      <w:r w:rsidR="004C1F1E" w:rsidRPr="00565038">
        <w:rPr>
          <w:rFonts w:ascii="Times" w:eastAsia="Times" w:hAnsi="Times" w:cs="Times"/>
          <w:b/>
          <w:sz w:val="20"/>
          <w:szCs w:val="20"/>
        </w:rPr>
        <w:t xml:space="preserve">   </w:t>
      </w:r>
      <w:r w:rsidR="004C1F1E" w:rsidRPr="00BF6A55">
        <w:rPr>
          <w:rFonts w:ascii="Times" w:eastAsia="Times" w:hAnsi="Times" w:cs="Times"/>
          <w:b/>
          <w:color w:val="000000" w:themeColor="text1"/>
          <w:sz w:val="20"/>
          <w:szCs w:val="20"/>
        </w:rPr>
        <w:t>Random Forest</w:t>
      </w:r>
    </w:p>
    <w:p w14:paraId="111A96EF" w14:textId="77777777" w:rsidR="00FE3166" w:rsidRPr="0077062C" w:rsidRDefault="00FE3166" w:rsidP="00072418">
      <w:pPr>
        <w:rPr>
          <w:rFonts w:ascii="Times" w:eastAsia="Times" w:hAnsi="Times"/>
          <w:b/>
          <w:color w:val="000000" w:themeColor="text1"/>
          <w:sz w:val="20"/>
          <w:szCs w:val="20"/>
        </w:rPr>
      </w:pPr>
    </w:p>
    <w:p w14:paraId="44C42621" w14:textId="135B8F82" w:rsidR="00C84EE8" w:rsidRPr="00D56C90" w:rsidRDefault="006E703A" w:rsidP="007C6737">
      <w:pPr>
        <w:jc w:val="both"/>
        <w:rPr>
          <w:rFonts w:ascii="Times" w:eastAsia="Times" w:hAnsi="Times" w:cs="Times"/>
          <w:color w:val="000000" w:themeColor="text1"/>
          <w:sz w:val="20"/>
          <w:szCs w:val="20"/>
        </w:rPr>
      </w:pPr>
      <w:r w:rsidRPr="00DE2944">
        <w:rPr>
          <w:rFonts w:ascii="Times" w:eastAsia="Times" w:hAnsi="Times" w:cs="Times"/>
          <w:color w:val="000000" w:themeColor="text1"/>
          <w:sz w:val="20"/>
          <w:szCs w:val="20"/>
        </w:rPr>
        <w:t>Random Forest is an ensemble method for classification or regression</w:t>
      </w:r>
      <w:r w:rsidR="008C3FB5" w:rsidRPr="00DE2944">
        <w:rPr>
          <w:rFonts w:ascii="Times" w:eastAsia="Times" w:hAnsi="Times" w:cs="Times"/>
          <w:color w:val="000000" w:themeColor="text1"/>
          <w:sz w:val="20"/>
          <w:szCs w:val="20"/>
        </w:rPr>
        <w:t xml:space="preserve">. </w:t>
      </w:r>
      <w:del w:id="576" w:author="Daniel Engels" w:date="2018-08-01T14:39:00Z">
        <w:r w:rsidR="00F83087" w:rsidDel="00925A5E">
          <w:rPr>
            <w:rFonts w:ascii="Times" w:eastAsia="Times" w:hAnsi="Times" w:cs="Times"/>
            <w:color w:val="000000" w:themeColor="text1"/>
            <w:sz w:val="20"/>
            <w:szCs w:val="20"/>
          </w:rPr>
          <w:delText>In this paper, we</w:delText>
        </w:r>
      </w:del>
      <w:ins w:id="577" w:author="Daniel Engels" w:date="2018-08-01T14:39:00Z">
        <w:r w:rsidR="00925A5E">
          <w:rPr>
            <w:rFonts w:ascii="Times" w:eastAsia="Times" w:hAnsi="Times" w:cs="Times"/>
            <w:color w:val="000000" w:themeColor="text1"/>
            <w:sz w:val="20"/>
            <w:szCs w:val="20"/>
          </w:rPr>
          <w:t>We</w:t>
        </w:r>
      </w:ins>
      <w:r w:rsidR="00F83087">
        <w:rPr>
          <w:rFonts w:ascii="Times" w:eastAsia="Times" w:hAnsi="Times" w:cs="Times"/>
          <w:color w:val="000000" w:themeColor="text1"/>
          <w:sz w:val="20"/>
          <w:szCs w:val="20"/>
        </w:rPr>
        <w:t xml:space="preserve"> use this</w:t>
      </w:r>
      <w:r w:rsidR="008C3FB5" w:rsidRPr="00DE2944">
        <w:rPr>
          <w:rFonts w:ascii="Times" w:eastAsia="Times" w:hAnsi="Times" w:cs="Times"/>
          <w:color w:val="000000" w:themeColor="text1"/>
          <w:sz w:val="20"/>
          <w:szCs w:val="20"/>
        </w:rPr>
        <w:t xml:space="preserve"> method for classification. </w:t>
      </w:r>
      <w:r w:rsidR="00B17335">
        <w:rPr>
          <w:rFonts w:ascii="Times" w:eastAsia="Times" w:hAnsi="Times" w:cs="Times"/>
          <w:color w:val="000000" w:themeColor="text1"/>
          <w:sz w:val="20"/>
          <w:szCs w:val="20"/>
        </w:rPr>
        <w:t>The Random Forest r</w:t>
      </w:r>
      <w:r w:rsidR="000C5637" w:rsidRPr="00DE2944">
        <w:rPr>
          <w:rFonts w:ascii="Times" w:eastAsia="Times" w:hAnsi="Times" w:cs="Times"/>
          <w:color w:val="000000" w:themeColor="text1"/>
          <w:sz w:val="20"/>
          <w:szCs w:val="20"/>
        </w:rPr>
        <w:t>andomly selects </w:t>
      </w:r>
      <w:r w:rsidR="000C5637" w:rsidRPr="00B83BE8">
        <w:rPr>
          <w:rFonts w:ascii="Times" w:eastAsia="Times" w:hAnsi="Times" w:cs="Times"/>
          <w:i/>
          <w:color w:val="000000" w:themeColor="text1"/>
          <w:sz w:val="20"/>
          <w:szCs w:val="20"/>
        </w:rPr>
        <w:t>k</w:t>
      </w:r>
      <w:r w:rsidR="000C5637" w:rsidRPr="00DE2944">
        <w:rPr>
          <w:rFonts w:ascii="Times" w:eastAsia="Times" w:hAnsi="Times" w:cs="Times"/>
          <w:color w:val="000000" w:themeColor="text1"/>
          <w:sz w:val="20"/>
          <w:szCs w:val="20"/>
        </w:rPr>
        <w:t> features from</w:t>
      </w:r>
      <w:r w:rsidR="00B17335" w:rsidRPr="00B83BE8">
        <w:rPr>
          <w:rFonts w:ascii="Times" w:eastAsia="Times" w:hAnsi="Times" w:cs="Times"/>
          <w:i/>
          <w:color w:val="000000" w:themeColor="text1"/>
          <w:sz w:val="20"/>
          <w:szCs w:val="20"/>
        </w:rPr>
        <w:t xml:space="preserve"> </w:t>
      </w:r>
      <w:r w:rsidR="000C5637" w:rsidRPr="00E50DAC">
        <w:rPr>
          <w:rFonts w:ascii="Times" w:eastAsia="Times" w:hAnsi="Times" w:cs="Times"/>
          <w:i/>
          <w:color w:val="000000" w:themeColor="text1"/>
          <w:sz w:val="20"/>
          <w:szCs w:val="20"/>
        </w:rPr>
        <w:t>m </w:t>
      </w:r>
      <w:r w:rsidR="00B17335" w:rsidRPr="00B17335">
        <w:rPr>
          <w:rFonts w:ascii="Times" w:eastAsia="Times" w:hAnsi="Times" w:cs="Times"/>
          <w:color w:val="000000" w:themeColor="text1"/>
          <w:sz w:val="20"/>
          <w:szCs w:val="20"/>
        </w:rPr>
        <w:t>total</w:t>
      </w:r>
      <w:r w:rsidR="00B17335" w:rsidRPr="00B83BE8">
        <w:rPr>
          <w:rFonts w:ascii="Times" w:eastAsia="Times" w:hAnsi="Times" w:cs="Times"/>
          <w:i/>
          <w:color w:val="000000" w:themeColor="text1"/>
          <w:sz w:val="20"/>
          <w:szCs w:val="20"/>
        </w:rPr>
        <w:t xml:space="preserve"> </w:t>
      </w:r>
      <w:r w:rsidR="000C5637" w:rsidRPr="00AC13BF">
        <w:rPr>
          <w:rFonts w:ascii="Times" w:eastAsia="Times" w:hAnsi="Times" w:cs="Times"/>
          <w:color w:val="000000" w:themeColor="text1"/>
          <w:sz w:val="20"/>
          <w:szCs w:val="20"/>
        </w:rPr>
        <w:t>features</w:t>
      </w:r>
      <w:r w:rsidR="00722A93" w:rsidRPr="00AC13BF">
        <w:rPr>
          <w:rFonts w:ascii="Times" w:eastAsia="Times" w:hAnsi="Times" w:cs="Times"/>
          <w:color w:val="000000" w:themeColor="text1"/>
          <w:sz w:val="20"/>
          <w:szCs w:val="20"/>
        </w:rPr>
        <w:t xml:space="preserve">, where </w:t>
      </w:r>
      <w:r w:rsidR="00722A93" w:rsidRPr="00B83BE8">
        <w:rPr>
          <w:rFonts w:ascii="Times" w:eastAsia="Times" w:hAnsi="Times" w:cs="Times"/>
          <w:i/>
          <w:color w:val="000000" w:themeColor="text1"/>
          <w:sz w:val="20"/>
          <w:szCs w:val="20"/>
        </w:rPr>
        <w:t>k</w:t>
      </w:r>
      <w:r w:rsidR="00FD0784" w:rsidRPr="00E50DAC">
        <w:rPr>
          <w:rFonts w:ascii="Times" w:eastAsia="Times" w:hAnsi="Times" w:cs="Times"/>
          <w:i/>
          <w:color w:val="000000" w:themeColor="text1"/>
          <w:sz w:val="20"/>
          <w:szCs w:val="20"/>
        </w:rPr>
        <w:t xml:space="preserve"> &lt; m</w:t>
      </w:r>
      <w:r w:rsidR="00FD0784" w:rsidRPr="002D3EAA">
        <w:rPr>
          <w:rFonts w:ascii="Times" w:eastAsia="Times" w:hAnsi="Times" w:cs="Times"/>
          <w:color w:val="000000" w:themeColor="text1"/>
          <w:sz w:val="20"/>
          <w:szCs w:val="20"/>
        </w:rPr>
        <w:t>. Among the </w:t>
      </w:r>
      <w:r w:rsidR="00FD0784" w:rsidRPr="00B83BE8">
        <w:rPr>
          <w:rFonts w:ascii="Times" w:eastAsia="Times" w:hAnsi="Times" w:cs="Times"/>
          <w:i/>
          <w:color w:val="000000" w:themeColor="text1"/>
          <w:sz w:val="20"/>
          <w:szCs w:val="20"/>
        </w:rPr>
        <w:t>k</w:t>
      </w:r>
      <w:r w:rsidR="00FD0784" w:rsidRPr="006E3570">
        <w:rPr>
          <w:rFonts w:ascii="Times" w:eastAsia="Times" w:hAnsi="Times" w:cs="Times"/>
          <w:color w:val="000000" w:themeColor="text1"/>
          <w:sz w:val="20"/>
          <w:szCs w:val="20"/>
        </w:rPr>
        <w:t xml:space="preserve"> features, </w:t>
      </w:r>
      <w:r w:rsidR="00867FF9" w:rsidRPr="006E3570">
        <w:rPr>
          <w:rFonts w:ascii="Times" w:eastAsia="Times" w:hAnsi="Times" w:cs="Times"/>
          <w:color w:val="000000" w:themeColor="text1"/>
          <w:sz w:val="20"/>
          <w:szCs w:val="20"/>
        </w:rPr>
        <w:t xml:space="preserve">it </w:t>
      </w:r>
      <w:r w:rsidR="00FD0784" w:rsidRPr="006E3570">
        <w:rPr>
          <w:rFonts w:ascii="Times" w:eastAsia="Times" w:hAnsi="Times" w:cs="Times"/>
          <w:color w:val="000000" w:themeColor="text1"/>
          <w:sz w:val="20"/>
          <w:szCs w:val="20"/>
        </w:rPr>
        <w:t>calculate</w:t>
      </w:r>
      <w:r w:rsidR="00867FF9" w:rsidRPr="001B5134">
        <w:rPr>
          <w:rFonts w:ascii="Times" w:eastAsia="Times" w:hAnsi="Times" w:cs="Times"/>
          <w:color w:val="000000" w:themeColor="text1"/>
          <w:sz w:val="20"/>
          <w:szCs w:val="20"/>
        </w:rPr>
        <w:t>s</w:t>
      </w:r>
      <w:r w:rsidR="00FD0784" w:rsidRPr="00F10EF5">
        <w:rPr>
          <w:rFonts w:ascii="Times" w:eastAsia="Times" w:hAnsi="Times" w:cs="Times"/>
          <w:color w:val="000000" w:themeColor="text1"/>
          <w:sz w:val="20"/>
          <w:szCs w:val="20"/>
        </w:rPr>
        <w:t xml:space="preserve"> the node </w:t>
      </w:r>
      <w:r w:rsidR="00FD0784" w:rsidRPr="00B83BE8">
        <w:rPr>
          <w:rFonts w:ascii="Times" w:eastAsia="Times" w:hAnsi="Times" w:cs="Times"/>
          <w:i/>
          <w:color w:val="000000" w:themeColor="text1"/>
          <w:sz w:val="20"/>
          <w:szCs w:val="20"/>
        </w:rPr>
        <w:t>d</w:t>
      </w:r>
      <w:r w:rsidR="00FD0784" w:rsidRPr="00765F7B">
        <w:rPr>
          <w:rFonts w:ascii="Times" w:eastAsia="Times" w:hAnsi="Times" w:cs="Times"/>
          <w:color w:val="000000" w:themeColor="text1"/>
          <w:sz w:val="20"/>
          <w:szCs w:val="20"/>
        </w:rPr>
        <w:t> using the best split point</w:t>
      </w:r>
      <w:r w:rsidR="00867FF9" w:rsidRPr="00543259">
        <w:rPr>
          <w:rFonts w:ascii="Times" w:eastAsia="Times" w:hAnsi="Times" w:cs="Times"/>
          <w:color w:val="000000" w:themeColor="text1"/>
          <w:sz w:val="20"/>
          <w:szCs w:val="20"/>
        </w:rPr>
        <w:t>. Then, it splits the node into </w:t>
      </w:r>
      <w:r w:rsidR="009E2F3E">
        <w:rPr>
          <w:rFonts w:ascii="Times" w:eastAsia="Times" w:hAnsi="Times" w:cs="Times"/>
          <w:color w:val="000000" w:themeColor="text1"/>
          <w:sz w:val="20"/>
          <w:szCs w:val="20"/>
        </w:rPr>
        <w:t>child</w:t>
      </w:r>
      <w:r w:rsidR="00867FF9" w:rsidRPr="00543259">
        <w:rPr>
          <w:rFonts w:ascii="Times" w:eastAsia="Times" w:hAnsi="Times" w:cs="Times"/>
          <w:color w:val="000000" w:themeColor="text1"/>
          <w:sz w:val="20"/>
          <w:szCs w:val="20"/>
        </w:rPr>
        <w:t xml:space="preserve"> nodes using the best split</w:t>
      </w:r>
      <w:r w:rsidR="00EB7673" w:rsidRPr="00543259">
        <w:rPr>
          <w:rFonts w:ascii="Times" w:eastAsia="Times" w:hAnsi="Times" w:cs="Times"/>
          <w:color w:val="000000" w:themeColor="text1"/>
          <w:sz w:val="20"/>
          <w:szCs w:val="20"/>
        </w:rPr>
        <w:t xml:space="preserve">. This is repeated until </w:t>
      </w:r>
      <w:r w:rsidR="00EB7673" w:rsidRPr="00B83BE8">
        <w:rPr>
          <w:rFonts w:ascii="Times" w:eastAsia="Times" w:hAnsi="Times" w:cs="Times"/>
          <w:i/>
          <w:color w:val="000000" w:themeColor="text1"/>
          <w:sz w:val="20"/>
          <w:szCs w:val="20"/>
        </w:rPr>
        <w:t>l</w:t>
      </w:r>
      <w:r w:rsidR="00EB7673" w:rsidRPr="008A1ED2">
        <w:rPr>
          <w:rFonts w:ascii="Times" w:eastAsia="Times" w:hAnsi="Times" w:cs="Times"/>
          <w:color w:val="000000" w:themeColor="text1"/>
          <w:sz w:val="20"/>
          <w:szCs w:val="20"/>
        </w:rPr>
        <w:t xml:space="preserve"> number of nodes has been reached. </w:t>
      </w:r>
      <w:r w:rsidR="00BF0089" w:rsidRPr="008A1ED2">
        <w:rPr>
          <w:rFonts w:ascii="Times" w:eastAsia="Times" w:hAnsi="Times" w:cs="Times"/>
          <w:color w:val="000000" w:themeColor="text1"/>
          <w:sz w:val="20"/>
          <w:szCs w:val="20"/>
        </w:rPr>
        <w:t>Finally, the forest is built by</w:t>
      </w:r>
      <w:r w:rsidR="00A61460" w:rsidRPr="006B7C22">
        <w:rPr>
          <w:rFonts w:ascii="Times" w:eastAsia="Times" w:hAnsi="Times" w:cs="Times"/>
          <w:color w:val="000000" w:themeColor="text1"/>
          <w:sz w:val="20"/>
          <w:szCs w:val="20"/>
        </w:rPr>
        <w:t xml:space="preserve"> repeating the </w:t>
      </w:r>
      <w:r w:rsidR="001A035D" w:rsidRPr="006B7C22">
        <w:rPr>
          <w:rFonts w:ascii="Times" w:eastAsia="Times" w:hAnsi="Times" w:cs="Times"/>
          <w:color w:val="000000" w:themeColor="text1"/>
          <w:sz w:val="20"/>
          <w:szCs w:val="20"/>
        </w:rPr>
        <w:t xml:space="preserve">previous </w:t>
      </w:r>
      <w:r w:rsidR="00956794" w:rsidRPr="006B7C22">
        <w:rPr>
          <w:rFonts w:ascii="Times" w:eastAsia="Times" w:hAnsi="Times" w:cs="Times"/>
          <w:color w:val="000000" w:themeColor="text1"/>
          <w:sz w:val="20"/>
          <w:szCs w:val="20"/>
        </w:rPr>
        <w:t xml:space="preserve">steps </w:t>
      </w:r>
      <w:r w:rsidR="00956794" w:rsidRPr="00B83BE8">
        <w:rPr>
          <w:rFonts w:ascii="Times" w:eastAsia="Times" w:hAnsi="Times" w:cs="Times"/>
          <w:i/>
          <w:color w:val="000000" w:themeColor="text1"/>
          <w:sz w:val="20"/>
          <w:szCs w:val="20"/>
        </w:rPr>
        <w:t>n</w:t>
      </w:r>
      <w:r w:rsidR="00FD6C23">
        <w:rPr>
          <w:rFonts w:ascii="Times" w:eastAsia="Times" w:hAnsi="Times" w:cs="Times"/>
          <w:color w:val="000000" w:themeColor="text1"/>
          <w:sz w:val="20"/>
          <w:szCs w:val="20"/>
        </w:rPr>
        <w:t xml:space="preserve"> number of </w:t>
      </w:r>
      <w:r w:rsidR="00956794" w:rsidRPr="00BF33CA">
        <w:rPr>
          <w:rFonts w:ascii="Times" w:eastAsia="Times" w:hAnsi="Times" w:cs="Times"/>
          <w:color w:val="000000" w:themeColor="text1"/>
          <w:sz w:val="20"/>
          <w:szCs w:val="20"/>
        </w:rPr>
        <w:t>time</w:t>
      </w:r>
      <w:r w:rsidR="00FD6C23">
        <w:rPr>
          <w:rFonts w:ascii="Times" w:eastAsia="Times" w:hAnsi="Times" w:cs="Times"/>
          <w:color w:val="000000" w:themeColor="text1"/>
          <w:sz w:val="20"/>
          <w:szCs w:val="20"/>
        </w:rPr>
        <w:t>s</w:t>
      </w:r>
      <w:r w:rsidR="00956794" w:rsidRPr="00BF33CA">
        <w:rPr>
          <w:rFonts w:ascii="Times" w:eastAsia="Times" w:hAnsi="Times" w:cs="Times"/>
          <w:color w:val="000000" w:themeColor="text1"/>
          <w:sz w:val="20"/>
          <w:szCs w:val="20"/>
        </w:rPr>
        <w:t xml:space="preserve"> to create </w:t>
      </w:r>
      <w:r w:rsidR="00956794" w:rsidRPr="00B83BE8">
        <w:rPr>
          <w:rFonts w:ascii="Times" w:eastAsia="Times" w:hAnsi="Times" w:cs="Times"/>
          <w:i/>
          <w:color w:val="000000" w:themeColor="text1"/>
          <w:sz w:val="20"/>
          <w:szCs w:val="20"/>
        </w:rPr>
        <w:t xml:space="preserve">n </w:t>
      </w:r>
      <w:r w:rsidR="00956794" w:rsidRPr="00AA2BC2">
        <w:rPr>
          <w:rFonts w:ascii="Times" w:eastAsia="Times" w:hAnsi="Times" w:cs="Times"/>
          <w:color w:val="000000" w:themeColor="text1"/>
          <w:sz w:val="20"/>
          <w:szCs w:val="20"/>
        </w:rPr>
        <w:t xml:space="preserve">number of trees. </w:t>
      </w:r>
      <w:r w:rsidR="008F487F" w:rsidRPr="00AA2BC2">
        <w:rPr>
          <w:rFonts w:ascii="Times" w:eastAsia="Times" w:hAnsi="Times" w:cs="Times"/>
          <w:color w:val="000000" w:themeColor="text1"/>
          <w:sz w:val="20"/>
          <w:szCs w:val="20"/>
        </w:rPr>
        <w:t>The results</w:t>
      </w:r>
      <w:r w:rsidR="00C67FBC" w:rsidRPr="00AA2BC2">
        <w:rPr>
          <w:rFonts w:ascii="Times" w:eastAsia="Times" w:hAnsi="Times" w:cs="Times"/>
          <w:color w:val="000000" w:themeColor="text1"/>
          <w:sz w:val="20"/>
          <w:szCs w:val="20"/>
        </w:rPr>
        <w:t xml:space="preserve"> are</w:t>
      </w:r>
      <w:r w:rsidR="008F487F" w:rsidRPr="00AA2BC2">
        <w:rPr>
          <w:rFonts w:ascii="Times" w:eastAsia="Times" w:hAnsi="Times" w:cs="Times"/>
          <w:color w:val="000000" w:themeColor="text1"/>
          <w:sz w:val="20"/>
          <w:szCs w:val="20"/>
        </w:rPr>
        <w:t xml:space="preserve"> obtained by </w:t>
      </w:r>
      <w:r w:rsidR="000844F0">
        <w:rPr>
          <w:rFonts w:ascii="Times" w:eastAsia="Times" w:hAnsi="Times" w:cs="Times"/>
          <w:color w:val="000000" w:themeColor="text1"/>
          <w:sz w:val="20"/>
          <w:szCs w:val="20"/>
        </w:rPr>
        <w:t xml:space="preserve">the </w:t>
      </w:r>
      <w:r w:rsidR="008F487F" w:rsidRPr="00AA2BC2">
        <w:rPr>
          <w:rFonts w:ascii="Times" w:eastAsia="Times" w:hAnsi="Times" w:cs="Times"/>
          <w:color w:val="000000" w:themeColor="text1"/>
          <w:sz w:val="20"/>
          <w:szCs w:val="20"/>
        </w:rPr>
        <w:t>modal value of categories obtained by individual trees</w:t>
      </w:r>
      <w:r w:rsidR="00C67FBC" w:rsidRPr="00AA2BC2">
        <w:rPr>
          <w:rFonts w:ascii="Times" w:eastAsia="Times" w:hAnsi="Times" w:cs="Times"/>
          <w:color w:val="000000" w:themeColor="text1"/>
          <w:sz w:val="20"/>
          <w:szCs w:val="20"/>
        </w:rPr>
        <w:t>.</w:t>
      </w:r>
    </w:p>
    <w:p w14:paraId="0EE35836" w14:textId="77777777" w:rsidR="00311329" w:rsidRPr="0077062C" w:rsidRDefault="00311329" w:rsidP="00072418">
      <w:pPr>
        <w:rPr>
          <w:rFonts w:ascii="Times" w:eastAsia="Times" w:hAnsi="Times"/>
          <w:color w:val="000000" w:themeColor="text1"/>
          <w:sz w:val="20"/>
          <w:szCs w:val="20"/>
        </w:rPr>
      </w:pPr>
    </w:p>
    <w:p w14:paraId="7255F6B7" w14:textId="3D7C1E99" w:rsidR="00A7073C" w:rsidRPr="0077062C" w:rsidRDefault="00A7073C" w:rsidP="00A7073C">
      <w:pPr>
        <w:jc w:val="center"/>
        <w:rPr>
          <w:rFonts w:ascii="Times" w:eastAsia="Times" w:hAnsi="Times" w:cs="Times"/>
          <w:color w:val="000000" w:themeColor="text1"/>
          <w:sz w:val="20"/>
          <w:szCs w:val="20"/>
        </w:rPr>
      </w:pPr>
      <w:r w:rsidRPr="0077062C">
        <w:rPr>
          <w:rFonts w:ascii="Times" w:eastAsia="Times" w:hAnsi="Times" w:cs="Times"/>
          <w:noProof/>
          <w:color w:val="000000" w:themeColor="text1"/>
          <w:sz w:val="20"/>
          <w:szCs w:val="20"/>
        </w:rPr>
        <w:lastRenderedPageBreak/>
        <w:drawing>
          <wp:inline distT="0" distB="0" distL="0" distR="0" wp14:anchorId="5DAE9F8F" wp14:editId="411F38FC">
            <wp:extent cx="4314825" cy="2009995"/>
            <wp:effectExtent l="19050" t="19050" r="952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08 at 12.47.33 AM.png"/>
                    <pic:cNvPicPr/>
                  </pic:nvPicPr>
                  <pic:blipFill rotWithShape="1">
                    <a:blip r:embed="rId19" cstate="print">
                      <a:extLst>
                        <a:ext uri="{28A0092B-C50C-407E-A947-70E740481C1C}">
                          <a14:useLocalDpi xmlns:a14="http://schemas.microsoft.com/office/drawing/2010/main" val="0"/>
                        </a:ext>
                      </a:extLst>
                    </a:blip>
                    <a:srcRect b="2388"/>
                    <a:stretch/>
                  </pic:blipFill>
                  <pic:spPr bwMode="auto">
                    <a:xfrm>
                      <a:off x="0" y="0"/>
                      <a:ext cx="4316373" cy="2010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7AA17C" w14:textId="77777777" w:rsidR="003A574C" w:rsidRPr="0077062C" w:rsidRDefault="003A574C" w:rsidP="00A7073C">
      <w:pPr>
        <w:jc w:val="center"/>
        <w:rPr>
          <w:rFonts w:ascii="Times" w:hAnsi="Times"/>
          <w:b/>
          <w:bCs/>
          <w:sz w:val="18"/>
          <w:szCs w:val="18"/>
        </w:rPr>
      </w:pPr>
    </w:p>
    <w:p w14:paraId="0B9F47E2" w14:textId="5210DA53" w:rsidR="009D27CC" w:rsidRPr="00AA2BC2" w:rsidRDefault="00A7073C" w:rsidP="00A7073C">
      <w:pPr>
        <w:jc w:val="center"/>
        <w:rPr>
          <w:rFonts w:ascii="Times" w:eastAsia="Times" w:hAnsi="Times" w:cs="Times"/>
          <w:color w:val="000000" w:themeColor="text1"/>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2</w:t>
      </w:r>
      <w:r w:rsidRPr="00BF6A55">
        <w:rPr>
          <w:rFonts w:ascii="Times" w:eastAsia="Times" w:hAnsi="Times" w:cs="Times"/>
          <w:b/>
          <w:sz w:val="18"/>
          <w:szCs w:val="18"/>
        </w:rPr>
        <w:t>.</w:t>
      </w:r>
      <w:r w:rsidRPr="00D56C90">
        <w:rPr>
          <w:rFonts w:ascii="Times" w:eastAsia="Times" w:hAnsi="Times" w:cs="Times"/>
          <w:color w:val="000000" w:themeColor="text1"/>
          <w:sz w:val="18"/>
          <w:szCs w:val="18"/>
        </w:rPr>
        <w:t xml:space="preserve"> Random Forest</w:t>
      </w:r>
      <w:r w:rsidR="00F550DB" w:rsidRPr="00D56C90">
        <w:rPr>
          <w:rFonts w:ascii="Times" w:eastAsia="Times" w:hAnsi="Times" w:cs="Times"/>
          <w:color w:val="000000" w:themeColor="text1"/>
          <w:sz w:val="18"/>
          <w:szCs w:val="18"/>
        </w:rPr>
        <w:t xml:space="preserve"> </w:t>
      </w:r>
      <w:r w:rsidR="000844F0">
        <w:rPr>
          <w:rFonts w:ascii="Times" w:eastAsia="Times" w:hAnsi="Times" w:cs="Times"/>
          <w:color w:val="000000" w:themeColor="text1"/>
          <w:sz w:val="18"/>
          <w:szCs w:val="18"/>
        </w:rPr>
        <w:t>tree</w:t>
      </w:r>
      <w:r w:rsidRPr="00D56C90">
        <w:rPr>
          <w:rFonts w:ascii="Times" w:eastAsia="Times" w:hAnsi="Times" w:cs="Times"/>
          <w:color w:val="000000" w:themeColor="text1"/>
          <w:sz w:val="18"/>
          <w:szCs w:val="18"/>
        </w:rPr>
        <w:t>.</w:t>
      </w:r>
    </w:p>
    <w:p w14:paraId="556D29B5" w14:textId="09845756" w:rsidR="00A86419" w:rsidRDefault="00A86419" w:rsidP="00602F75">
      <w:pPr>
        <w:rPr>
          <w:rFonts w:ascii="Times" w:hAnsi="Times"/>
          <w:color w:val="000000" w:themeColor="text1"/>
          <w:sz w:val="18"/>
          <w:szCs w:val="18"/>
        </w:rPr>
      </w:pPr>
    </w:p>
    <w:p w14:paraId="4EB155F1" w14:textId="77777777" w:rsidR="00602F75" w:rsidRPr="00AA1681" w:rsidRDefault="00602F75" w:rsidP="00602F75">
      <w:pPr>
        <w:rPr>
          <w:rFonts w:ascii="Times" w:eastAsia="Times" w:hAnsi="Times" w:cs="Times"/>
          <w:color w:val="000000" w:themeColor="text1"/>
          <w:sz w:val="18"/>
          <w:szCs w:val="18"/>
        </w:rPr>
      </w:pPr>
    </w:p>
    <w:p w14:paraId="6EB3840F" w14:textId="04F4ABCE"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E6DFD" w:rsidRPr="00E50DAC">
        <w:rPr>
          <w:rFonts w:ascii="Times" w:eastAsia="Times" w:hAnsi="Times" w:cs="Times"/>
          <w:b/>
          <w:sz w:val="20"/>
          <w:szCs w:val="20"/>
        </w:rPr>
        <w:t>.3</w:t>
      </w:r>
      <w:r w:rsidR="004C1F1E" w:rsidRPr="00565038">
        <w:rPr>
          <w:rFonts w:ascii="Times" w:eastAsia="Times" w:hAnsi="Times" w:cs="Times"/>
          <w:b/>
          <w:sz w:val="20"/>
          <w:szCs w:val="20"/>
        </w:rPr>
        <w:t xml:space="preserve">   </w:t>
      </w:r>
      <w:r w:rsidR="004C1F1E" w:rsidRPr="00565038">
        <w:rPr>
          <w:rFonts w:ascii="Times" w:eastAsia="Times" w:hAnsi="Times" w:cs="Times"/>
          <w:b/>
          <w:i/>
          <w:color w:val="000000" w:themeColor="text1"/>
          <w:sz w:val="20"/>
          <w:szCs w:val="20"/>
        </w:rPr>
        <w:t>K</w:t>
      </w:r>
      <w:r w:rsidR="004C1F1E" w:rsidRPr="00BF6A55">
        <w:rPr>
          <w:rFonts w:ascii="Times" w:eastAsia="Times" w:hAnsi="Times" w:cs="Times"/>
          <w:b/>
          <w:color w:val="000000" w:themeColor="text1"/>
          <w:sz w:val="20"/>
          <w:szCs w:val="20"/>
        </w:rPr>
        <w:t>-Nearest Neighbor</w:t>
      </w:r>
    </w:p>
    <w:p w14:paraId="51CCA179" w14:textId="77777777" w:rsidR="00453DF5" w:rsidRPr="0077062C" w:rsidRDefault="00453DF5" w:rsidP="00A52A57">
      <w:pPr>
        <w:rPr>
          <w:rFonts w:ascii="Times" w:eastAsia="Times" w:hAnsi="Times" w:cs="Times"/>
          <w:b/>
          <w:bCs/>
          <w:color w:val="000000" w:themeColor="text1"/>
        </w:rPr>
      </w:pPr>
    </w:p>
    <w:p w14:paraId="14641D08" w14:textId="08BF60E6" w:rsidR="00AB3650" w:rsidRPr="0077062C" w:rsidRDefault="0001342C" w:rsidP="00A52A57">
      <w:pPr>
        <w:pStyle w:val="p1a"/>
      </w:pPr>
      <w:r w:rsidRPr="00B83BE8">
        <w:rPr>
          <w:i/>
          <w:color w:val="000000" w:themeColor="text1"/>
        </w:rPr>
        <w:t>K</w:t>
      </w:r>
      <w:r w:rsidR="00251464" w:rsidRPr="00AA2BC2">
        <w:rPr>
          <w:rFonts w:eastAsia="Times" w:cs="Times"/>
          <w:color w:val="000000" w:themeColor="text1"/>
        </w:rPr>
        <w:t>-</w:t>
      </w:r>
      <w:r w:rsidRPr="00D56C90">
        <w:rPr>
          <w:color w:val="000000" w:themeColor="text1"/>
        </w:rPr>
        <w:t>N</w:t>
      </w:r>
      <w:r w:rsidR="00251464" w:rsidRPr="00D56C90">
        <w:rPr>
          <w:color w:val="000000" w:themeColor="text1"/>
        </w:rPr>
        <w:t xml:space="preserve">earest </w:t>
      </w:r>
      <w:r w:rsidRPr="00D56C90">
        <w:rPr>
          <w:color w:val="000000" w:themeColor="text1"/>
        </w:rPr>
        <w:t>N</w:t>
      </w:r>
      <w:r w:rsidR="006767CA" w:rsidRPr="00D56C90">
        <w:rPr>
          <w:color w:val="000000" w:themeColor="text1"/>
        </w:rPr>
        <w:t>eighbor</w:t>
      </w:r>
      <w:r w:rsidR="003D2103" w:rsidRPr="00AA2BC2">
        <w:rPr>
          <w:rFonts w:eastAsia="Times" w:cs="Times"/>
          <w:color w:val="000000" w:themeColor="text1"/>
        </w:rPr>
        <w:t xml:space="preserve"> (</w:t>
      </w:r>
      <w:r w:rsidR="00CC6E55" w:rsidRPr="00B83BE8">
        <w:rPr>
          <w:i/>
          <w:color w:val="000000" w:themeColor="text1"/>
        </w:rPr>
        <w:t>K</w:t>
      </w:r>
      <w:r w:rsidR="00CC6E55" w:rsidRPr="00D56C90">
        <w:rPr>
          <w:color w:val="000000" w:themeColor="text1"/>
        </w:rPr>
        <w:t>NN</w:t>
      </w:r>
      <w:r w:rsidR="003D2103" w:rsidRPr="00AA2BC2">
        <w:rPr>
          <w:rFonts w:eastAsia="Times" w:cs="Times"/>
          <w:color w:val="000000" w:themeColor="text1"/>
        </w:rPr>
        <w:t>)</w:t>
      </w:r>
      <w:r w:rsidRPr="00D56C90">
        <w:rPr>
          <w:color w:val="000000" w:themeColor="text1"/>
        </w:rPr>
        <w:t xml:space="preserve"> is a non-parametric method for classification or regression</w:t>
      </w:r>
      <w:r w:rsidR="006767CA" w:rsidRPr="00DE2944">
        <w:rPr>
          <w:rFonts w:eastAsia="Times" w:cs="Times"/>
          <w:color w:val="000000" w:themeColor="text1"/>
        </w:rPr>
        <w:t xml:space="preserve">. </w:t>
      </w:r>
      <w:r w:rsidR="00312736" w:rsidRPr="00EB5731">
        <w:rPr>
          <w:color w:val="000000" w:themeColor="text1"/>
        </w:rPr>
        <w:t>In this paper, we use this method for classification.</w:t>
      </w:r>
      <w:r w:rsidR="005211A1">
        <w:rPr>
          <w:rFonts w:eastAsia="Times" w:cs="Times"/>
          <w:color w:val="000000" w:themeColor="text1"/>
        </w:rPr>
        <w:t xml:space="preserve"> </w:t>
      </w:r>
      <w:r w:rsidR="00CC0014" w:rsidRPr="00602F75">
        <w:rPr>
          <w:color w:val="000000" w:themeColor="text1"/>
        </w:rPr>
        <w:t>In classification, the unknown is classified as the</w:t>
      </w:r>
      <w:r w:rsidR="005211A1">
        <w:rPr>
          <w:color w:val="000000" w:themeColor="text1"/>
        </w:rPr>
        <w:t xml:space="preserve"> class with the</w:t>
      </w:r>
      <w:r w:rsidR="00CC0014" w:rsidRPr="00602F75">
        <w:rPr>
          <w:color w:val="000000" w:themeColor="text1"/>
        </w:rPr>
        <w:t xml:space="preserve"> majority of </w:t>
      </w:r>
      <w:r w:rsidR="005211A1">
        <w:t>the members</w:t>
      </w:r>
      <w:r w:rsidR="006D1F9F" w:rsidRPr="0077062C">
        <w:t>. Result</w:t>
      </w:r>
      <w:r w:rsidR="008F723B">
        <w:t>s</w:t>
      </w:r>
      <w:r w:rsidR="006D1F9F" w:rsidRPr="0077062C">
        <w:t xml:space="preserve"> of the unknown observation is determined by the average value of the </w:t>
      </w:r>
      <w:r w:rsidR="006D1F9F" w:rsidRPr="00B83BE8">
        <w:rPr>
          <w:i/>
        </w:rPr>
        <w:t>K</w:t>
      </w:r>
      <w:r w:rsidR="006D1F9F" w:rsidRPr="0077062C">
        <w:t xml:space="preserve"> nearest neighbors of the unknown</w:t>
      </w:r>
      <w:r w:rsidR="00A4704A" w:rsidRPr="0077062C">
        <w:t xml:space="preserve">. </w:t>
      </w:r>
      <w:r w:rsidR="00DE7D2D" w:rsidRPr="00B83BE8">
        <w:rPr>
          <w:i/>
        </w:rPr>
        <w:t>K</w:t>
      </w:r>
      <w:r w:rsidR="00D830B2" w:rsidRPr="0077062C">
        <w:t xml:space="preserve"> represents</w:t>
      </w:r>
      <w:r w:rsidR="00DE7D2D" w:rsidRPr="0077062C">
        <w:t xml:space="preserve"> the number of data points considered for the classification.</w:t>
      </w:r>
      <w:r w:rsidR="00D830B2" w:rsidRPr="0077062C">
        <w:t xml:space="preserve"> </w:t>
      </w:r>
    </w:p>
    <w:p w14:paraId="5C2712BC" w14:textId="06C6B754" w:rsidR="00A4704A" w:rsidRPr="00B83BE8" w:rsidRDefault="001A211D" w:rsidP="001A211D">
      <w:pPr>
        <w:pStyle w:val="p1a"/>
        <w:rPr>
          <w:rFonts w:eastAsia="Times" w:cs="Times"/>
          <w:color w:val="000000" w:themeColor="text1"/>
        </w:rPr>
      </w:pPr>
      <w:r w:rsidRPr="0077062C">
        <w:t xml:space="preserve">  </w:t>
      </w:r>
      <w:r w:rsidR="00DC03D8" w:rsidRPr="0077062C">
        <w:t xml:space="preserve">The </w:t>
      </w:r>
      <w:r w:rsidR="00DC03D8" w:rsidRPr="00B83BE8">
        <w:rPr>
          <w:i/>
        </w:rPr>
        <w:t>K</w:t>
      </w:r>
      <w:r w:rsidR="00DC03D8" w:rsidRPr="0077062C">
        <w:t>NN method</w:t>
      </w:r>
      <w:r w:rsidR="00C605B6" w:rsidRPr="0077062C">
        <w:t xml:space="preserve"> implements </w:t>
      </w:r>
      <w:r w:rsidR="008F723B">
        <w:t>two search types:</w:t>
      </w:r>
      <w:r w:rsidR="008A30E1" w:rsidRPr="0077062C">
        <w:t xml:space="preserve"> neighbor search and </w:t>
      </w:r>
      <w:r w:rsidR="00C605B6" w:rsidRPr="0077062C">
        <w:t xml:space="preserve">radius search. </w:t>
      </w:r>
      <w:r w:rsidR="009D67A9" w:rsidRPr="0077062C">
        <w:t xml:space="preserve">When given a set </w:t>
      </w:r>
      <w:r w:rsidR="003C469A" w:rsidRPr="00B83BE8">
        <w:rPr>
          <w:i/>
        </w:rPr>
        <w:t>x</w:t>
      </w:r>
      <w:r w:rsidR="009D67A9" w:rsidRPr="0077062C">
        <w:t xml:space="preserve"> of </w:t>
      </w:r>
      <w:r w:rsidR="009D67A9" w:rsidRPr="00B83BE8">
        <w:rPr>
          <w:i/>
        </w:rPr>
        <w:t>n</w:t>
      </w:r>
      <w:r w:rsidR="009D67A9" w:rsidRPr="0077062C">
        <w:t xml:space="preserve"> points </w:t>
      </w:r>
      <w:r w:rsidR="00CA19B0" w:rsidRPr="0077062C">
        <w:t>and a distance function, the search find</w:t>
      </w:r>
      <w:r w:rsidR="00D64CB8" w:rsidRPr="0077062C">
        <w:t>s</w:t>
      </w:r>
      <w:r w:rsidR="00CA19B0" w:rsidRPr="0077062C">
        <w:t xml:space="preserve"> the </w:t>
      </w:r>
      <w:r w:rsidR="00D64CB8" w:rsidRPr="00B83BE8">
        <w:rPr>
          <w:i/>
        </w:rPr>
        <w:t>K</w:t>
      </w:r>
      <w:r w:rsidR="00CA19B0" w:rsidRPr="0077062C">
        <w:t xml:space="preserve"> closest points in </w:t>
      </w:r>
      <w:r w:rsidR="003C469A" w:rsidRPr="00B83BE8">
        <w:rPr>
          <w:i/>
        </w:rPr>
        <w:t>x</w:t>
      </w:r>
      <w:r w:rsidR="00CA19B0" w:rsidRPr="0077062C">
        <w:t xml:space="preserve"> to a </w:t>
      </w:r>
      <w:r w:rsidR="00106F9E" w:rsidRPr="0077062C">
        <w:t>single</w:t>
      </w:r>
      <w:r w:rsidR="00106F9E" w:rsidRPr="00DE2944">
        <w:rPr>
          <w:rFonts w:eastAsia="Times" w:cs="Times"/>
          <w:color w:val="000000" w:themeColor="text1"/>
        </w:rPr>
        <w:t xml:space="preserve"> </w:t>
      </w:r>
      <w:r w:rsidR="00CA19B0" w:rsidRPr="00602F75">
        <w:rPr>
          <w:color w:val="000000" w:themeColor="text1"/>
        </w:rPr>
        <w:t xml:space="preserve">point or set of points </w:t>
      </w:r>
      <w:r w:rsidR="003C469A" w:rsidRPr="00B83BE8">
        <w:rPr>
          <w:i/>
          <w:color w:val="000000" w:themeColor="text1"/>
        </w:rPr>
        <w:t>y</w:t>
      </w:r>
      <w:r w:rsidR="00106F9E" w:rsidRPr="00E50DAC">
        <w:rPr>
          <w:rFonts w:eastAsia="Times" w:cs="Times"/>
          <w:i/>
          <w:color w:val="000000" w:themeColor="text1"/>
        </w:rPr>
        <w:t xml:space="preserve">. </w:t>
      </w:r>
      <w:r w:rsidR="00106F9E" w:rsidRPr="00EB5731">
        <w:rPr>
          <w:color w:val="000000" w:themeColor="text1"/>
        </w:rPr>
        <w:t>The distance fun</w:t>
      </w:r>
      <w:r w:rsidR="00424881" w:rsidRPr="00EB5731">
        <w:rPr>
          <w:color w:val="000000" w:themeColor="text1"/>
        </w:rPr>
        <w:t>ction used in this paper</w:t>
      </w:r>
      <w:r w:rsidR="00FD267A" w:rsidRPr="00EB5731">
        <w:rPr>
          <w:color w:val="000000" w:themeColor="text1"/>
        </w:rPr>
        <w:t xml:space="preserve"> is the Mini</w:t>
      </w:r>
      <w:r w:rsidR="0043124F" w:rsidRPr="00EB5731">
        <w:rPr>
          <w:color w:val="000000" w:themeColor="text1"/>
        </w:rPr>
        <w:t>kowski d</w:t>
      </w:r>
      <w:r w:rsidR="00FD267A" w:rsidRPr="00EB5731">
        <w:rPr>
          <w:color w:val="000000" w:themeColor="text1"/>
        </w:rPr>
        <w:t>istance</w:t>
      </w:r>
      <w:r w:rsidR="00B555B0" w:rsidRPr="00AA2BC2">
        <w:rPr>
          <w:rFonts w:eastAsia="Times" w:cs="Times"/>
          <w:color w:val="000000" w:themeColor="text1"/>
        </w:rPr>
        <w:t>,</w:t>
      </w:r>
      <w:r w:rsidR="0043124F" w:rsidRPr="00AA2BC2">
        <w:rPr>
          <w:rFonts w:eastAsia="Times" w:cs="Times"/>
          <w:color w:val="000000" w:themeColor="text1"/>
        </w:rPr>
        <w:t xml:space="preserve"> </w:t>
      </w:r>
    </w:p>
    <w:p w14:paraId="71DE4C94" w14:textId="77777777" w:rsidR="0043124F" w:rsidRPr="0077062C" w:rsidRDefault="0043124F" w:rsidP="001A211D">
      <w:pPr>
        <w:rPr>
          <w:rFonts w:ascii="Times" w:eastAsia="Times" w:hAnsi="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43124F" w:rsidRPr="0077062C" w14:paraId="0B8E7468" w14:textId="77777777" w:rsidTr="00084225">
        <w:trPr>
          <w:trHeight w:val="576"/>
        </w:trPr>
        <w:tc>
          <w:tcPr>
            <w:tcW w:w="6449" w:type="dxa"/>
          </w:tcPr>
          <w:p w14:paraId="058460CA" w14:textId="78C82E9B" w:rsidR="0043124F" w:rsidRPr="0077062C" w:rsidRDefault="003C469A" w:rsidP="00831CF8">
            <w:pPr>
              <w:pStyle w:val="equation"/>
              <w:tabs>
                <w:tab w:val="clear" w:pos="6237"/>
              </w:tabs>
              <w:ind w:left="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tc>
        <w:tc>
          <w:tcPr>
            <w:tcW w:w="608" w:type="dxa"/>
          </w:tcPr>
          <w:p w14:paraId="4281E080" w14:textId="32B0E7AC" w:rsidR="0043124F" w:rsidRPr="0077062C" w:rsidRDefault="0043124F" w:rsidP="00831CF8">
            <w:pPr>
              <w:pStyle w:val="equation"/>
              <w:tabs>
                <w:tab w:val="clear" w:pos="6237"/>
              </w:tabs>
              <w:ind w:left="0" w:firstLine="0"/>
              <w:jc w:val="right"/>
            </w:pPr>
            <w:r w:rsidRPr="0077062C">
              <w:t>(</w:t>
            </w:r>
            <w:r w:rsidR="00483616" w:rsidRPr="00F352BD">
              <w:rPr>
                <w:b/>
              </w:rPr>
              <w:t>6</w:t>
            </w:r>
            <w:r w:rsidRPr="0077062C">
              <w:t>)</w:t>
            </w:r>
          </w:p>
        </w:tc>
      </w:tr>
    </w:tbl>
    <w:p w14:paraId="2026A493" w14:textId="6A18C359" w:rsidR="0043124F" w:rsidRDefault="0043124F" w:rsidP="001A211D">
      <w:pPr>
        <w:rPr>
          <w:rFonts w:eastAsia="Times"/>
          <w:color w:val="000000" w:themeColor="text1"/>
          <w:sz w:val="20"/>
          <w:szCs w:val="20"/>
        </w:rPr>
      </w:pPr>
    </w:p>
    <w:p w14:paraId="530B12C9" w14:textId="709D2B80" w:rsidR="00B555B0" w:rsidRPr="00543259" w:rsidRDefault="00512DC3" w:rsidP="452C587D">
      <w:pPr>
        <w:rPr>
          <w:rFonts w:ascii="Times" w:eastAsia="Times" w:hAnsi="Times" w:cs="Times"/>
          <w:color w:val="000000" w:themeColor="text1"/>
          <w:sz w:val="20"/>
          <w:szCs w:val="20"/>
        </w:rPr>
      </w:pPr>
      <w:r>
        <w:rPr>
          <w:rFonts w:ascii="Times" w:eastAsia="Times" w:hAnsi="Times" w:cs="Times"/>
          <w:color w:val="000000" w:themeColor="text1"/>
          <w:sz w:val="20"/>
          <w:szCs w:val="20"/>
        </w:rPr>
        <w:t>I</w:t>
      </w:r>
      <w:r w:rsidR="008A1ED2">
        <w:rPr>
          <w:rFonts w:ascii="Times" w:eastAsia="Times" w:hAnsi="Times" w:cs="Times"/>
          <w:color w:val="000000" w:themeColor="text1"/>
          <w:sz w:val="20"/>
          <w:szCs w:val="20"/>
        </w:rPr>
        <w:t xml:space="preserve">f </w:t>
      </w:r>
      <w:r w:rsidR="004F1992" w:rsidRPr="000751DE">
        <w:rPr>
          <w:rFonts w:ascii="Times" w:eastAsia="Times" w:hAnsi="Times" w:cs="Times"/>
          <w:i/>
          <w:color w:val="000000" w:themeColor="text1"/>
          <w:sz w:val="20"/>
          <w:szCs w:val="20"/>
        </w:rPr>
        <w:t>p</w:t>
      </w:r>
      <w:r w:rsidR="004F1992" w:rsidRPr="00DE2944">
        <w:rPr>
          <w:rFonts w:ascii="Times" w:eastAsia="Times" w:hAnsi="Times" w:cs="Times"/>
          <w:color w:val="000000" w:themeColor="text1"/>
          <w:sz w:val="20"/>
          <w:szCs w:val="20"/>
        </w:rPr>
        <w:t xml:space="preserve"> </w:t>
      </w:r>
      <w:r w:rsidR="005D17F1" w:rsidRPr="00DE2944">
        <w:rPr>
          <w:rFonts w:ascii="Times" w:eastAsia="Times" w:hAnsi="Times" w:cs="Times"/>
          <w:color w:val="000000" w:themeColor="text1"/>
          <w:sz w:val="20"/>
          <w:szCs w:val="20"/>
        </w:rPr>
        <w:t>is</w:t>
      </w:r>
      <w:r w:rsidR="00DF505B" w:rsidRPr="00DE2944">
        <w:rPr>
          <w:rFonts w:ascii="Times" w:eastAsia="Times" w:hAnsi="Times" w:cs="Times"/>
          <w:color w:val="000000" w:themeColor="text1"/>
          <w:sz w:val="20"/>
          <w:szCs w:val="20"/>
        </w:rPr>
        <w:t xml:space="preserve"> equal to 1</w:t>
      </w:r>
      <w:r w:rsidR="00276ABD">
        <w:rPr>
          <w:rFonts w:ascii="Times" w:eastAsia="Times" w:hAnsi="Times" w:cs="Times"/>
          <w:color w:val="000000" w:themeColor="text1"/>
          <w:sz w:val="20"/>
          <w:szCs w:val="20"/>
        </w:rPr>
        <w:t>, (</w:t>
      </w:r>
      <w:r w:rsidR="00483616">
        <w:rPr>
          <w:rFonts w:ascii="Times" w:eastAsia="Times" w:hAnsi="Times" w:cs="Times"/>
          <w:color w:val="000000" w:themeColor="text1"/>
          <w:sz w:val="20"/>
          <w:szCs w:val="20"/>
        </w:rPr>
        <w:t>6</w:t>
      </w:r>
      <w:r w:rsidR="00276ABD">
        <w:rPr>
          <w:rFonts w:ascii="Times" w:eastAsia="Times" w:hAnsi="Times" w:cs="Times"/>
          <w:color w:val="000000" w:themeColor="text1"/>
          <w:sz w:val="20"/>
          <w:szCs w:val="20"/>
        </w:rPr>
        <w:t>)</w:t>
      </w:r>
      <w:r w:rsidR="00860B04">
        <w:rPr>
          <w:rFonts w:ascii="Times" w:eastAsia="Times" w:hAnsi="Times" w:cs="Times"/>
          <w:color w:val="000000" w:themeColor="text1"/>
          <w:sz w:val="20"/>
          <w:szCs w:val="20"/>
        </w:rPr>
        <w:t xml:space="preserve"> is equivalent to the Manhattan</w:t>
      </w:r>
      <w:r w:rsidR="00276ABD">
        <w:rPr>
          <w:rFonts w:ascii="Times" w:eastAsia="Times" w:hAnsi="Times" w:cs="Times"/>
          <w:color w:val="000000" w:themeColor="text1"/>
          <w:sz w:val="20"/>
          <w:szCs w:val="20"/>
        </w:rPr>
        <w:t xml:space="preserve"> distance; if </w:t>
      </w:r>
      <w:r w:rsidR="00276ABD" w:rsidRPr="000751DE">
        <w:rPr>
          <w:rFonts w:ascii="Times" w:eastAsia="Times" w:hAnsi="Times" w:cs="Times"/>
          <w:i/>
          <w:color w:val="000000" w:themeColor="text1"/>
          <w:sz w:val="20"/>
          <w:szCs w:val="20"/>
        </w:rPr>
        <w:t>p</w:t>
      </w:r>
      <w:r w:rsidR="000B03F0">
        <w:rPr>
          <w:rFonts w:ascii="Times" w:eastAsia="Times" w:hAnsi="Times" w:cs="Times"/>
          <w:color w:val="000000" w:themeColor="text1"/>
          <w:sz w:val="20"/>
          <w:szCs w:val="20"/>
        </w:rPr>
        <w:t xml:space="preserve"> </w:t>
      </w:r>
      <w:r w:rsidR="00276ABD">
        <w:rPr>
          <w:rFonts w:ascii="Times" w:eastAsia="Times" w:hAnsi="Times" w:cs="Times"/>
          <w:color w:val="000000" w:themeColor="text1"/>
          <w:sz w:val="20"/>
          <w:szCs w:val="20"/>
        </w:rPr>
        <w:t>is equal to</w:t>
      </w:r>
      <w:r w:rsidR="00DF505B" w:rsidRPr="00DE2944">
        <w:rPr>
          <w:rFonts w:ascii="Times" w:eastAsia="Times" w:hAnsi="Times" w:cs="Times"/>
          <w:color w:val="000000" w:themeColor="text1"/>
          <w:sz w:val="20"/>
          <w:szCs w:val="20"/>
        </w:rPr>
        <w:t xml:space="preserve"> 2</w:t>
      </w:r>
      <w:r w:rsidR="00276ABD">
        <w:rPr>
          <w:rFonts w:ascii="Times" w:eastAsia="Times" w:hAnsi="Times" w:cs="Times"/>
          <w:color w:val="000000" w:themeColor="text1"/>
          <w:sz w:val="20"/>
          <w:szCs w:val="20"/>
        </w:rPr>
        <w:t xml:space="preserve">, </w:t>
      </w:r>
      <w:r w:rsidR="00264FC4">
        <w:rPr>
          <w:rFonts w:ascii="Times" w:eastAsia="Times" w:hAnsi="Times" w:cs="Times"/>
          <w:color w:val="000000" w:themeColor="text1"/>
          <w:sz w:val="20"/>
          <w:szCs w:val="20"/>
        </w:rPr>
        <w:t>(</w:t>
      </w:r>
      <w:r w:rsidR="00483616">
        <w:rPr>
          <w:rFonts w:ascii="Times" w:eastAsia="Times" w:hAnsi="Times" w:cs="Times"/>
          <w:color w:val="000000" w:themeColor="text1"/>
          <w:sz w:val="20"/>
          <w:szCs w:val="20"/>
        </w:rPr>
        <w:t>6</w:t>
      </w:r>
      <w:r w:rsidR="00264FC4">
        <w:rPr>
          <w:rFonts w:ascii="Times" w:eastAsia="Times" w:hAnsi="Times" w:cs="Times"/>
          <w:color w:val="000000" w:themeColor="text1"/>
          <w:sz w:val="20"/>
          <w:szCs w:val="20"/>
        </w:rPr>
        <w:t xml:space="preserve">) is </w:t>
      </w:r>
      <w:r w:rsidR="008147CC">
        <w:rPr>
          <w:rFonts w:ascii="Times" w:eastAsia="Times" w:hAnsi="Times" w:cs="Times"/>
          <w:color w:val="000000" w:themeColor="text1"/>
          <w:sz w:val="20"/>
          <w:szCs w:val="20"/>
        </w:rPr>
        <w:t xml:space="preserve">the </w:t>
      </w:r>
      <w:r w:rsidR="005D17F1" w:rsidRPr="001B5134">
        <w:rPr>
          <w:rFonts w:ascii="Times" w:eastAsia="Times" w:hAnsi="Times" w:cs="Times"/>
          <w:color w:val="000000" w:themeColor="text1"/>
          <w:sz w:val="20"/>
          <w:szCs w:val="20"/>
        </w:rPr>
        <w:t>Euclidean</w:t>
      </w:r>
      <w:r w:rsidR="008147CC">
        <w:rPr>
          <w:rFonts w:ascii="Times" w:eastAsia="Times" w:hAnsi="Times" w:cs="Times"/>
          <w:color w:val="000000" w:themeColor="text1"/>
          <w:sz w:val="20"/>
          <w:szCs w:val="20"/>
        </w:rPr>
        <w:t xml:space="preserve"> distance</w:t>
      </w:r>
      <w:r w:rsidR="002925A4" w:rsidRPr="00765F7B">
        <w:rPr>
          <w:rFonts w:ascii="Times" w:eastAsia="Times" w:hAnsi="Times" w:cs="Times"/>
          <w:color w:val="000000" w:themeColor="text1"/>
          <w:sz w:val="20"/>
          <w:szCs w:val="20"/>
        </w:rPr>
        <w:t>.</w:t>
      </w:r>
      <w:r w:rsidR="00612D4D" w:rsidRPr="00765F7B">
        <w:rPr>
          <w:rFonts w:ascii="Times" w:eastAsia="Times" w:hAnsi="Times" w:cs="Times"/>
          <w:color w:val="000000" w:themeColor="text1"/>
          <w:sz w:val="20"/>
          <w:szCs w:val="20"/>
        </w:rPr>
        <w:t xml:space="preserve"> </w:t>
      </w:r>
    </w:p>
    <w:p w14:paraId="5F4B4C29" w14:textId="77777777" w:rsidR="00C15BEE" w:rsidRPr="00106F9E" w:rsidRDefault="00C15BEE" w:rsidP="001A211D">
      <w:pPr>
        <w:rPr>
          <w:rFonts w:eastAsia="Times"/>
          <w:color w:val="000000" w:themeColor="text1"/>
          <w:sz w:val="20"/>
          <w:szCs w:val="20"/>
        </w:rPr>
      </w:pPr>
    </w:p>
    <w:p w14:paraId="3366A2C6" w14:textId="7780B4E8" w:rsidR="00A4704A" w:rsidRPr="00251464" w:rsidRDefault="00AD1136" w:rsidP="00AD1136">
      <w:pPr>
        <w:jc w:val="center"/>
        <w:rPr>
          <w:rFonts w:eastAsia="Times"/>
          <w:bCs/>
          <w:color w:val="000000" w:themeColor="text1"/>
          <w:sz w:val="20"/>
        </w:rPr>
      </w:pPr>
      <w:r>
        <w:rPr>
          <w:rFonts w:eastAsia="Times"/>
          <w:bCs/>
          <w:noProof/>
          <w:color w:val="000000" w:themeColor="text1"/>
          <w:sz w:val="20"/>
        </w:rPr>
        <w:lastRenderedPageBreak/>
        <w:drawing>
          <wp:inline distT="0" distB="0" distL="0" distR="0" wp14:anchorId="6B0D9433" wp14:editId="60814C07">
            <wp:extent cx="4333875" cy="1509369"/>
            <wp:effectExtent l="19050" t="19050" r="952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09 at 12.05.53 AM.png"/>
                    <pic:cNvPicPr/>
                  </pic:nvPicPr>
                  <pic:blipFill>
                    <a:blip r:embed="rId20">
                      <a:extLst>
                        <a:ext uri="{28A0092B-C50C-407E-A947-70E740481C1C}">
                          <a14:useLocalDpi xmlns:a14="http://schemas.microsoft.com/office/drawing/2010/main" val="0"/>
                        </a:ext>
                      </a:extLst>
                    </a:blip>
                    <a:stretch>
                      <a:fillRect/>
                    </a:stretch>
                  </pic:blipFill>
                  <pic:spPr>
                    <a:xfrm>
                      <a:off x="0" y="0"/>
                      <a:ext cx="4337374" cy="1510587"/>
                    </a:xfrm>
                    <a:prstGeom prst="rect">
                      <a:avLst/>
                    </a:prstGeom>
                    <a:ln>
                      <a:solidFill>
                        <a:schemeClr val="tx1"/>
                      </a:solidFill>
                    </a:ln>
                  </pic:spPr>
                </pic:pic>
              </a:graphicData>
            </a:graphic>
          </wp:inline>
        </w:drawing>
      </w:r>
    </w:p>
    <w:p w14:paraId="0F18B742" w14:textId="77777777" w:rsidR="003A574C" w:rsidRPr="007B3775" w:rsidRDefault="003A574C" w:rsidP="00F35131">
      <w:pPr>
        <w:jc w:val="center"/>
        <w:rPr>
          <w:rFonts w:ascii="Times" w:hAnsi="Times"/>
          <w:b/>
          <w:bCs/>
          <w:sz w:val="18"/>
          <w:szCs w:val="18"/>
        </w:rPr>
      </w:pPr>
    </w:p>
    <w:p w14:paraId="28B38D24" w14:textId="74528B5C" w:rsidR="00F35131" w:rsidRPr="00B83BE8" w:rsidRDefault="00F550DB" w:rsidP="00F35131">
      <w:pPr>
        <w:jc w:val="center"/>
        <w:rPr>
          <w:rFonts w:ascii="Times" w:eastAsia="Times" w:hAnsi="Times" w:cs="Times"/>
          <w:b/>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3</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Pr="00B83BE8">
        <w:rPr>
          <w:rFonts w:ascii="Times" w:eastAsia="Times" w:hAnsi="Times" w:cs="Times"/>
          <w:i/>
          <w:color w:val="000000" w:themeColor="text1"/>
          <w:sz w:val="18"/>
          <w:szCs w:val="18"/>
        </w:rPr>
        <w:t>K</w:t>
      </w:r>
      <w:r w:rsidRPr="002205EB">
        <w:rPr>
          <w:rFonts w:ascii="Times" w:eastAsia="Times" w:hAnsi="Times" w:cs="Times"/>
          <w:color w:val="000000" w:themeColor="text1"/>
          <w:sz w:val="18"/>
          <w:szCs w:val="18"/>
        </w:rPr>
        <w:t xml:space="preserve">NN </w:t>
      </w:r>
      <w:r w:rsidR="008D65CA">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544612AE" w14:textId="6EC23373" w:rsidR="003D2103" w:rsidRPr="00B83BE8" w:rsidRDefault="00893ED1" w:rsidP="004C1F1E">
      <w:pPr>
        <w:pStyle w:val="heading20"/>
        <w:rPr>
          <w:rFonts w:eastAsia="Times" w:cs="Times"/>
          <w:b w:val="0"/>
          <w:color w:val="000000" w:themeColor="text1"/>
        </w:rPr>
      </w:pPr>
      <w:r>
        <w:t>6</w:t>
      </w:r>
      <w:r w:rsidR="003D2103" w:rsidRPr="007B3775">
        <w:t>.</w:t>
      </w:r>
      <w:r w:rsidR="004E6DFD">
        <w:t>4</w:t>
      </w:r>
      <w:r w:rsidR="004C1F1E" w:rsidRPr="007B3775">
        <w:t xml:space="preserve">  </w:t>
      </w:r>
      <w:r w:rsidR="003D2103" w:rsidRPr="007B3775">
        <w:t xml:space="preserve"> </w:t>
      </w:r>
      <w:r w:rsidR="003D2103" w:rsidRPr="002205EB">
        <w:rPr>
          <w:color w:val="000000" w:themeColor="text1"/>
        </w:rPr>
        <w:t>Support-Vector Machine</w:t>
      </w:r>
    </w:p>
    <w:p w14:paraId="2E93CD2F" w14:textId="0FC72825" w:rsidR="00AF72BC" w:rsidRPr="00AF72BC" w:rsidRDefault="003D2103" w:rsidP="00AF72BC">
      <w:pPr>
        <w:jc w:val="both"/>
        <w:rPr>
          <w:rFonts w:ascii="Times" w:eastAsia="Times" w:hAnsi="Times" w:cs="Times"/>
          <w:color w:val="000000" w:themeColor="text1"/>
          <w:sz w:val="20"/>
          <w:szCs w:val="20"/>
        </w:rPr>
      </w:pPr>
      <w:r w:rsidRPr="00AA2BC2">
        <w:rPr>
          <w:rFonts w:ascii="Times" w:eastAsia="Times" w:hAnsi="Times" w:cs="Times"/>
          <w:color w:val="000000" w:themeColor="text1"/>
          <w:sz w:val="20"/>
          <w:szCs w:val="20"/>
        </w:rPr>
        <w:t xml:space="preserve">Support vector machine (SVM) creates a hyperplane for high dimensional or </w:t>
      </w:r>
      <w:ins w:id="578" w:author="Daniel Engels" w:date="2018-08-01T14:40:00Z">
        <w:r w:rsidR="004F5620">
          <w:rPr>
            <w:rFonts w:ascii="Times" w:eastAsia="Times" w:hAnsi="Times" w:cs="Times"/>
            <w:color w:val="000000" w:themeColor="text1"/>
            <w:sz w:val="20"/>
            <w:szCs w:val="20"/>
          </w:rPr>
          <w:t xml:space="preserve">a </w:t>
        </w:r>
      </w:ins>
      <w:r w:rsidRPr="00AA2BC2">
        <w:rPr>
          <w:rFonts w:ascii="Times" w:eastAsia="Times" w:hAnsi="Times" w:cs="Times"/>
          <w:color w:val="000000" w:themeColor="text1"/>
          <w:sz w:val="20"/>
          <w:szCs w:val="20"/>
        </w:rPr>
        <w:t>set of hyperplanes for classification</w:t>
      </w:r>
      <w:r w:rsidR="0077468B" w:rsidRPr="00AA2BC2">
        <w:rPr>
          <w:rFonts w:ascii="Times" w:eastAsia="Times" w:hAnsi="Times" w:cs="Times"/>
          <w:color w:val="000000" w:themeColor="text1"/>
          <w:sz w:val="20"/>
          <w:szCs w:val="20"/>
        </w:rPr>
        <w:t xml:space="preserve">. </w:t>
      </w:r>
      <w:r w:rsidR="0027029E" w:rsidRPr="00AA2BC2">
        <w:rPr>
          <w:rFonts w:ascii="Times" w:eastAsia="Times" w:hAnsi="Times" w:cs="Times"/>
          <w:color w:val="000000" w:themeColor="text1"/>
          <w:sz w:val="20"/>
          <w:szCs w:val="20"/>
        </w:rPr>
        <w:t>SVM uses</w:t>
      </w:r>
      <w:ins w:id="579" w:author="Daniel Engels" w:date="2018-08-01T14:40:00Z">
        <w:r w:rsidR="004F5620">
          <w:rPr>
            <w:rFonts w:ascii="Times" w:eastAsia="Times" w:hAnsi="Times" w:cs="Times"/>
            <w:color w:val="000000" w:themeColor="text1"/>
            <w:sz w:val="20"/>
            <w:szCs w:val="20"/>
          </w:rPr>
          <w:t xml:space="preserve"> a</w:t>
        </w:r>
      </w:ins>
      <w:r w:rsidR="0027029E" w:rsidRPr="00AA2BC2">
        <w:rPr>
          <w:rFonts w:ascii="Times" w:eastAsia="Times" w:hAnsi="Times" w:cs="Times"/>
          <w:color w:val="000000" w:themeColor="text1"/>
          <w:sz w:val="20"/>
          <w:szCs w:val="20"/>
        </w:rPr>
        <w:t xml:space="preserve"> “one vs. one” approach for multiclass classification. </w:t>
      </w:r>
      <w:r w:rsidR="0077468B" w:rsidRPr="00AA2BC2">
        <w:rPr>
          <w:rFonts w:ascii="Times" w:eastAsia="Times" w:hAnsi="Times" w:cs="Times"/>
          <w:color w:val="000000" w:themeColor="text1"/>
          <w:sz w:val="20"/>
          <w:szCs w:val="20"/>
        </w:rPr>
        <w:t xml:space="preserve">In a 2-dimensional space, the hyperplane becomes a straight or curved line. </w:t>
      </w:r>
      <w:r w:rsidR="009F0A60">
        <w:rPr>
          <w:rFonts w:ascii="Times" w:eastAsia="Times" w:hAnsi="Times" w:cs="Times"/>
          <w:color w:val="000000" w:themeColor="text1"/>
          <w:sz w:val="20"/>
          <w:szCs w:val="20"/>
        </w:rPr>
        <w:t xml:space="preserve">The </w:t>
      </w:r>
      <w:r w:rsidR="0077468B" w:rsidRPr="00AA2BC2">
        <w:rPr>
          <w:rFonts w:ascii="Times" w:eastAsia="Times" w:hAnsi="Times" w:cs="Times"/>
          <w:color w:val="000000" w:themeColor="text1"/>
          <w:sz w:val="20"/>
          <w:szCs w:val="20"/>
        </w:rPr>
        <w:t>line with the m</w:t>
      </w:r>
      <w:r w:rsidR="009F0A60">
        <w:rPr>
          <w:rFonts w:ascii="Times" w:eastAsia="Times" w:hAnsi="Times" w:cs="Times"/>
          <w:color w:val="000000" w:themeColor="text1"/>
          <w:sz w:val="20"/>
          <w:szCs w:val="20"/>
        </w:rPr>
        <w:t>aximum margin forms the support-</w:t>
      </w:r>
      <w:r w:rsidR="0077468B" w:rsidRPr="00AA2BC2">
        <w:rPr>
          <w:rFonts w:ascii="Times" w:eastAsia="Times" w:hAnsi="Times" w:cs="Times"/>
          <w:color w:val="000000" w:themeColor="text1"/>
          <w:sz w:val="20"/>
          <w:szCs w:val="20"/>
        </w:rPr>
        <w:t>vector</w:t>
      </w:r>
      <w:r w:rsidR="0027029E" w:rsidRPr="00AA2BC2">
        <w:rPr>
          <w:rFonts w:ascii="Times" w:eastAsia="Times" w:hAnsi="Times" w:cs="Times"/>
          <w:color w:val="000000" w:themeColor="text1"/>
          <w:sz w:val="20"/>
          <w:szCs w:val="20"/>
        </w:rPr>
        <w:t xml:space="preserve">. </w:t>
      </w:r>
      <w:r w:rsidR="000447B6" w:rsidRPr="00AA2BC2">
        <w:rPr>
          <w:rFonts w:ascii="Times" w:eastAsia="Times" w:hAnsi="Times" w:cs="Times"/>
          <w:color w:val="000000" w:themeColor="text1"/>
          <w:sz w:val="20"/>
          <w:szCs w:val="20"/>
        </w:rPr>
        <w:t>This approach trains</w:t>
      </w:r>
    </w:p>
    <w:p w14:paraId="335F8F87" w14:textId="77777777" w:rsidR="002077C5" w:rsidRPr="00AA2BC2" w:rsidRDefault="002077C5" w:rsidP="00F376E1">
      <w:pPr>
        <w:jc w:val="both"/>
        <w:rPr>
          <w:rFonts w:ascii="Times" w:eastAsia="Times" w:hAnsi="Times" w:cs="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A45A6D" w:rsidRPr="007B3775" w14:paraId="5737C904" w14:textId="77777777" w:rsidTr="00344B57">
        <w:tc>
          <w:tcPr>
            <w:tcW w:w="6449" w:type="dxa"/>
          </w:tcPr>
          <w:p w14:paraId="50FF392A" w14:textId="511AF556" w:rsidR="00A45A6D" w:rsidRPr="00F376E1" w:rsidRDefault="00A45A6D" w:rsidP="00344B57">
            <w:pPr>
              <w:pStyle w:val="equation"/>
              <w:tabs>
                <w:tab w:val="clear" w:pos="6237"/>
              </w:tabs>
              <w:ind w:left="0" w:firstLine="0"/>
              <w:rPr>
                <w:rFonts w:eastAsia="Times" w:cs="Times"/>
                <w:color w:val="000000" w:themeColor="text1"/>
              </w:rPr>
            </w:pPr>
            <w:r w:rsidRPr="00B83BE8">
              <w:rPr>
                <w:i/>
                <w:color w:val="000000" w:themeColor="text1"/>
              </w:rPr>
              <w:t>n</w:t>
            </w:r>
            <w:r w:rsidRPr="002205EB">
              <w:rPr>
                <w:color w:val="000000" w:themeColor="text1"/>
              </w:rPr>
              <w:t xml:space="preserve"> × (</w:t>
            </w:r>
            <w:r w:rsidRPr="00B83BE8">
              <w:rPr>
                <w:i/>
                <w:color w:val="000000" w:themeColor="text1"/>
              </w:rPr>
              <w:t>n</w:t>
            </w:r>
            <w:r w:rsidRPr="002205EB">
              <w:rPr>
                <w:color w:val="000000" w:themeColor="text1"/>
              </w:rPr>
              <w:t xml:space="preserve"> − 1) × 2 = </w:t>
            </w:r>
            <w:r w:rsidRPr="00B83BE8">
              <w:rPr>
                <w:i/>
                <w:color w:val="000000" w:themeColor="text1"/>
              </w:rPr>
              <w:t>b</w:t>
            </w:r>
            <w:r w:rsidR="00586075" w:rsidRPr="00E50DAC">
              <w:rPr>
                <w:rFonts w:eastAsia="Times" w:cs="Times"/>
                <w:i/>
                <w:color w:val="000000" w:themeColor="text1"/>
              </w:rPr>
              <w:t xml:space="preserve"> </w:t>
            </w:r>
            <w:r w:rsidRPr="00AA2BC2">
              <w:rPr>
                <w:rFonts w:eastAsia="Times" w:cs="Times"/>
                <w:color w:val="000000" w:themeColor="text1"/>
              </w:rPr>
              <w:t>,</w:t>
            </w:r>
          </w:p>
        </w:tc>
        <w:tc>
          <w:tcPr>
            <w:tcW w:w="608" w:type="dxa"/>
          </w:tcPr>
          <w:p w14:paraId="6A40E901" w14:textId="3E53B095" w:rsidR="00A45A6D" w:rsidRPr="007B3775" w:rsidRDefault="00A45A6D" w:rsidP="00344B57">
            <w:pPr>
              <w:pStyle w:val="equation"/>
              <w:tabs>
                <w:tab w:val="clear" w:pos="6237"/>
              </w:tabs>
              <w:ind w:left="0" w:firstLine="0"/>
              <w:jc w:val="right"/>
            </w:pPr>
            <w:r w:rsidRPr="007B3775">
              <w:t>(</w:t>
            </w:r>
            <w:r w:rsidR="00483616" w:rsidRPr="005E0EC5">
              <w:rPr>
                <w:b/>
              </w:rPr>
              <w:t>7</w:t>
            </w:r>
            <w:r w:rsidRPr="007B3775">
              <w:t>)</w:t>
            </w:r>
          </w:p>
        </w:tc>
      </w:tr>
    </w:tbl>
    <w:p w14:paraId="5CA8C0F4" w14:textId="77777777" w:rsidR="00A45A6D" w:rsidRPr="007B3775" w:rsidRDefault="00A45A6D" w:rsidP="00A52A57">
      <w:pPr>
        <w:rPr>
          <w:rFonts w:ascii="Times" w:eastAsia="Times" w:hAnsi="Times" w:cs="Times"/>
          <w:b/>
          <w:bCs/>
          <w:color w:val="000000" w:themeColor="text1"/>
        </w:rPr>
      </w:pPr>
    </w:p>
    <w:p w14:paraId="0428DF6A" w14:textId="086FE0A9" w:rsidR="00A52A57" w:rsidRPr="007B3775" w:rsidRDefault="00671EBB" w:rsidP="00F376E1">
      <w:pPr>
        <w:jc w:val="both"/>
        <w:rPr>
          <w:rFonts w:ascii="Times" w:eastAsia="Times" w:hAnsi="Times" w:cs="Times"/>
          <w:b/>
          <w:bCs/>
          <w:color w:val="000000" w:themeColor="text1"/>
        </w:rPr>
      </w:pPr>
      <w:r w:rsidRPr="00DE2944">
        <w:rPr>
          <w:rFonts w:ascii="Times" w:eastAsia="Times" w:hAnsi="Times" w:cs="Times"/>
          <w:color w:val="000000" w:themeColor="text1"/>
          <w:sz w:val="20"/>
          <w:szCs w:val="20"/>
        </w:rPr>
        <w:t xml:space="preserve">where </w:t>
      </w:r>
      <w:r w:rsidRPr="00B83BE8">
        <w:rPr>
          <w:rFonts w:ascii="Times" w:eastAsia="Times" w:hAnsi="Times" w:cs="Times"/>
          <w:i/>
          <w:color w:val="000000" w:themeColor="text1"/>
          <w:sz w:val="20"/>
          <w:szCs w:val="20"/>
        </w:rPr>
        <w:t>n</w:t>
      </w:r>
      <w:r w:rsidRPr="00DE2944">
        <w:rPr>
          <w:rFonts w:ascii="Times" w:eastAsia="Times" w:hAnsi="Times" w:cs="Times"/>
          <w:color w:val="000000" w:themeColor="text1"/>
          <w:sz w:val="20"/>
          <w:szCs w:val="20"/>
        </w:rPr>
        <w:t xml:space="preserve"> is the number of classifiers and </w:t>
      </w:r>
      <w:r w:rsidRPr="00B83BE8">
        <w:rPr>
          <w:rFonts w:ascii="Times" w:eastAsia="Times" w:hAnsi="Times" w:cs="Times"/>
          <w:i/>
          <w:color w:val="000000" w:themeColor="text1"/>
          <w:sz w:val="20"/>
          <w:szCs w:val="20"/>
        </w:rPr>
        <w:t>b</w:t>
      </w:r>
      <w:r w:rsidRPr="00DE2944">
        <w:rPr>
          <w:rFonts w:ascii="Times" w:eastAsia="Times" w:hAnsi="Times" w:cs="Times"/>
          <w:color w:val="000000" w:themeColor="text1"/>
          <w:sz w:val="20"/>
          <w:szCs w:val="20"/>
        </w:rPr>
        <w:t xml:space="preserve"> are the separate binary classifiers. </w:t>
      </w:r>
      <w:r w:rsidR="00544448" w:rsidRPr="425CD334">
        <w:rPr>
          <w:rFonts w:ascii="Times" w:eastAsia="Times" w:hAnsi="Times" w:cs="Times"/>
          <w:color w:val="000000" w:themeColor="text1"/>
          <w:sz w:val="20"/>
          <w:szCs w:val="20"/>
        </w:rPr>
        <w:t>Each binary classifier is trained using examples of two</w:t>
      </w:r>
      <w:r w:rsidRPr="00AC13BF">
        <w:rPr>
          <w:rFonts w:ascii="Times" w:eastAsia="Times" w:hAnsi="Times" w:cs="Times"/>
          <w:color w:val="000000" w:themeColor="text1"/>
          <w:sz w:val="20"/>
          <w:szCs w:val="20"/>
        </w:rPr>
        <w:t xml:space="preserve"> </w:t>
      </w:r>
      <w:r w:rsidR="0016351D" w:rsidRPr="00AC13BF">
        <w:rPr>
          <w:rFonts w:ascii="Times" w:eastAsia="Times" w:hAnsi="Times" w:cs="Times"/>
          <w:color w:val="000000" w:themeColor="text1"/>
          <w:sz w:val="20"/>
          <w:szCs w:val="20"/>
        </w:rPr>
        <w:t>variables that are being classified</w:t>
      </w:r>
      <w:r w:rsidR="0016351D" w:rsidRPr="002D3EAA">
        <w:rPr>
          <w:rFonts w:ascii="Times" w:eastAsia="Times" w:hAnsi="Times" w:cs="Times"/>
          <w:color w:val="000000" w:themeColor="text1"/>
          <w:sz w:val="20"/>
          <w:szCs w:val="20"/>
        </w:rPr>
        <w:t xml:space="preserve">. </w:t>
      </w:r>
      <w:r w:rsidR="0024197E" w:rsidRPr="006E3570">
        <w:rPr>
          <w:rFonts w:ascii="Times" w:eastAsia="Times" w:hAnsi="Times" w:cs="Times"/>
          <w:color w:val="000000" w:themeColor="text1"/>
          <w:sz w:val="20"/>
          <w:szCs w:val="20"/>
        </w:rPr>
        <w:t>The t</w:t>
      </w:r>
      <w:r w:rsidR="003B0B66" w:rsidRPr="006E3570">
        <w:rPr>
          <w:rFonts w:ascii="Times" w:eastAsia="Times" w:hAnsi="Times" w:cs="Times"/>
          <w:color w:val="000000" w:themeColor="text1"/>
          <w:sz w:val="20"/>
          <w:szCs w:val="20"/>
        </w:rPr>
        <w:t>est sample</w:t>
      </w:r>
      <w:r w:rsidR="0024197E" w:rsidRPr="006E3570">
        <w:rPr>
          <w:rFonts w:ascii="Times" w:eastAsia="Times" w:hAnsi="Times" w:cs="Times"/>
          <w:color w:val="000000" w:themeColor="text1"/>
          <w:sz w:val="20"/>
          <w:szCs w:val="20"/>
        </w:rPr>
        <w:t>,</w:t>
      </w:r>
      <w:r w:rsidR="003B0B66" w:rsidRPr="001B5134">
        <w:rPr>
          <w:rFonts w:ascii="Times" w:eastAsia="Times" w:hAnsi="Times" w:cs="Times"/>
          <w:color w:val="000000" w:themeColor="text1"/>
          <w:sz w:val="20"/>
          <w:szCs w:val="20"/>
        </w:rPr>
        <w:t xml:space="preserve"> </w:t>
      </w:r>
      <w:r w:rsidR="003B0B66" w:rsidRPr="00B83BE8">
        <w:rPr>
          <w:rFonts w:ascii="Times" w:eastAsia="Times" w:hAnsi="Times" w:cs="Times"/>
          <w:i/>
          <w:color w:val="000000" w:themeColor="text1"/>
          <w:sz w:val="20"/>
          <w:szCs w:val="20"/>
        </w:rPr>
        <w:t>t</w:t>
      </w:r>
      <w:r w:rsidR="0024197E" w:rsidRPr="00E50DAC">
        <w:rPr>
          <w:rFonts w:ascii="Times" w:eastAsia="Times" w:hAnsi="Times" w:cs="Times"/>
          <w:i/>
          <w:color w:val="000000" w:themeColor="text1"/>
          <w:sz w:val="20"/>
          <w:szCs w:val="20"/>
        </w:rPr>
        <w:t>,</w:t>
      </w:r>
      <w:r w:rsidR="003B0B66" w:rsidRPr="00D30FBE">
        <w:rPr>
          <w:rFonts w:ascii="Times" w:eastAsia="Times" w:hAnsi="Times" w:cs="Times"/>
          <w:color w:val="000000" w:themeColor="text1"/>
          <w:sz w:val="20"/>
          <w:szCs w:val="20"/>
        </w:rPr>
        <w:t xml:space="preserve"> is applied to each </w:t>
      </w:r>
      <w:r w:rsidR="006236E5" w:rsidRPr="00765F7B">
        <w:rPr>
          <w:rFonts w:ascii="Times" w:eastAsia="Times" w:hAnsi="Times" w:cs="Times"/>
          <w:color w:val="000000" w:themeColor="text1"/>
          <w:sz w:val="20"/>
          <w:szCs w:val="20"/>
        </w:rPr>
        <w:t>of the separate binary</w:t>
      </w:r>
      <w:r w:rsidR="003B0B66" w:rsidRPr="00765F7B">
        <w:rPr>
          <w:rFonts w:ascii="Times" w:eastAsia="Times" w:hAnsi="Times" w:cs="Times"/>
          <w:color w:val="000000" w:themeColor="text1"/>
          <w:sz w:val="20"/>
          <w:szCs w:val="20"/>
        </w:rPr>
        <w:t xml:space="preserve"> classifiers</w:t>
      </w:r>
      <w:r w:rsidR="006236E5" w:rsidRPr="00B83BE8">
        <w:rPr>
          <w:rFonts w:ascii="Times" w:eastAsia="Times" w:hAnsi="Times" w:cs="Times"/>
          <w:i/>
          <w:color w:val="000000" w:themeColor="text1"/>
          <w:sz w:val="20"/>
          <w:szCs w:val="20"/>
        </w:rPr>
        <w:t>.</w:t>
      </w:r>
      <w:r w:rsidR="006236E5" w:rsidRPr="008A1ED2">
        <w:rPr>
          <w:rFonts w:ascii="Times" w:eastAsia="Times" w:hAnsi="Times" w:cs="Times"/>
          <w:color w:val="000000" w:themeColor="text1"/>
          <w:sz w:val="20"/>
          <w:szCs w:val="20"/>
        </w:rPr>
        <w:t xml:space="preserve"> </w:t>
      </w:r>
      <w:r w:rsidR="0024197E" w:rsidRPr="00512DC3">
        <w:rPr>
          <w:rFonts w:ascii="Times" w:eastAsia="Times" w:hAnsi="Times" w:cs="Times"/>
          <w:color w:val="000000" w:themeColor="text1"/>
          <w:sz w:val="20"/>
          <w:szCs w:val="20"/>
        </w:rPr>
        <w:t>Then, each binary classifier</w:t>
      </w:r>
      <w:r w:rsidR="006236E5" w:rsidRPr="00C1249D">
        <w:rPr>
          <w:rFonts w:ascii="Times" w:eastAsia="Times" w:hAnsi="Times" w:cs="Times"/>
          <w:color w:val="000000" w:themeColor="text1"/>
          <w:sz w:val="20"/>
          <w:szCs w:val="20"/>
        </w:rPr>
        <w:t xml:space="preserve"> </w:t>
      </w:r>
      <w:r w:rsidR="00477893" w:rsidRPr="00C1249D">
        <w:rPr>
          <w:rFonts w:ascii="Times" w:eastAsia="Times" w:hAnsi="Times" w:cs="Times"/>
          <w:color w:val="000000" w:themeColor="text1"/>
          <w:sz w:val="20"/>
          <w:szCs w:val="20"/>
        </w:rPr>
        <w:t xml:space="preserve">votes for the </w:t>
      </w:r>
      <w:r w:rsidR="003731C2" w:rsidRPr="00C1249D">
        <w:rPr>
          <w:rFonts w:ascii="Times" w:eastAsia="Times" w:hAnsi="Times" w:cs="Times"/>
          <w:color w:val="000000" w:themeColor="text1"/>
          <w:sz w:val="20"/>
          <w:szCs w:val="20"/>
        </w:rPr>
        <w:t>variable it is trying to classify. Finally, the test sample</w:t>
      </w:r>
      <w:r w:rsidR="0037324D" w:rsidRPr="00C1249D">
        <w:rPr>
          <w:rFonts w:ascii="Times" w:eastAsia="Times" w:hAnsi="Times" w:cs="Times"/>
          <w:color w:val="000000" w:themeColor="text1"/>
          <w:sz w:val="20"/>
          <w:szCs w:val="20"/>
        </w:rPr>
        <w:t xml:space="preserve"> receives the label </w:t>
      </w:r>
      <w:r w:rsidR="0037324D" w:rsidRPr="00B83BE8">
        <w:rPr>
          <w:rFonts w:ascii="Times" w:eastAsia="Times" w:hAnsi="Times" w:cs="Times"/>
          <w:i/>
          <w:color w:val="000000" w:themeColor="text1"/>
          <w:sz w:val="20"/>
          <w:szCs w:val="20"/>
        </w:rPr>
        <w:t>c,</w:t>
      </w:r>
      <w:r w:rsidR="0037324D" w:rsidRPr="006B7C22">
        <w:rPr>
          <w:rFonts w:ascii="Times" w:eastAsia="Times" w:hAnsi="Times" w:cs="Times"/>
          <w:color w:val="000000" w:themeColor="text1"/>
          <w:sz w:val="20"/>
          <w:szCs w:val="20"/>
        </w:rPr>
        <w:t xml:space="preserve"> where </w:t>
      </w:r>
      <w:r w:rsidR="0037324D" w:rsidRPr="00B83BE8">
        <w:rPr>
          <w:rFonts w:ascii="Times" w:eastAsia="Times" w:hAnsi="Times" w:cs="Times"/>
          <w:i/>
          <w:color w:val="000000" w:themeColor="text1"/>
          <w:sz w:val="20"/>
          <w:szCs w:val="20"/>
        </w:rPr>
        <w:t>c</w:t>
      </w:r>
      <w:r w:rsidR="0037324D" w:rsidRPr="00BF33CA">
        <w:rPr>
          <w:rFonts w:ascii="Times" w:eastAsia="Times" w:hAnsi="Times" w:cs="Times"/>
          <w:color w:val="000000" w:themeColor="text1"/>
          <w:sz w:val="20"/>
          <w:szCs w:val="20"/>
        </w:rPr>
        <w:t xml:space="preserve"> is the </w:t>
      </w:r>
      <w:r w:rsidR="005207FC" w:rsidRPr="00B83BE8">
        <w:rPr>
          <w:rFonts w:ascii="Times" w:eastAsia="Times" w:hAnsi="Times" w:cs="Times"/>
          <w:i/>
          <w:color w:val="000000" w:themeColor="text1"/>
          <w:sz w:val="20"/>
          <w:szCs w:val="20"/>
        </w:rPr>
        <w:t xml:space="preserve">y </w:t>
      </w:r>
      <w:r w:rsidR="00793E0D" w:rsidRPr="00AA2BC2">
        <w:rPr>
          <w:rFonts w:ascii="Times" w:eastAsia="Times" w:hAnsi="Times" w:cs="Times"/>
          <w:color w:val="000000" w:themeColor="text1"/>
          <w:sz w:val="20"/>
          <w:szCs w:val="20"/>
        </w:rPr>
        <w:t xml:space="preserve">variable </w:t>
      </w:r>
      <w:r w:rsidR="005207FC" w:rsidRPr="00AA2BC2">
        <w:rPr>
          <w:rFonts w:ascii="Times" w:eastAsia="Times" w:hAnsi="Times" w:cs="Times"/>
          <w:color w:val="000000" w:themeColor="text1"/>
          <w:sz w:val="20"/>
          <w:szCs w:val="20"/>
        </w:rPr>
        <w:t xml:space="preserve">receiving the highest number of votes. </w:t>
      </w:r>
    </w:p>
    <w:p w14:paraId="04334FCF" w14:textId="77777777" w:rsidR="00A52A57" w:rsidRPr="007B3775" w:rsidRDefault="00A52A57" w:rsidP="00A52A57">
      <w:pPr>
        <w:rPr>
          <w:rFonts w:ascii="Times" w:eastAsia="Times" w:hAnsi="Times" w:cs="Times"/>
          <w:b/>
          <w:bCs/>
          <w:color w:val="000000" w:themeColor="text1"/>
        </w:rPr>
      </w:pPr>
    </w:p>
    <w:p w14:paraId="16BDD478" w14:textId="1643665A" w:rsidR="00A52A57" w:rsidRPr="007B3775" w:rsidRDefault="00061E77" w:rsidP="00061E77">
      <w:pPr>
        <w:jc w:val="center"/>
        <w:rPr>
          <w:rFonts w:ascii="Times" w:eastAsia="Times" w:hAnsi="Times" w:cs="Times"/>
          <w:b/>
          <w:bCs/>
          <w:color w:val="000000" w:themeColor="text1"/>
        </w:rPr>
      </w:pPr>
      <w:r w:rsidRPr="007B3775">
        <w:rPr>
          <w:rFonts w:ascii="Times" w:eastAsia="Times" w:hAnsi="Times" w:cs="Times"/>
          <w:b/>
          <w:bCs/>
          <w:noProof/>
          <w:color w:val="000000" w:themeColor="text1"/>
        </w:rPr>
        <w:drawing>
          <wp:inline distT="0" distB="0" distL="0" distR="0" wp14:anchorId="4761D2AB" wp14:editId="7D110F9F">
            <wp:extent cx="2544024" cy="222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08 at 2.00.52 AM.png"/>
                    <pic:cNvPicPr/>
                  </pic:nvPicPr>
                  <pic:blipFill>
                    <a:blip r:embed="rId21">
                      <a:extLst>
                        <a:ext uri="{28A0092B-C50C-407E-A947-70E740481C1C}">
                          <a14:useLocalDpi xmlns:a14="http://schemas.microsoft.com/office/drawing/2010/main" val="0"/>
                        </a:ext>
                      </a:extLst>
                    </a:blip>
                    <a:stretch>
                      <a:fillRect/>
                    </a:stretch>
                  </pic:blipFill>
                  <pic:spPr>
                    <a:xfrm>
                      <a:off x="0" y="0"/>
                      <a:ext cx="2560330" cy="2242496"/>
                    </a:xfrm>
                    <a:prstGeom prst="rect">
                      <a:avLst/>
                    </a:prstGeom>
                    <a:ln>
                      <a:noFill/>
                    </a:ln>
                  </pic:spPr>
                </pic:pic>
              </a:graphicData>
            </a:graphic>
          </wp:inline>
        </w:drawing>
      </w:r>
    </w:p>
    <w:p w14:paraId="0AC471CB" w14:textId="2A53C359" w:rsidR="00061E77" w:rsidRPr="002205EB" w:rsidRDefault="00061E77" w:rsidP="00061E77">
      <w:pPr>
        <w:jc w:val="center"/>
        <w:rPr>
          <w:rFonts w:ascii="Times" w:eastAsia="Times" w:hAnsi="Times" w:cs="Times"/>
          <w:b/>
          <w:bC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4</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EA77B5">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1C798F35" w14:textId="2C4A31A1" w:rsidR="00A13102" w:rsidRPr="00565038" w:rsidRDefault="00893ED1" w:rsidP="00A13102">
      <w:pPr>
        <w:rPr>
          <w:rFonts w:ascii="Times" w:eastAsia="Times" w:hAnsi="Times" w:cs="Times"/>
          <w:b/>
          <w:color w:val="000000" w:themeColor="text1"/>
        </w:rPr>
      </w:pPr>
      <w:r w:rsidRPr="00B83BE8">
        <w:rPr>
          <w:rFonts w:ascii="Times" w:eastAsia="Times" w:hAnsi="Times" w:cs="Times"/>
          <w:b/>
        </w:rPr>
        <w:lastRenderedPageBreak/>
        <w:t>7</w:t>
      </w:r>
      <w:r w:rsidR="00A13102" w:rsidRPr="00E50DAC">
        <w:rPr>
          <w:rFonts w:ascii="Times" w:eastAsia="Times" w:hAnsi="Times" w:cs="Times"/>
          <w:b/>
        </w:rPr>
        <w:t xml:space="preserve">   </w:t>
      </w:r>
      <w:r w:rsidR="00A13102" w:rsidRPr="00565038">
        <w:rPr>
          <w:rFonts w:ascii="Times" w:eastAsia="Times" w:hAnsi="Times" w:cs="Times"/>
          <w:b/>
          <w:color w:val="000000" w:themeColor="text1"/>
        </w:rPr>
        <w:t>Results</w:t>
      </w:r>
    </w:p>
    <w:p w14:paraId="1A1EED7B" w14:textId="77777777" w:rsidR="00625D87" w:rsidRPr="002205EB" w:rsidRDefault="00625D87" w:rsidP="00EE2598">
      <w:pPr>
        <w:rPr>
          <w:rFonts w:ascii="Times" w:eastAsia="Times" w:hAnsi="Times"/>
          <w:b/>
          <w:color w:val="000000" w:themeColor="text1"/>
          <w:sz w:val="20"/>
          <w:szCs w:val="20"/>
        </w:rPr>
      </w:pPr>
    </w:p>
    <w:p w14:paraId="0716DEE2" w14:textId="518BD3D2" w:rsidR="00E127A7" w:rsidRPr="002205EB" w:rsidRDefault="0029726D"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In this section, we</w:t>
      </w:r>
      <w:r w:rsidR="00597FB7">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summarize</w:t>
      </w:r>
      <w:r w:rsidR="00597FB7">
        <w:rPr>
          <w:rFonts w:ascii="Times" w:eastAsia="Times" w:hAnsi="Times" w:cs="Times"/>
          <w:color w:val="000000" w:themeColor="text1"/>
          <w:sz w:val="20"/>
          <w:szCs w:val="20"/>
        </w:rPr>
        <w:t xml:space="preserve"> the results and</w:t>
      </w:r>
      <w:r>
        <w:rPr>
          <w:rFonts w:ascii="Times" w:eastAsia="Times" w:hAnsi="Times" w:cs="Times"/>
          <w:color w:val="000000" w:themeColor="text1"/>
          <w:sz w:val="20"/>
          <w:szCs w:val="20"/>
        </w:rPr>
        <w:t xml:space="preserve"> visualization</w:t>
      </w:r>
      <w:r w:rsidR="004675A1">
        <w:rPr>
          <w:rFonts w:ascii="Times" w:eastAsia="Times" w:hAnsi="Times" w:cs="Times"/>
          <w:color w:val="000000" w:themeColor="text1"/>
          <w:sz w:val="20"/>
          <w:szCs w:val="20"/>
        </w:rPr>
        <w:t xml:space="preserve"> of our analyses</w:t>
      </w:r>
      <w:r w:rsidR="00D37372" w:rsidRPr="002205EB">
        <w:rPr>
          <w:rFonts w:ascii="Times" w:eastAsia="Times" w:hAnsi="Times" w:cs="Times"/>
          <w:color w:val="000000" w:themeColor="text1"/>
          <w:sz w:val="20"/>
          <w:szCs w:val="20"/>
        </w:rPr>
        <w:t xml:space="preserve">. </w:t>
      </w:r>
      <w:r w:rsidR="00A17467">
        <w:rPr>
          <w:rFonts w:ascii="Times" w:eastAsia="Times" w:hAnsi="Times" w:cs="Times"/>
          <w:color w:val="000000" w:themeColor="text1"/>
          <w:sz w:val="20"/>
          <w:szCs w:val="20"/>
        </w:rPr>
        <w:t xml:space="preserve">Accuracy of </w:t>
      </w:r>
      <w:r w:rsidR="00AE728B">
        <w:rPr>
          <w:rFonts w:ascii="Times" w:eastAsia="Times" w:hAnsi="Times" w:cs="Times"/>
          <w:color w:val="000000" w:themeColor="text1"/>
          <w:sz w:val="20"/>
          <w:szCs w:val="20"/>
        </w:rPr>
        <w:t>each</w:t>
      </w:r>
      <w:r w:rsidR="00A17467">
        <w:rPr>
          <w:rFonts w:ascii="Times" w:eastAsia="Times" w:hAnsi="Times" w:cs="Times"/>
          <w:color w:val="000000" w:themeColor="text1"/>
          <w:sz w:val="20"/>
          <w:szCs w:val="20"/>
        </w:rPr>
        <w:t xml:space="preserve"> model </w:t>
      </w:r>
      <w:r w:rsidR="00253A3F">
        <w:rPr>
          <w:rFonts w:ascii="Times" w:eastAsia="Times" w:hAnsi="Times" w:cs="Times"/>
          <w:color w:val="000000" w:themeColor="text1"/>
          <w:sz w:val="20"/>
          <w:szCs w:val="20"/>
        </w:rPr>
        <w:t xml:space="preserve">as well as a comparative study </w:t>
      </w:r>
      <w:r w:rsidR="00AE728B">
        <w:rPr>
          <w:rFonts w:ascii="Times" w:eastAsia="Times" w:hAnsi="Times" w:cs="Times"/>
          <w:color w:val="000000" w:themeColor="text1"/>
          <w:sz w:val="20"/>
          <w:szCs w:val="20"/>
        </w:rPr>
        <w:t>between models and split methods</w:t>
      </w:r>
      <w:r w:rsidR="00253A3F">
        <w:rPr>
          <w:rFonts w:ascii="Times" w:eastAsia="Times" w:hAnsi="Times" w:cs="Times"/>
          <w:color w:val="000000" w:themeColor="text1"/>
          <w:sz w:val="20"/>
          <w:szCs w:val="20"/>
        </w:rPr>
        <w:t xml:space="preserve"> are presented. </w:t>
      </w:r>
      <w:r w:rsidR="00BE3A29" w:rsidRPr="002205EB">
        <w:rPr>
          <w:rFonts w:ascii="Times" w:eastAsia="Times" w:hAnsi="Times" w:cs="Times"/>
          <w:color w:val="000000" w:themeColor="text1"/>
          <w:sz w:val="20"/>
          <w:szCs w:val="20"/>
        </w:rPr>
        <w:t xml:space="preserve">Model performance metrics </w:t>
      </w:r>
      <w:r w:rsidR="004E7FD7">
        <w:rPr>
          <w:rFonts w:ascii="Times" w:eastAsia="Times" w:hAnsi="Times" w:cs="Times"/>
          <w:color w:val="000000" w:themeColor="text1"/>
          <w:sz w:val="20"/>
          <w:szCs w:val="20"/>
        </w:rPr>
        <w:t>are displayed to assess</w:t>
      </w:r>
      <w:r w:rsidR="00F371B0" w:rsidRPr="002205EB">
        <w:rPr>
          <w:rFonts w:ascii="Times" w:eastAsia="Times" w:hAnsi="Times" w:cs="Times"/>
          <w:color w:val="000000" w:themeColor="text1"/>
          <w:sz w:val="20"/>
          <w:szCs w:val="20"/>
        </w:rPr>
        <w:t xml:space="preserve"> how well each method performs</w:t>
      </w:r>
      <w:ins w:id="580" w:author="Daniel Engels" w:date="2018-08-01T14:41:00Z">
        <w:r w:rsidR="008F732C">
          <w:rPr>
            <w:rFonts w:ascii="Times" w:eastAsia="Times" w:hAnsi="Times" w:cs="Times"/>
            <w:color w:val="000000" w:themeColor="text1"/>
            <w:sz w:val="20"/>
            <w:szCs w:val="20"/>
          </w:rPr>
          <w:t xml:space="preserve"> in classifying transactions as hacks.</w:t>
        </w:r>
      </w:ins>
      <w:del w:id="581" w:author="Daniel Engels" w:date="2018-08-01T14:41:00Z">
        <w:r w:rsidR="00036ACB" w:rsidRPr="002205EB" w:rsidDel="008F732C">
          <w:rPr>
            <w:rFonts w:ascii="Times" w:eastAsia="Times" w:hAnsi="Times" w:cs="Times"/>
            <w:color w:val="000000" w:themeColor="text1"/>
            <w:sz w:val="20"/>
            <w:szCs w:val="20"/>
          </w:rPr>
          <w:delText>.</w:delText>
        </w:r>
      </w:del>
    </w:p>
    <w:p w14:paraId="15650547" w14:textId="0EE1DB3D" w:rsidR="006E1BE9" w:rsidRPr="002205EB" w:rsidRDefault="00893ED1" w:rsidP="00B374B8">
      <w:pPr>
        <w:pStyle w:val="heading20"/>
      </w:pPr>
      <w:r>
        <w:t>7</w:t>
      </w:r>
      <w:r w:rsidR="005F2C8E" w:rsidRPr="002205EB">
        <w:t>.</w:t>
      </w:r>
      <w:r w:rsidR="0043130A" w:rsidRPr="002205EB">
        <w:t>1</w:t>
      </w:r>
      <w:r w:rsidR="00B374B8" w:rsidRPr="002205EB">
        <w:t xml:space="preserve"> </w:t>
      </w:r>
      <w:r w:rsidR="005F2C8E" w:rsidRPr="002205EB">
        <w:t xml:space="preserve">  </w:t>
      </w:r>
      <w:r w:rsidR="005F2C8E" w:rsidRPr="002205EB">
        <w:rPr>
          <w:color w:val="000000" w:themeColor="text1"/>
        </w:rPr>
        <w:t>Random Forest Results</w:t>
      </w:r>
    </w:p>
    <w:p w14:paraId="2660E0DA" w14:textId="7DE28140" w:rsidR="00A8560C" w:rsidRPr="002205EB" w:rsidRDefault="002F7205"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255E32" w:rsidRPr="002205EB">
        <w:rPr>
          <w:rFonts w:ascii="Times" w:eastAsia="Times" w:hAnsi="Times" w:cs="Times"/>
          <w:color w:val="000000" w:themeColor="text1"/>
          <w:sz w:val="20"/>
          <w:szCs w:val="20"/>
        </w:rPr>
        <w:t xml:space="preserve"> base</w:t>
      </w:r>
      <w:r w:rsidR="00094A74">
        <w:rPr>
          <w:rFonts w:ascii="Times" w:eastAsia="Times" w:hAnsi="Times" w:cs="Times"/>
          <w:color w:val="000000" w:themeColor="text1"/>
          <w:sz w:val="20"/>
          <w:szCs w:val="20"/>
        </w:rPr>
        <w:t>line model on all 10 variables wi</w:t>
      </w:r>
      <w:r w:rsidR="00200930">
        <w:rPr>
          <w:rFonts w:ascii="Times" w:eastAsia="Times" w:hAnsi="Times" w:cs="Times"/>
          <w:color w:val="000000" w:themeColor="text1"/>
          <w:sz w:val="20"/>
          <w:szCs w:val="20"/>
        </w:rPr>
        <w:t>th an 80/20</w:t>
      </w:r>
      <w:r w:rsidR="00094A74">
        <w:rPr>
          <w:rFonts w:ascii="Times" w:eastAsia="Times" w:hAnsi="Times" w:cs="Times"/>
          <w:color w:val="000000" w:themeColor="text1"/>
          <w:sz w:val="20"/>
          <w:szCs w:val="20"/>
        </w:rPr>
        <w:t xml:space="preserve"> </w:t>
      </w:r>
      <w:r w:rsidR="00200930">
        <w:rPr>
          <w:rFonts w:ascii="Times" w:eastAsia="Times" w:hAnsi="Times" w:cs="Times"/>
          <w:color w:val="000000" w:themeColor="text1"/>
          <w:sz w:val="20"/>
          <w:szCs w:val="20"/>
        </w:rPr>
        <w:t>split</w:t>
      </w:r>
      <w:r w:rsidR="00255E32" w:rsidRPr="002205EB">
        <w:rPr>
          <w:rFonts w:ascii="Times" w:eastAsia="Times" w:hAnsi="Times" w:cs="Times"/>
          <w:color w:val="000000" w:themeColor="text1"/>
          <w:sz w:val="20"/>
          <w:szCs w:val="20"/>
        </w:rPr>
        <w:t xml:space="preserve">. </w:t>
      </w:r>
      <w:r w:rsidR="009D3C6F" w:rsidRPr="002205EB">
        <w:rPr>
          <w:rFonts w:ascii="Times" w:eastAsia="Times" w:hAnsi="Times" w:cs="Times"/>
          <w:color w:val="000000" w:themeColor="text1"/>
          <w:sz w:val="20"/>
          <w:szCs w:val="20"/>
        </w:rPr>
        <w:t xml:space="preserve">Table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.1</w:t>
      </w:r>
      <w:r w:rsidR="009D3C6F" w:rsidRPr="002205EB">
        <w:rPr>
          <w:rFonts w:ascii="Times" w:eastAsia="Times" w:hAnsi="Times" w:cs="Times"/>
          <w:color w:val="000000" w:themeColor="text1"/>
          <w:sz w:val="20"/>
          <w:szCs w:val="20"/>
        </w:rPr>
        <w:t xml:space="preserve"> displays the </w:t>
      </w:r>
      <w:r w:rsidR="00447F37" w:rsidRPr="002205EB">
        <w:rPr>
          <w:rFonts w:ascii="Times" w:eastAsia="Times" w:hAnsi="Times" w:cs="Times"/>
          <w:color w:val="000000" w:themeColor="text1"/>
          <w:sz w:val="20"/>
          <w:szCs w:val="20"/>
        </w:rPr>
        <w:t xml:space="preserve">Random Forest metrics for the </w:t>
      </w:r>
      <w:r w:rsidR="005D6E11" w:rsidRPr="002205EB">
        <w:rPr>
          <w:rFonts w:ascii="Times" w:eastAsia="Times" w:hAnsi="Times" w:cs="Times"/>
          <w:color w:val="000000" w:themeColor="text1"/>
          <w:sz w:val="20"/>
          <w:szCs w:val="20"/>
        </w:rPr>
        <w:t>baseline model. This model has a classification accuracy of 100%</w:t>
      </w:r>
      <w:r w:rsidR="001D3AA3">
        <w:rPr>
          <w:rFonts w:ascii="Times" w:eastAsia="Times" w:hAnsi="Times" w:cs="Times"/>
          <w:color w:val="000000" w:themeColor="text1"/>
          <w:sz w:val="20"/>
          <w:szCs w:val="20"/>
        </w:rPr>
        <w:t xml:space="preserve">, </w:t>
      </w:r>
      <w:r w:rsidR="001D3AA3"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1D3AA3" w:rsidRPr="002205EB">
        <w:rPr>
          <w:rFonts w:ascii="Times" w:eastAsia="Times" w:hAnsi="Times" w:cs="Times"/>
          <w:color w:val="000000" w:themeColor="text1"/>
          <w:sz w:val="20"/>
          <w:szCs w:val="20"/>
        </w:rPr>
        <w:t xml:space="preserve"> </w:t>
      </w:r>
      <w:r w:rsidR="001D3AA3">
        <w:rPr>
          <w:rFonts w:ascii="Times" w:eastAsia="Times" w:hAnsi="Times" w:cs="Times"/>
          <w:color w:val="000000" w:themeColor="text1"/>
          <w:sz w:val="20"/>
          <w:szCs w:val="20"/>
        </w:rPr>
        <w:t>7.1 and 7.2.</w:t>
      </w:r>
      <w:ins w:id="582" w:author="Daniel Engels" w:date="2018-08-01T14:42:00Z">
        <w:r w:rsidR="00FB7D18">
          <w:rPr>
            <w:rFonts w:ascii="Times" w:eastAsia="Times" w:hAnsi="Times" w:cs="Times"/>
            <w:color w:val="000000" w:themeColor="text1"/>
            <w:sz w:val="20"/>
            <w:szCs w:val="20"/>
          </w:rPr>
          <w:t xml:space="preserve"> NEED TO DESCRIBE AND EXPLAIN THESE. WHAT ARE THE VARIOUS COLUMNS AND ROWS? YOU HAVEN’T, FOR EXAMPLE, DISCUSSED F1 SCORES AND WHAT THEY MEAN YOU NEED TO DO THAT.</w:t>
        </w:r>
      </w:ins>
    </w:p>
    <w:p w14:paraId="00E57D0E" w14:textId="77777777" w:rsidR="00A8560C" w:rsidRPr="002205EB" w:rsidRDefault="00A8560C" w:rsidP="00255E32">
      <w:pPr>
        <w:rPr>
          <w:rFonts w:ascii="Times" w:eastAsia="Times" w:hAnsi="Times"/>
          <w:color w:val="000000" w:themeColor="text1"/>
          <w:sz w:val="20"/>
          <w:szCs w:val="20"/>
        </w:rPr>
      </w:pPr>
    </w:p>
    <w:p w14:paraId="20D6FEC8" w14:textId="523389D1" w:rsidR="00A8560C" w:rsidRPr="002205EB" w:rsidRDefault="00A8560C" w:rsidP="00A8560C">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756A0F" w:rsidRPr="002205EB">
        <w:rPr>
          <w:rFonts w:ascii="Times" w:eastAsia="Times" w:hAnsi="Times" w:cs="Times"/>
          <w:sz w:val="18"/>
          <w:szCs w:val="18"/>
        </w:rPr>
        <w:t xml:space="preserve">baseline </w:t>
      </w:r>
      <w:r w:rsidRPr="002205EB">
        <w:rPr>
          <w:rFonts w:ascii="Times" w:eastAsia="Times" w:hAnsi="Times" w:cs="Times"/>
          <w:sz w:val="18"/>
          <w:szCs w:val="18"/>
        </w:rPr>
        <w:t>metrics.</w:t>
      </w:r>
    </w:p>
    <w:p w14:paraId="0357489D" w14:textId="77777777" w:rsidR="00A8560C" w:rsidRPr="002205EB" w:rsidRDefault="00A8560C" w:rsidP="00255E32">
      <w:pPr>
        <w:rPr>
          <w:rFonts w:ascii="Times" w:eastAsia="Times" w:hAnsi="Times"/>
          <w:color w:val="000000" w:themeColor="text1"/>
          <w:sz w:val="20"/>
          <w:szCs w:val="20"/>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A8560C" w:rsidRPr="002205EB" w14:paraId="5E29997A" w14:textId="77777777" w:rsidTr="00EB5731">
        <w:trPr>
          <w:trHeight w:val="241"/>
          <w:jc w:val="center"/>
        </w:trPr>
        <w:tc>
          <w:tcPr>
            <w:tcW w:w="984" w:type="pct"/>
            <w:tcBorders>
              <w:top w:val="single" w:sz="12" w:space="0" w:color="000000" w:themeColor="text1"/>
              <w:bottom w:val="single" w:sz="6" w:space="0" w:color="000000" w:themeColor="text1"/>
            </w:tcBorders>
          </w:tcPr>
          <w:p w14:paraId="114798FD" w14:textId="77777777" w:rsidR="00A8560C" w:rsidRPr="002205EB" w:rsidRDefault="00A8560C" w:rsidP="00344B57">
            <w:pPr>
              <w:rPr>
                <w:rFonts w:ascii="Times" w:hAnsi="Times"/>
                <w:sz w:val="18"/>
                <w:szCs w:val="18"/>
              </w:rPr>
            </w:pPr>
          </w:p>
        </w:tc>
        <w:tc>
          <w:tcPr>
            <w:tcW w:w="1138" w:type="pct"/>
            <w:tcBorders>
              <w:top w:val="single" w:sz="12" w:space="0" w:color="000000" w:themeColor="text1"/>
              <w:bottom w:val="single" w:sz="6" w:space="0" w:color="000000" w:themeColor="text1"/>
            </w:tcBorders>
          </w:tcPr>
          <w:p w14:paraId="02C4DFE1"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5CD7688"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4649174D"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D0FB1EC"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Support</w:t>
            </w:r>
          </w:p>
        </w:tc>
      </w:tr>
      <w:tr w:rsidR="00A8560C" w:rsidRPr="002205EB" w14:paraId="58F9FBE9" w14:textId="77777777" w:rsidTr="000B03F0">
        <w:trPr>
          <w:trHeight w:val="223"/>
          <w:jc w:val="center"/>
        </w:trPr>
        <w:tc>
          <w:tcPr>
            <w:tcW w:w="984" w:type="pct"/>
          </w:tcPr>
          <w:p w14:paraId="7CF1C924"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0</w:t>
            </w:r>
          </w:p>
        </w:tc>
        <w:tc>
          <w:tcPr>
            <w:tcW w:w="1138" w:type="pct"/>
          </w:tcPr>
          <w:p w14:paraId="62BE5287"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3A70E6F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1859C7C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7531283"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8560C" w:rsidRPr="002205EB" w14:paraId="6B819C5F" w14:textId="77777777" w:rsidTr="000B03F0">
        <w:trPr>
          <w:trHeight w:val="223"/>
          <w:jc w:val="center"/>
        </w:trPr>
        <w:tc>
          <w:tcPr>
            <w:tcW w:w="984" w:type="pct"/>
          </w:tcPr>
          <w:p w14:paraId="09420F10"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1</w:t>
            </w:r>
          </w:p>
        </w:tc>
        <w:tc>
          <w:tcPr>
            <w:tcW w:w="1138" w:type="pct"/>
          </w:tcPr>
          <w:p w14:paraId="46487E20" w14:textId="12F83E25" w:rsidR="00A8560C" w:rsidRPr="002205EB" w:rsidRDefault="009D3C6F"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1B7CF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479727A4" w14:textId="55C68377" w:rsidR="00A8560C"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0CD892B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8560C" w:rsidRPr="002205EB" w14:paraId="55373465" w14:textId="77777777" w:rsidTr="000B03F0">
        <w:trPr>
          <w:trHeight w:val="223"/>
          <w:jc w:val="center"/>
        </w:trPr>
        <w:tc>
          <w:tcPr>
            <w:tcW w:w="984" w:type="pct"/>
          </w:tcPr>
          <w:p w14:paraId="6658C831"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7704FE5A"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159EBAE2"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05743111"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558B1F28"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8560C" w:rsidRPr="002205EB" w14:paraId="5E80A02E" w14:textId="77777777" w:rsidTr="00EB5731">
        <w:trPr>
          <w:trHeight w:val="223"/>
          <w:jc w:val="center"/>
        </w:trPr>
        <w:tc>
          <w:tcPr>
            <w:tcW w:w="984" w:type="pct"/>
            <w:tcBorders>
              <w:bottom w:val="single" w:sz="12" w:space="0" w:color="000000" w:themeColor="text1"/>
            </w:tcBorders>
          </w:tcPr>
          <w:p w14:paraId="41E1F1FD"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140D54F3" w14:textId="3AB719B2" w:rsidR="00A8560C" w:rsidRPr="00EB5731" w:rsidDel="0087685C" w:rsidRDefault="00410552"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r w:rsidR="00A8560C" w:rsidRPr="00EB5731">
              <w:rPr>
                <w:rFonts w:ascii="Times,Times,PMingLiU" w:eastAsia="Times,Times,PMingLiU" w:hAnsi="Times,Times,PMingLiU" w:cs="Times,Times,PMingLiU"/>
                <w:sz w:val="18"/>
                <w:szCs w:val="18"/>
              </w:rPr>
              <w:t>%</w:t>
            </w:r>
          </w:p>
        </w:tc>
      </w:tr>
    </w:tbl>
    <w:p w14:paraId="22BB48EB" w14:textId="77777777" w:rsidR="00410552" w:rsidRPr="002205EB" w:rsidRDefault="00410552" w:rsidP="00EE2598">
      <w:pPr>
        <w:rPr>
          <w:rFonts w:ascii="Times" w:hAnsi="Times"/>
          <w:b/>
          <w:bCs/>
          <w:sz w:val="18"/>
          <w:szCs w:val="18"/>
        </w:rPr>
      </w:pPr>
    </w:p>
    <w:p w14:paraId="07831977" w14:textId="44F3B81D" w:rsidR="006E1BE9" w:rsidRPr="002205EB" w:rsidRDefault="00410552" w:rsidP="00EE2598">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Random Forest baseline </w:t>
      </w:r>
      <w:r w:rsidR="00C30979" w:rsidRPr="002205EB">
        <w:rPr>
          <w:rFonts w:ascii="Times" w:eastAsia="Times" w:hAnsi="Times" w:cs="Times"/>
          <w:sz w:val="18"/>
          <w:szCs w:val="18"/>
        </w:rPr>
        <w:t>confusion matrix.</w:t>
      </w:r>
    </w:p>
    <w:tbl>
      <w:tblPr>
        <w:tblpPr w:leftFromText="180" w:rightFromText="180" w:vertAnchor="text" w:horzAnchor="margin" w:tblpXSpec="center" w:tblpY="206"/>
        <w:tblW w:w="2667" w:type="pct"/>
        <w:tblLayout w:type="fixed"/>
        <w:tblLook w:val="0000" w:firstRow="0" w:lastRow="0" w:firstColumn="0" w:lastColumn="0" w:noHBand="0" w:noVBand="0"/>
      </w:tblPr>
      <w:tblGrid>
        <w:gridCol w:w="1079"/>
        <w:gridCol w:w="1351"/>
        <w:gridCol w:w="1260"/>
      </w:tblGrid>
      <w:tr w:rsidR="00410552" w:rsidRPr="002205EB" w14:paraId="7FF88B32" w14:textId="77777777" w:rsidTr="00EB5731">
        <w:trPr>
          <w:trHeight w:val="241"/>
        </w:trPr>
        <w:tc>
          <w:tcPr>
            <w:tcW w:w="1462" w:type="pct"/>
            <w:tcBorders>
              <w:top w:val="single" w:sz="12" w:space="0" w:color="000000" w:themeColor="text1"/>
              <w:bottom w:val="single" w:sz="6" w:space="0" w:color="000000" w:themeColor="text1"/>
            </w:tcBorders>
          </w:tcPr>
          <w:p w14:paraId="05ED5697" w14:textId="77777777" w:rsidR="00410552" w:rsidRPr="002205EB" w:rsidRDefault="00410552" w:rsidP="00344B57">
            <w:pPr>
              <w:rPr>
                <w:rFonts w:ascii="Times" w:hAnsi="Times"/>
                <w:sz w:val="18"/>
                <w:szCs w:val="18"/>
              </w:rPr>
            </w:pPr>
          </w:p>
        </w:tc>
        <w:tc>
          <w:tcPr>
            <w:tcW w:w="1831" w:type="pct"/>
            <w:tcBorders>
              <w:top w:val="single" w:sz="12" w:space="0" w:color="000000" w:themeColor="text1"/>
              <w:bottom w:val="single" w:sz="6" w:space="0" w:color="000000" w:themeColor="text1"/>
            </w:tcBorders>
          </w:tcPr>
          <w:p w14:paraId="7D1F9207"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3F321912"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1</w:t>
            </w:r>
          </w:p>
        </w:tc>
      </w:tr>
      <w:tr w:rsidR="00410552" w:rsidRPr="002205EB" w14:paraId="4A74C451" w14:textId="77777777" w:rsidTr="003663B3">
        <w:trPr>
          <w:trHeight w:val="223"/>
        </w:trPr>
        <w:tc>
          <w:tcPr>
            <w:tcW w:w="1462" w:type="pct"/>
          </w:tcPr>
          <w:p w14:paraId="7D00FE30"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2A246F8D" w14:textId="0CCC4F6A"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52D82E4B" w14:textId="42DA8F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410552" w:rsidRPr="002205EB" w14:paraId="1E71297D" w14:textId="77777777" w:rsidTr="003663B3">
        <w:trPr>
          <w:trHeight w:val="223"/>
        </w:trPr>
        <w:tc>
          <w:tcPr>
            <w:tcW w:w="1462" w:type="pct"/>
            <w:tcBorders>
              <w:bottom w:val="single" w:sz="12" w:space="0" w:color="auto"/>
            </w:tcBorders>
          </w:tcPr>
          <w:p w14:paraId="7C9C45CB"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122E6BF1"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9EFC54F" w14:textId="777777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51D35172" w14:textId="77777777" w:rsidR="006E1BE9" w:rsidRPr="002205EB" w:rsidRDefault="006E1BE9" w:rsidP="00EE2598">
      <w:pPr>
        <w:rPr>
          <w:rFonts w:ascii="Times" w:eastAsia="Times" w:hAnsi="Times"/>
          <w:color w:val="000000" w:themeColor="text1"/>
          <w:sz w:val="20"/>
          <w:szCs w:val="20"/>
        </w:rPr>
      </w:pPr>
    </w:p>
    <w:p w14:paraId="20C3AEF7" w14:textId="0FA81904" w:rsidR="00C51ECE" w:rsidRPr="002205EB" w:rsidRDefault="00C51ECE" w:rsidP="00072418">
      <w:pPr>
        <w:rPr>
          <w:rFonts w:ascii="Times" w:eastAsia="Times" w:hAnsi="Times"/>
          <w:color w:val="000000" w:themeColor="text1"/>
        </w:rPr>
      </w:pPr>
    </w:p>
    <w:p w14:paraId="6D0D5501" w14:textId="60F4E36D" w:rsidR="00D3481C" w:rsidRPr="002205EB" w:rsidRDefault="00D3481C" w:rsidP="00D3481C">
      <w:pPr>
        <w:rPr>
          <w:rFonts w:ascii="Times" w:eastAsia="Times" w:hAnsi="Times"/>
          <w:b/>
          <w:color w:val="000000" w:themeColor="text1"/>
          <w:sz w:val="20"/>
          <w:szCs w:val="20"/>
        </w:rPr>
      </w:pPr>
    </w:p>
    <w:p w14:paraId="7AEDC3C5" w14:textId="77777777" w:rsidR="00D3481C" w:rsidRPr="002205EB" w:rsidRDefault="00D3481C" w:rsidP="00D3481C">
      <w:pPr>
        <w:rPr>
          <w:rFonts w:ascii="Times" w:eastAsia="Times" w:hAnsi="Times" w:cs="Times"/>
          <w:b/>
          <w:color w:val="000000" w:themeColor="text1"/>
          <w:sz w:val="20"/>
          <w:szCs w:val="20"/>
        </w:rPr>
      </w:pPr>
    </w:p>
    <w:p w14:paraId="61119E46" w14:textId="77777777" w:rsidR="00B25017" w:rsidRDefault="00B25017" w:rsidP="00BE2831">
      <w:pPr>
        <w:jc w:val="center"/>
        <w:rPr>
          <w:rFonts w:ascii="Times" w:eastAsia="Times" w:hAnsi="Times" w:cs="Times"/>
          <w:b/>
          <w:color w:val="000000" w:themeColor="text1"/>
          <w:sz w:val="20"/>
          <w:szCs w:val="20"/>
        </w:rPr>
      </w:pPr>
    </w:p>
    <w:p w14:paraId="41071343" w14:textId="48362AB8" w:rsidR="00614AC4" w:rsidRPr="002205EB" w:rsidRDefault="00B200B2" w:rsidP="00BE2831">
      <w:pPr>
        <w:jc w:val="center"/>
        <w:rPr>
          <w:rFonts w:ascii="Times" w:eastAsia="Times" w:hAnsi="Times" w:cs="Times"/>
          <w:b/>
          <w:color w:val="000000" w:themeColor="text1"/>
          <w:sz w:val="20"/>
          <w:szCs w:val="20"/>
        </w:rPr>
      </w:pPr>
      <w:r w:rsidRPr="002205EB">
        <w:rPr>
          <w:rFonts w:ascii="Times" w:eastAsia="Times" w:hAnsi="Times" w:cs="Times"/>
          <w:b/>
          <w:noProof/>
          <w:color w:val="000000" w:themeColor="text1"/>
          <w:sz w:val="20"/>
          <w:szCs w:val="20"/>
        </w:rPr>
        <w:lastRenderedPageBreak/>
        <w:drawing>
          <wp:inline distT="0" distB="0" distL="0" distR="0" wp14:anchorId="4D6712E1" wp14:editId="0699F6D8">
            <wp:extent cx="4392295" cy="2459990"/>
            <wp:effectExtent l="12700" t="12700" r="146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08 at 1.23.07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295" cy="2459990"/>
                    </a:xfrm>
                    <a:prstGeom prst="rect">
                      <a:avLst/>
                    </a:prstGeom>
                    <a:ln>
                      <a:solidFill>
                        <a:schemeClr val="tx1"/>
                      </a:solidFill>
                    </a:ln>
                  </pic:spPr>
                </pic:pic>
              </a:graphicData>
            </a:graphic>
          </wp:inline>
        </w:drawing>
      </w:r>
    </w:p>
    <w:p w14:paraId="29C06373" w14:textId="77777777" w:rsidR="000B03F0" w:rsidRDefault="000B03F0" w:rsidP="00BE2831">
      <w:pPr>
        <w:jc w:val="center"/>
        <w:rPr>
          <w:rFonts w:ascii="Times" w:eastAsia="Times" w:hAnsi="Times" w:cs="Times"/>
          <w:b/>
          <w:sz w:val="18"/>
          <w:szCs w:val="18"/>
        </w:rPr>
      </w:pPr>
    </w:p>
    <w:p w14:paraId="39C79F3A" w14:textId="163614D8" w:rsidR="00BE2831" w:rsidRPr="002205EB" w:rsidRDefault="00BE2831" w:rsidP="00BE2831">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20A48">
        <w:rPr>
          <w:rFonts w:ascii="Times" w:eastAsia="Times" w:hAnsi="Times" w:cs="Times"/>
          <w:color w:val="000000" w:themeColor="text1"/>
          <w:sz w:val="18"/>
          <w:szCs w:val="18"/>
        </w:rPr>
        <w:t xml:space="preserve">baseline model </w:t>
      </w:r>
      <w:r w:rsidRPr="002205EB">
        <w:rPr>
          <w:rFonts w:ascii="Times" w:eastAsia="Times" w:hAnsi="Times" w:cs="Times"/>
          <w:color w:val="000000" w:themeColor="text1"/>
          <w:sz w:val="18"/>
          <w:szCs w:val="18"/>
        </w:rPr>
        <w:t>feature importance.</w:t>
      </w:r>
    </w:p>
    <w:p w14:paraId="6ABDE2D6" w14:textId="77777777" w:rsidR="00FB7D18" w:rsidRDefault="00FB7D18" w:rsidP="00B25017">
      <w:pPr>
        <w:jc w:val="both"/>
        <w:rPr>
          <w:ins w:id="583" w:author="Daniel Engels" w:date="2018-08-01T14:42:00Z"/>
          <w:rFonts w:ascii="Times" w:eastAsia="Times" w:hAnsi="Times" w:cs="Times"/>
          <w:color w:val="000000" w:themeColor="text1"/>
          <w:sz w:val="20"/>
          <w:szCs w:val="20"/>
        </w:rPr>
      </w:pPr>
    </w:p>
    <w:p w14:paraId="0E387A11" w14:textId="1EAA8226" w:rsidR="00314911" w:rsidRPr="002205EB" w:rsidRDefault="00893ED1" w:rsidP="00FB7D18">
      <w:pPr>
        <w:ind w:firstLine="270"/>
        <w:jc w:val="both"/>
        <w:rPr>
          <w:rFonts w:ascii="Times" w:eastAsia="Times" w:hAnsi="Times" w:cs="Times"/>
          <w:color w:val="000000" w:themeColor="text1"/>
          <w:sz w:val="20"/>
          <w:szCs w:val="20"/>
        </w:rPr>
        <w:pPrChange w:id="584" w:author="Daniel Engels" w:date="2018-08-01T14:42:00Z">
          <w:pPr>
            <w:jc w:val="both"/>
          </w:pPr>
        </w:pPrChange>
      </w:pPr>
      <w:r>
        <w:rPr>
          <w:rFonts w:ascii="Times" w:eastAsia="Times" w:hAnsi="Times" w:cs="Times"/>
          <w:color w:val="000000" w:themeColor="text1"/>
          <w:sz w:val="20"/>
          <w:szCs w:val="20"/>
        </w:rPr>
        <w:t>Figure 7</w:t>
      </w:r>
      <w:r w:rsidR="00685008" w:rsidRPr="002205EB">
        <w:rPr>
          <w:rFonts w:ascii="Times" w:eastAsia="Times" w:hAnsi="Times" w:cs="Times"/>
          <w:color w:val="000000" w:themeColor="text1"/>
          <w:sz w:val="20"/>
          <w:szCs w:val="20"/>
        </w:rPr>
        <w:t>.1</w:t>
      </w:r>
      <w:r w:rsidR="002D7E56" w:rsidRPr="002205EB">
        <w:rPr>
          <w:rFonts w:ascii="Times" w:eastAsia="Times" w:hAnsi="Times" w:cs="Times"/>
          <w:color w:val="000000" w:themeColor="text1"/>
          <w:sz w:val="20"/>
          <w:szCs w:val="20"/>
        </w:rPr>
        <w:t xml:space="preserve"> displays the </w:t>
      </w:r>
      <w:del w:id="585" w:author="Daniel Engels" w:date="2018-08-01T14:43:00Z">
        <w:r w:rsidR="002D7E56" w:rsidRPr="002205EB" w:rsidDel="00FB7D18">
          <w:rPr>
            <w:rFonts w:ascii="Times" w:eastAsia="Times" w:hAnsi="Times" w:cs="Times"/>
            <w:color w:val="000000" w:themeColor="text1"/>
            <w:sz w:val="20"/>
            <w:szCs w:val="20"/>
          </w:rPr>
          <w:delText>i</w:delText>
        </w:r>
        <w:r w:rsidR="00FA1A40" w:rsidDel="00FB7D18">
          <w:rPr>
            <w:rFonts w:ascii="Times" w:eastAsia="Times" w:hAnsi="Times" w:cs="Times"/>
            <w:color w:val="000000" w:themeColor="text1"/>
            <w:sz w:val="20"/>
            <w:szCs w:val="20"/>
          </w:rPr>
          <w:delText xml:space="preserve">mportant </w:delText>
        </w:r>
      </w:del>
      <w:ins w:id="586" w:author="Daniel Engels" w:date="2018-08-01T14:43:00Z">
        <w:r w:rsidR="00FB7D18">
          <w:rPr>
            <w:rFonts w:ascii="Times" w:eastAsia="Times" w:hAnsi="Times" w:cs="Times"/>
            <w:color w:val="000000" w:themeColor="text1"/>
            <w:sz w:val="20"/>
            <w:szCs w:val="20"/>
          </w:rPr>
          <w:t xml:space="preserve">significant </w:t>
        </w:r>
      </w:ins>
      <w:r w:rsidR="00FA1A40">
        <w:rPr>
          <w:rFonts w:ascii="Times" w:eastAsia="Times" w:hAnsi="Times" w:cs="Times"/>
          <w:color w:val="000000" w:themeColor="text1"/>
          <w:sz w:val="20"/>
          <w:szCs w:val="20"/>
        </w:rPr>
        <w:t>features in the model</w:t>
      </w:r>
      <w:r w:rsidR="00AE5B9F">
        <w:rPr>
          <w:rFonts w:ascii="Times" w:eastAsia="Times" w:hAnsi="Times" w:cs="Times"/>
          <w:color w:val="000000" w:themeColor="text1"/>
          <w:sz w:val="20"/>
          <w:szCs w:val="20"/>
        </w:rPr>
        <w:t>:</w:t>
      </w:r>
      <w:r w:rsidR="00187272">
        <w:rPr>
          <w:rFonts w:ascii="Times" w:eastAsia="Times" w:hAnsi="Times" w:cs="Times"/>
          <w:color w:val="000000" w:themeColor="text1"/>
          <w:sz w:val="20"/>
          <w:szCs w:val="20"/>
        </w:rPr>
        <w:t xml:space="preserve"> </w:t>
      </w:r>
      <w:proofErr w:type="spellStart"/>
      <w:r w:rsidR="00187272" w:rsidRPr="00B83BE8">
        <w:rPr>
          <w:rFonts w:ascii="Times" w:eastAsia="Times" w:hAnsi="Times" w:cs="Times"/>
          <w:i/>
          <w:color w:val="000000" w:themeColor="text1"/>
          <w:sz w:val="20"/>
          <w:szCs w:val="20"/>
        </w:rPr>
        <w:t>block_timestamp</w:t>
      </w:r>
      <w:proofErr w:type="spellEnd"/>
      <w:r w:rsidR="00187272">
        <w:rPr>
          <w:rFonts w:ascii="Times" w:eastAsia="Times" w:hAnsi="Times" w:cs="Times"/>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input_add</w:t>
      </w:r>
      <w:proofErr w:type="spellEnd"/>
      <w:r w:rsidR="008D19B7" w:rsidRPr="00B83BE8">
        <w:rPr>
          <w:rFonts w:ascii="Times" w:eastAsia="Times" w:hAnsi="Times" w:cs="Times"/>
          <w:i/>
          <w:color w:val="000000" w:themeColor="text1"/>
          <w:sz w:val="20"/>
          <w:szCs w:val="20"/>
        </w:rPr>
        <w:t xml:space="preserve"> ID, </w:t>
      </w:r>
      <w:proofErr w:type="spellStart"/>
      <w:r w:rsidR="008D19B7" w:rsidRPr="00B83BE8">
        <w:rPr>
          <w:rFonts w:ascii="Times" w:eastAsia="Times" w:hAnsi="Times" w:cs="Times"/>
          <w:i/>
          <w:color w:val="000000" w:themeColor="text1"/>
          <w:sz w:val="20"/>
          <w:szCs w:val="20"/>
        </w:rPr>
        <w:t>output_addr</w:t>
      </w:r>
      <w:r w:rsidR="007B2F72" w:rsidRPr="00E50DAC">
        <w:rPr>
          <w:rFonts w:ascii="Times" w:eastAsia="Times" w:hAnsi="Times" w:cs="Times"/>
          <w:i/>
          <w:color w:val="000000" w:themeColor="text1"/>
          <w:sz w:val="20"/>
          <w:szCs w:val="20"/>
        </w:rPr>
        <w:t>ID</w:t>
      </w:r>
      <w:proofErr w:type="spellEnd"/>
      <w:r w:rsidR="00DB3DFE"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block_n_txs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n_inputs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input_sum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output_seq</w:t>
      </w:r>
      <w:proofErr w:type="spellEnd"/>
      <w:r w:rsidR="008D19B7" w:rsidRPr="002205EB">
        <w:rPr>
          <w:rFonts w:ascii="Times" w:eastAsia="Times" w:hAnsi="Times" w:cs="Times"/>
          <w:color w:val="000000" w:themeColor="text1"/>
          <w:sz w:val="20"/>
          <w:szCs w:val="20"/>
        </w:rPr>
        <w:t xml:space="preserve"> and </w:t>
      </w:r>
      <w:proofErr w:type="spellStart"/>
      <w:r w:rsidR="008D19B7" w:rsidRPr="00B83BE8">
        <w:rPr>
          <w:rFonts w:ascii="Times" w:eastAsia="Times" w:hAnsi="Times" w:cs="Times"/>
          <w:i/>
          <w:color w:val="000000" w:themeColor="text1"/>
          <w:sz w:val="20"/>
          <w:szCs w:val="20"/>
        </w:rPr>
        <w:t>input_</w:t>
      </w:r>
      <w:r w:rsidR="008D19B7" w:rsidRPr="00E50DAC">
        <w:rPr>
          <w:rFonts w:ascii="Times" w:eastAsia="Times" w:hAnsi="Times" w:cs="Times"/>
          <w:i/>
          <w:color w:val="000000" w:themeColor="text1"/>
          <w:sz w:val="20"/>
          <w:szCs w:val="20"/>
        </w:rPr>
        <w:t>seq</w:t>
      </w:r>
      <w:proofErr w:type="spellEnd"/>
      <w:r w:rsidR="00135CFE" w:rsidRPr="002205EB">
        <w:rPr>
          <w:rFonts w:ascii="Times" w:eastAsia="Times" w:hAnsi="Times" w:cs="Times"/>
          <w:color w:val="000000" w:themeColor="text1"/>
          <w:sz w:val="20"/>
          <w:szCs w:val="20"/>
        </w:rPr>
        <w:t xml:space="preserve">. </w:t>
      </w:r>
      <w:commentRangeStart w:id="587"/>
      <w:r w:rsidR="00C11833">
        <w:rPr>
          <w:rFonts w:ascii="Times" w:eastAsia="Times" w:hAnsi="Times" w:cs="Times"/>
          <w:color w:val="000000" w:themeColor="text1"/>
          <w:sz w:val="20"/>
          <w:szCs w:val="20"/>
        </w:rPr>
        <w:t xml:space="preserve">We </w:t>
      </w:r>
      <w:del w:id="588" w:author="Daniel Engels" w:date="2018-08-01T14:43:00Z">
        <w:r w:rsidR="003E5EE0" w:rsidDel="00FB7D18">
          <w:rPr>
            <w:rFonts w:ascii="Times" w:eastAsia="Times" w:hAnsi="Times" w:cs="Times"/>
            <w:color w:val="000000" w:themeColor="text1"/>
            <w:sz w:val="20"/>
            <w:szCs w:val="20"/>
          </w:rPr>
          <w:delText>then decide</w:delText>
        </w:r>
        <w:r w:rsidR="00C11833" w:rsidDel="00FB7D18">
          <w:rPr>
            <w:rFonts w:ascii="Times" w:eastAsia="Times" w:hAnsi="Times" w:cs="Times"/>
            <w:color w:val="000000" w:themeColor="text1"/>
            <w:sz w:val="20"/>
            <w:szCs w:val="20"/>
          </w:rPr>
          <w:delText xml:space="preserve"> to run</w:delText>
        </w:r>
      </w:del>
      <w:ins w:id="589" w:author="Daniel Engels" w:date="2018-08-01T14:43:00Z">
        <w:r w:rsidR="00FB7D18">
          <w:rPr>
            <w:rFonts w:ascii="Times" w:eastAsia="Times" w:hAnsi="Times" w:cs="Times"/>
            <w:color w:val="000000" w:themeColor="text1"/>
            <w:sz w:val="20"/>
            <w:szCs w:val="20"/>
          </w:rPr>
          <w:t>ran</w:t>
        </w:r>
      </w:ins>
      <w:r w:rsidR="00C11833">
        <w:rPr>
          <w:rFonts w:ascii="Times" w:eastAsia="Times" w:hAnsi="Times" w:cs="Times"/>
          <w:color w:val="000000" w:themeColor="text1"/>
          <w:sz w:val="20"/>
          <w:szCs w:val="20"/>
        </w:rPr>
        <w:t xml:space="preserve"> a reduce</w:t>
      </w:r>
      <w:r w:rsidR="0018191B">
        <w:rPr>
          <w:rFonts w:ascii="Times" w:eastAsia="Times" w:hAnsi="Times" w:cs="Times"/>
          <w:color w:val="000000" w:themeColor="text1"/>
          <w:sz w:val="20"/>
          <w:szCs w:val="20"/>
        </w:rPr>
        <w:t>d</w:t>
      </w:r>
      <w:r w:rsidR="00C11833">
        <w:rPr>
          <w:rFonts w:ascii="Times" w:eastAsia="Times" w:hAnsi="Times" w:cs="Times"/>
          <w:color w:val="000000" w:themeColor="text1"/>
          <w:sz w:val="20"/>
          <w:szCs w:val="20"/>
        </w:rPr>
        <w:t xml:space="preserve"> Random Forest mo</w:t>
      </w:r>
      <w:r w:rsidR="0076348C">
        <w:rPr>
          <w:rFonts w:ascii="Times" w:eastAsia="Times" w:hAnsi="Times" w:cs="Times"/>
          <w:color w:val="000000" w:themeColor="text1"/>
          <w:sz w:val="20"/>
          <w:szCs w:val="20"/>
        </w:rPr>
        <w:t>del based on the top 8 features</w:t>
      </w:r>
      <w:r w:rsidR="003E5EE0">
        <w:rPr>
          <w:rFonts w:ascii="Times" w:eastAsia="Times" w:hAnsi="Times" w:cs="Times"/>
          <w:color w:val="000000" w:themeColor="text1"/>
          <w:sz w:val="20"/>
          <w:szCs w:val="20"/>
        </w:rPr>
        <w:t xml:space="preserve">. </w:t>
      </w:r>
      <w:commentRangeEnd w:id="587"/>
      <w:r w:rsidR="00167614">
        <w:rPr>
          <w:rStyle w:val="CommentReference"/>
          <w:rFonts w:ascii="Times" w:eastAsia="PMingLiU" w:hAnsi="Times"/>
          <w:lang w:eastAsia="de-DE"/>
        </w:rPr>
        <w:commentReference w:id="587"/>
      </w:r>
      <w:r w:rsidR="00B56331">
        <w:rPr>
          <w:rFonts w:ascii="Times" w:eastAsia="Times" w:hAnsi="Times" w:cs="Times"/>
          <w:color w:val="000000" w:themeColor="text1"/>
          <w:sz w:val="20"/>
          <w:szCs w:val="20"/>
        </w:rPr>
        <w:t>Variables related to address ID’s are dropped from the model as they are only used as identifiers</w:t>
      </w:r>
      <w:r w:rsidR="00B56331" w:rsidRPr="002205EB">
        <w:rPr>
          <w:rFonts w:ascii="Times" w:eastAsia="Times" w:hAnsi="Times" w:cs="Times"/>
          <w:color w:val="000000" w:themeColor="text1"/>
          <w:sz w:val="20"/>
          <w:szCs w:val="20"/>
        </w:rPr>
        <w:t>.</w:t>
      </w:r>
      <w:r w:rsidR="002C09A6">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.3</w:t>
      </w:r>
      <w:r w:rsidR="004F6A14" w:rsidRPr="002205EB">
        <w:rPr>
          <w:rFonts w:ascii="Times" w:eastAsia="Times" w:hAnsi="Times" w:cs="Times"/>
          <w:color w:val="000000" w:themeColor="text1"/>
          <w:sz w:val="20"/>
          <w:szCs w:val="20"/>
        </w:rPr>
        <w:t xml:space="preserve"> displays the Random Forest metrics for the </w:t>
      </w:r>
      <w:r w:rsidR="00AB4413" w:rsidRPr="002205EB">
        <w:rPr>
          <w:rFonts w:ascii="Times" w:eastAsia="Times" w:hAnsi="Times" w:cs="Times"/>
          <w:color w:val="000000" w:themeColor="text1"/>
          <w:sz w:val="20"/>
          <w:szCs w:val="20"/>
        </w:rPr>
        <w:t>second</w:t>
      </w:r>
      <w:r w:rsidR="004F6A14" w:rsidRPr="002205EB">
        <w:rPr>
          <w:rFonts w:ascii="Times" w:eastAsia="Times" w:hAnsi="Times" w:cs="Times"/>
          <w:color w:val="000000" w:themeColor="text1"/>
          <w:sz w:val="20"/>
          <w:szCs w:val="20"/>
        </w:rPr>
        <w:t xml:space="preserve"> model. </w:t>
      </w:r>
      <w:r w:rsidR="00C93CCF" w:rsidRPr="002205EB">
        <w:rPr>
          <w:rFonts w:ascii="Times" w:eastAsia="Times" w:hAnsi="Times" w:cs="Times"/>
          <w:color w:val="000000" w:themeColor="text1"/>
          <w:sz w:val="20"/>
          <w:szCs w:val="20"/>
        </w:rPr>
        <w:t>This model has a classification accuracy of 100%</w:t>
      </w:r>
      <w:r w:rsidR="00C93CCF">
        <w:rPr>
          <w:rFonts w:ascii="Times" w:eastAsia="Times" w:hAnsi="Times" w:cs="Times"/>
          <w:color w:val="000000" w:themeColor="text1"/>
          <w:sz w:val="20"/>
          <w:szCs w:val="20"/>
        </w:rPr>
        <w:t xml:space="preserve">, </w:t>
      </w:r>
      <w:commentRangeStart w:id="590"/>
      <w:r w:rsidR="00C93CCF" w:rsidRPr="002205EB">
        <w:rPr>
          <w:rFonts w:ascii="Times" w:eastAsia="Times" w:hAnsi="Times" w:cs="Times"/>
          <w:color w:val="000000" w:themeColor="text1"/>
          <w:sz w:val="20"/>
          <w:szCs w:val="20"/>
        </w:rPr>
        <w:t xml:space="preserve">as shown in </w:t>
      </w:r>
      <w:commentRangeEnd w:id="590"/>
      <w:r w:rsidR="00C4177F">
        <w:rPr>
          <w:rStyle w:val="CommentReference"/>
          <w:rFonts w:ascii="Times" w:eastAsia="PMingLiU" w:hAnsi="Times"/>
          <w:lang w:eastAsia="de-DE"/>
        </w:rPr>
        <w:commentReference w:id="590"/>
      </w:r>
      <w:r w:rsidR="00C93CCF" w:rsidRPr="002205EB">
        <w:rPr>
          <w:rFonts w:ascii="Times" w:eastAsia="Times" w:hAnsi="Times" w:cs="Times"/>
          <w:color w:val="000000" w:themeColor="text1"/>
          <w:sz w:val="20"/>
          <w:szCs w:val="20"/>
        </w:rPr>
        <w:t>Table</w:t>
      </w:r>
      <w:r w:rsidR="00C93CCF">
        <w:rPr>
          <w:rFonts w:ascii="Times" w:eastAsia="Times" w:hAnsi="Times" w:cs="Times"/>
          <w:color w:val="000000" w:themeColor="text1"/>
          <w:sz w:val="20"/>
          <w:szCs w:val="20"/>
        </w:rPr>
        <w:t>s</w:t>
      </w:r>
      <w:r w:rsidR="00C93CCF" w:rsidRPr="002205EB">
        <w:rPr>
          <w:rFonts w:ascii="Times" w:eastAsia="Times" w:hAnsi="Times" w:cs="Times"/>
          <w:color w:val="000000" w:themeColor="text1"/>
          <w:sz w:val="20"/>
          <w:szCs w:val="20"/>
        </w:rPr>
        <w:t xml:space="preserve"> </w:t>
      </w:r>
      <w:r w:rsidR="00C93CCF">
        <w:rPr>
          <w:rFonts w:ascii="Times" w:eastAsia="Times" w:hAnsi="Times" w:cs="Times"/>
          <w:color w:val="000000" w:themeColor="text1"/>
          <w:sz w:val="20"/>
          <w:szCs w:val="20"/>
        </w:rPr>
        <w:t>7</w:t>
      </w:r>
      <w:r w:rsidR="003C6166">
        <w:rPr>
          <w:rFonts w:ascii="Times" w:eastAsia="Times" w:hAnsi="Times" w:cs="Times"/>
          <w:color w:val="000000" w:themeColor="text1"/>
          <w:sz w:val="20"/>
          <w:szCs w:val="20"/>
        </w:rPr>
        <w:t>.3 and 7.4</w:t>
      </w:r>
      <w:r w:rsidR="00C93CCF">
        <w:rPr>
          <w:rFonts w:ascii="Times" w:eastAsia="Times" w:hAnsi="Times" w:cs="Times"/>
          <w:color w:val="000000" w:themeColor="text1"/>
          <w:sz w:val="20"/>
          <w:szCs w:val="20"/>
        </w:rPr>
        <w:t>.</w:t>
      </w:r>
    </w:p>
    <w:p w14:paraId="43F7D685" w14:textId="77777777" w:rsidR="00B729BF" w:rsidRPr="002205EB" w:rsidRDefault="00B729BF" w:rsidP="00B729BF">
      <w:pPr>
        <w:rPr>
          <w:rFonts w:ascii="Times" w:eastAsia="Times" w:hAnsi="Times"/>
          <w:color w:val="000000" w:themeColor="text1"/>
          <w:sz w:val="20"/>
          <w:szCs w:val="20"/>
        </w:rPr>
      </w:pPr>
    </w:p>
    <w:p w14:paraId="7606BC86" w14:textId="1950D1BF" w:rsidR="005E4A4A" w:rsidRPr="002205EB" w:rsidRDefault="00B51D97" w:rsidP="005E4A4A">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metrics</w:t>
      </w:r>
    </w:p>
    <w:p w14:paraId="50E100F5" w14:textId="77777777" w:rsidR="00B80EF7" w:rsidRPr="002205EB" w:rsidRDefault="00B80EF7" w:rsidP="00072418">
      <w:pPr>
        <w:rPr>
          <w:rFonts w:ascii="Times" w:eastAsia="Times" w:hAnsi="Times" w:cs="Times"/>
          <w:color w:val="000000" w:themeColor="text1"/>
        </w:rPr>
      </w:pPr>
    </w:p>
    <w:tbl>
      <w:tblPr>
        <w:tblpPr w:leftFromText="180" w:rightFromText="180" w:vertAnchor="text" w:horzAnchor="margin" w:tblpXSpec="center" w:tblpY="58"/>
        <w:tblW w:w="4294" w:type="pct"/>
        <w:tblLayout w:type="fixed"/>
        <w:tblLook w:val="0000" w:firstRow="0" w:lastRow="0" w:firstColumn="0" w:lastColumn="0" w:noHBand="0" w:noVBand="0"/>
      </w:tblPr>
      <w:tblGrid>
        <w:gridCol w:w="1169"/>
        <w:gridCol w:w="1352"/>
        <w:gridCol w:w="1170"/>
        <w:gridCol w:w="1170"/>
        <w:gridCol w:w="1079"/>
      </w:tblGrid>
      <w:tr w:rsidR="00B51D97" w:rsidRPr="002205EB" w14:paraId="59044032" w14:textId="77777777" w:rsidTr="00EB5731">
        <w:trPr>
          <w:trHeight w:val="241"/>
        </w:trPr>
        <w:tc>
          <w:tcPr>
            <w:tcW w:w="984" w:type="pct"/>
            <w:tcBorders>
              <w:top w:val="single" w:sz="12" w:space="0" w:color="000000" w:themeColor="text1"/>
              <w:bottom w:val="single" w:sz="6" w:space="0" w:color="000000" w:themeColor="text1"/>
            </w:tcBorders>
          </w:tcPr>
          <w:p w14:paraId="5BA45B85" w14:textId="77777777" w:rsidR="00B51D97" w:rsidRPr="002205EB" w:rsidRDefault="00B51D97" w:rsidP="00B51D97">
            <w:pPr>
              <w:rPr>
                <w:rFonts w:ascii="Times" w:hAnsi="Times"/>
                <w:sz w:val="18"/>
                <w:szCs w:val="18"/>
              </w:rPr>
            </w:pPr>
          </w:p>
        </w:tc>
        <w:tc>
          <w:tcPr>
            <w:tcW w:w="1138" w:type="pct"/>
            <w:tcBorders>
              <w:top w:val="single" w:sz="12" w:space="0" w:color="000000" w:themeColor="text1"/>
              <w:bottom w:val="single" w:sz="6" w:space="0" w:color="000000" w:themeColor="text1"/>
            </w:tcBorders>
          </w:tcPr>
          <w:p w14:paraId="4B57EBD6"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06FF478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0A672D1B"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333A275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Support</w:t>
            </w:r>
          </w:p>
        </w:tc>
      </w:tr>
      <w:tr w:rsidR="00B51D97" w:rsidRPr="002205EB" w14:paraId="400177F0" w14:textId="77777777" w:rsidTr="000B03F0">
        <w:trPr>
          <w:trHeight w:val="223"/>
        </w:trPr>
        <w:tc>
          <w:tcPr>
            <w:tcW w:w="984" w:type="pct"/>
          </w:tcPr>
          <w:p w14:paraId="131FA737"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138" w:type="pct"/>
          </w:tcPr>
          <w:p w14:paraId="405EB5C8"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0C709A7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6E294C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D72966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B51D97" w:rsidRPr="002205EB" w14:paraId="5C3809E6" w14:textId="77777777" w:rsidTr="000B03F0">
        <w:trPr>
          <w:trHeight w:val="223"/>
        </w:trPr>
        <w:tc>
          <w:tcPr>
            <w:tcW w:w="984" w:type="pct"/>
          </w:tcPr>
          <w:p w14:paraId="13630FB3"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1</w:t>
            </w:r>
          </w:p>
        </w:tc>
        <w:tc>
          <w:tcPr>
            <w:tcW w:w="1138" w:type="pct"/>
          </w:tcPr>
          <w:p w14:paraId="5A5E13E0"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2D6E03"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77E249A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F312A7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B51D97" w:rsidRPr="002205EB" w14:paraId="69F53E68" w14:textId="77777777" w:rsidTr="000B03F0">
        <w:trPr>
          <w:trHeight w:val="223"/>
        </w:trPr>
        <w:tc>
          <w:tcPr>
            <w:tcW w:w="984" w:type="pct"/>
          </w:tcPr>
          <w:p w14:paraId="6CE0AC7F"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02466C37"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2B238F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6A415F42"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68F068E6"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B51D97" w:rsidRPr="002205EB" w14:paraId="6B4F66BD" w14:textId="77777777" w:rsidTr="00EB5731">
        <w:trPr>
          <w:trHeight w:val="223"/>
        </w:trPr>
        <w:tc>
          <w:tcPr>
            <w:tcW w:w="984" w:type="pct"/>
            <w:tcBorders>
              <w:bottom w:val="single" w:sz="12" w:space="0" w:color="000000" w:themeColor="text1"/>
            </w:tcBorders>
          </w:tcPr>
          <w:p w14:paraId="0068097B"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3240642A" w14:textId="77777777" w:rsidR="00B51D97" w:rsidRPr="00EB5731" w:rsidDel="0087685C" w:rsidRDefault="00B51D97" w:rsidP="00B51D9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r>
    </w:tbl>
    <w:p w14:paraId="11073A97" w14:textId="67DC143E" w:rsidR="00D73B6B" w:rsidRPr="002205EB" w:rsidRDefault="00D73B6B" w:rsidP="00072418">
      <w:pPr>
        <w:framePr w:hSpace="180" w:wrap="around" w:vAnchor="page" w:hAnchor="margin" w:y="10681"/>
        <w:rPr>
          <w:rFonts w:ascii="Times" w:eastAsia="Times" w:hAnsi="Times" w:cs="Times"/>
          <w:color w:val="000000" w:themeColor="text1"/>
        </w:rPr>
      </w:pPr>
    </w:p>
    <w:p w14:paraId="5730261D" w14:textId="77777777" w:rsidR="00002FA4" w:rsidRPr="002205EB" w:rsidRDefault="00002FA4" w:rsidP="00072418">
      <w:pPr>
        <w:rPr>
          <w:rFonts w:ascii="Times" w:eastAsia="Times" w:hAnsi="Times" w:cs="Times"/>
          <w:color w:val="000000" w:themeColor="text1"/>
        </w:rPr>
      </w:pPr>
    </w:p>
    <w:tbl>
      <w:tblPr>
        <w:tblpPr w:leftFromText="180" w:rightFromText="180" w:vertAnchor="text" w:horzAnchor="margin" w:tblpXSpec="center" w:tblpY="847"/>
        <w:tblW w:w="2667" w:type="pct"/>
        <w:tblLayout w:type="fixed"/>
        <w:tblLook w:val="0000" w:firstRow="0" w:lastRow="0" w:firstColumn="0" w:lastColumn="0" w:noHBand="0" w:noVBand="0"/>
      </w:tblPr>
      <w:tblGrid>
        <w:gridCol w:w="1079"/>
        <w:gridCol w:w="1351"/>
        <w:gridCol w:w="1260"/>
      </w:tblGrid>
      <w:tr w:rsidR="00B51D97" w:rsidRPr="002205EB" w14:paraId="7B8CDE2D" w14:textId="77777777" w:rsidTr="00EB5731">
        <w:trPr>
          <w:trHeight w:val="241"/>
        </w:trPr>
        <w:tc>
          <w:tcPr>
            <w:tcW w:w="1462" w:type="pct"/>
            <w:tcBorders>
              <w:top w:val="single" w:sz="12" w:space="0" w:color="000000" w:themeColor="text1"/>
              <w:bottom w:val="single" w:sz="6" w:space="0" w:color="000000" w:themeColor="text1"/>
            </w:tcBorders>
          </w:tcPr>
          <w:p w14:paraId="244B05CA" w14:textId="77777777" w:rsidR="00B51D97" w:rsidRPr="002205EB" w:rsidRDefault="00B51D97" w:rsidP="00B51D97">
            <w:pPr>
              <w:rPr>
                <w:rFonts w:ascii="Times" w:hAnsi="Times"/>
                <w:sz w:val="18"/>
                <w:szCs w:val="18"/>
              </w:rPr>
            </w:pPr>
          </w:p>
        </w:tc>
        <w:tc>
          <w:tcPr>
            <w:tcW w:w="1831" w:type="pct"/>
            <w:tcBorders>
              <w:top w:val="single" w:sz="12" w:space="0" w:color="000000" w:themeColor="text1"/>
              <w:bottom w:val="single" w:sz="6" w:space="0" w:color="000000" w:themeColor="text1"/>
            </w:tcBorders>
          </w:tcPr>
          <w:p w14:paraId="6D29DEC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7A53CA82"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1</w:t>
            </w:r>
          </w:p>
        </w:tc>
      </w:tr>
      <w:tr w:rsidR="00B51D97" w:rsidRPr="002205EB" w14:paraId="14077B4A" w14:textId="77777777" w:rsidTr="007B652E">
        <w:trPr>
          <w:trHeight w:val="223"/>
        </w:trPr>
        <w:tc>
          <w:tcPr>
            <w:tcW w:w="1462" w:type="pct"/>
          </w:tcPr>
          <w:p w14:paraId="6634556A"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00BDA11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05D9EA8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B51D97" w:rsidRPr="002205EB" w14:paraId="5C6CAE5C" w14:textId="77777777" w:rsidTr="004A11E9">
        <w:trPr>
          <w:trHeight w:val="223"/>
        </w:trPr>
        <w:tc>
          <w:tcPr>
            <w:tcW w:w="1462" w:type="pct"/>
            <w:tcBorders>
              <w:bottom w:val="single" w:sz="18" w:space="0" w:color="auto"/>
            </w:tcBorders>
          </w:tcPr>
          <w:p w14:paraId="7E118BF8"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0233B1F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43F5355" w14:textId="77777777" w:rsidR="00B51D97" w:rsidRPr="007B652E" w:rsidRDefault="00B51D97" w:rsidP="00B51D97">
            <w:pPr>
              <w:rPr>
                <w:rFonts w:ascii="Times" w:eastAsia="Times" w:hAnsi="Times" w:cs="Times"/>
                <w:sz w:val="18"/>
                <w:szCs w:val="18"/>
              </w:rPr>
            </w:pPr>
            <w:r w:rsidRPr="002205EB">
              <w:rPr>
                <w:rFonts w:ascii="Times" w:eastAsia="Times" w:hAnsi="Times" w:cs="Times"/>
                <w:sz w:val="18"/>
                <w:szCs w:val="18"/>
              </w:rPr>
              <w:t>429</w:t>
            </w:r>
          </w:p>
        </w:tc>
      </w:tr>
    </w:tbl>
    <w:p w14:paraId="7B0749C2" w14:textId="77777777" w:rsidR="007568F4" w:rsidRPr="002205EB" w:rsidRDefault="007568F4" w:rsidP="00072418">
      <w:pPr>
        <w:rPr>
          <w:rFonts w:ascii="Times" w:eastAsia="Times" w:hAnsi="Times" w:cs="Times"/>
          <w:color w:val="000000" w:themeColor="text1"/>
        </w:rPr>
      </w:pPr>
    </w:p>
    <w:p w14:paraId="68DBB330" w14:textId="4F6EE4D2" w:rsidR="00B51D97" w:rsidRPr="002205EB" w:rsidRDefault="00B51D97" w:rsidP="00B51D97">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confusion matrix.</w:t>
      </w:r>
    </w:p>
    <w:p w14:paraId="36D602E5" w14:textId="0CD0DF40" w:rsidR="004F3A48" w:rsidRPr="002205EB" w:rsidRDefault="004F3A48" w:rsidP="004F3A48">
      <w:pPr>
        <w:rPr>
          <w:rFonts w:ascii="Times" w:eastAsia="Times" w:hAnsi="Times" w:cs="Times"/>
          <w:color w:val="000000" w:themeColor="text1"/>
        </w:rPr>
      </w:pPr>
    </w:p>
    <w:p w14:paraId="4DCB75B5" w14:textId="77777777" w:rsidR="002B3755" w:rsidRDefault="002B3755" w:rsidP="00072418">
      <w:pPr>
        <w:rPr>
          <w:rFonts w:ascii="Times" w:eastAsia="Times" w:hAnsi="Times" w:cs="Times"/>
          <w:color w:val="000000" w:themeColor="text1"/>
        </w:rPr>
      </w:pPr>
    </w:p>
    <w:p w14:paraId="684C7FCE" w14:textId="77777777" w:rsidR="002C09A6" w:rsidRDefault="002C09A6" w:rsidP="00072418">
      <w:pPr>
        <w:rPr>
          <w:rFonts w:ascii="Times" w:eastAsia="Times" w:hAnsi="Times" w:cs="Times"/>
          <w:color w:val="000000" w:themeColor="text1"/>
        </w:rPr>
      </w:pPr>
    </w:p>
    <w:p w14:paraId="5877167C" w14:textId="77777777" w:rsidR="00002FA4" w:rsidRDefault="00002FA4" w:rsidP="00072418">
      <w:pPr>
        <w:rPr>
          <w:rFonts w:ascii="Times" w:eastAsia="Times" w:hAnsi="Times" w:cs="Times"/>
          <w:color w:val="000000" w:themeColor="text1"/>
        </w:rPr>
      </w:pPr>
    </w:p>
    <w:p w14:paraId="6E216A4D" w14:textId="77777777" w:rsidR="00002FA4" w:rsidRPr="002205EB" w:rsidRDefault="00002FA4" w:rsidP="00072418">
      <w:pPr>
        <w:rPr>
          <w:rFonts w:ascii="Times" w:eastAsia="Times" w:hAnsi="Times" w:cs="Times"/>
          <w:color w:val="000000" w:themeColor="text1"/>
        </w:rPr>
      </w:pPr>
    </w:p>
    <w:p w14:paraId="58574917" w14:textId="4862047D" w:rsidR="00AC44CB" w:rsidRPr="002205EB" w:rsidRDefault="00AC44CB" w:rsidP="00AC44CB">
      <w:pPr>
        <w:jc w:val="center"/>
        <w:rPr>
          <w:rFonts w:ascii="Times" w:eastAsia="Times" w:hAnsi="Times" w:cs="Times"/>
          <w:color w:val="000000" w:themeColor="text1"/>
        </w:rPr>
      </w:pPr>
      <w:r w:rsidRPr="002205EB">
        <w:rPr>
          <w:rFonts w:ascii="Times" w:eastAsia="Times" w:hAnsi="Times" w:cs="Times"/>
          <w:noProof/>
          <w:color w:val="000000" w:themeColor="text1"/>
        </w:rPr>
        <w:lastRenderedPageBreak/>
        <w:drawing>
          <wp:inline distT="0" distB="0" distL="0" distR="0" wp14:anchorId="125A93C9" wp14:editId="5BDBAD35">
            <wp:extent cx="4074794" cy="2257425"/>
            <wp:effectExtent l="19050" t="19050" r="215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08 at 11.13.3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8441" cy="2264985"/>
                    </a:xfrm>
                    <a:prstGeom prst="rect">
                      <a:avLst/>
                    </a:prstGeom>
                    <a:ln>
                      <a:solidFill>
                        <a:schemeClr val="tx1"/>
                      </a:solidFill>
                    </a:ln>
                  </pic:spPr>
                </pic:pic>
              </a:graphicData>
            </a:graphic>
          </wp:inline>
        </w:drawing>
      </w:r>
    </w:p>
    <w:p w14:paraId="6A78172F" w14:textId="77777777" w:rsidR="00614AC4" w:rsidRPr="002205EB" w:rsidRDefault="00614AC4" w:rsidP="00FC60B2">
      <w:pPr>
        <w:jc w:val="center"/>
        <w:rPr>
          <w:rFonts w:ascii="Times" w:hAnsi="Times"/>
          <w:b/>
          <w:bCs/>
          <w:sz w:val="18"/>
          <w:szCs w:val="18"/>
        </w:rPr>
      </w:pPr>
    </w:p>
    <w:p w14:paraId="10E05C5A" w14:textId="6D6325A5" w:rsidR="00FC60B2" w:rsidRPr="002205EB" w:rsidRDefault="00FC60B2" w:rsidP="00FC60B2">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2C09A6" w:rsidRPr="002205EB">
        <w:rPr>
          <w:rFonts w:ascii="Times" w:eastAsia="Times" w:hAnsi="Times" w:cs="Times"/>
          <w:color w:val="000000" w:themeColor="text1"/>
          <w:sz w:val="18"/>
          <w:szCs w:val="18"/>
        </w:rPr>
        <w:t xml:space="preserve">Random Forest </w:t>
      </w:r>
      <w:r w:rsidR="002C09A6">
        <w:rPr>
          <w:rFonts w:ascii="Times" w:eastAsia="Times" w:hAnsi="Times" w:cs="Times"/>
          <w:color w:val="000000" w:themeColor="text1"/>
          <w:sz w:val="18"/>
          <w:szCs w:val="18"/>
        </w:rPr>
        <w:t>second</w:t>
      </w:r>
      <w:r w:rsidR="00420A48">
        <w:rPr>
          <w:rFonts w:ascii="Times" w:eastAsia="Times" w:hAnsi="Times" w:cs="Times"/>
          <w:color w:val="000000" w:themeColor="text1"/>
          <w:sz w:val="18"/>
          <w:szCs w:val="18"/>
        </w:rPr>
        <w:t xml:space="preserve"> model</w:t>
      </w:r>
      <w:r w:rsidR="002C09A6" w:rsidRPr="002205EB">
        <w:rPr>
          <w:rFonts w:ascii="Times" w:eastAsia="Times" w:hAnsi="Times" w:cs="Times"/>
          <w:color w:val="000000" w:themeColor="text1"/>
          <w:sz w:val="18"/>
          <w:szCs w:val="18"/>
        </w:rPr>
        <w:t xml:space="preserve"> feature importanc</w:t>
      </w:r>
      <w:r w:rsidR="002C09A6">
        <w:rPr>
          <w:rFonts w:ascii="Times" w:eastAsia="Times" w:hAnsi="Times" w:cs="Times"/>
          <w:color w:val="000000" w:themeColor="text1"/>
          <w:sz w:val="18"/>
          <w:szCs w:val="18"/>
        </w:rPr>
        <w:t>e</w:t>
      </w:r>
    </w:p>
    <w:p w14:paraId="1F873EE8" w14:textId="77777777" w:rsidR="00AC44CB" w:rsidRPr="002205EB" w:rsidRDefault="00AC44CB" w:rsidP="00072418">
      <w:pPr>
        <w:rPr>
          <w:rFonts w:ascii="Times" w:eastAsia="Times" w:hAnsi="Times" w:cs="Times"/>
          <w:color w:val="000000" w:themeColor="text1"/>
        </w:rPr>
      </w:pPr>
    </w:p>
    <w:p w14:paraId="4B509B9D" w14:textId="50F99C8F" w:rsidR="00FC60B2" w:rsidRPr="002205EB" w:rsidRDefault="00AE2B74" w:rsidP="001B015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w:t>
      </w:r>
      <w:r w:rsidR="00FC60B2" w:rsidRPr="002205EB">
        <w:rPr>
          <w:rFonts w:ascii="Times" w:eastAsia="Times" w:hAnsi="Times" w:cs="Times"/>
          <w:color w:val="000000" w:themeColor="text1"/>
          <w:sz w:val="20"/>
          <w:szCs w:val="20"/>
        </w:rPr>
        <w:t xml:space="preserve"> important features (variables) are displayed</w:t>
      </w:r>
      <w:r w:rsidRPr="002205EB">
        <w:rPr>
          <w:rFonts w:ascii="Times" w:eastAsia="Times" w:hAnsi="Times" w:cs="Times"/>
          <w:color w:val="000000" w:themeColor="text1"/>
          <w:sz w:val="20"/>
          <w:szCs w:val="20"/>
        </w:rPr>
        <w:t xml:space="preserve">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.2</w:t>
      </w:r>
      <w:r w:rsidR="00FC60B2"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for the second model</w:t>
      </w:r>
      <w:r w:rsidR="00FC60B2" w:rsidRPr="002205EB">
        <w:rPr>
          <w:rFonts w:ascii="Times" w:eastAsia="Times" w:hAnsi="Times" w:cs="Times"/>
          <w:color w:val="000000" w:themeColor="text1"/>
          <w:sz w:val="20"/>
          <w:szCs w:val="20"/>
        </w:rPr>
        <w:t xml:space="preserve">. The variables </w:t>
      </w:r>
      <w:proofErr w:type="spellStart"/>
      <w:r w:rsidR="00FC60B2" w:rsidRPr="00B83BE8">
        <w:rPr>
          <w:rFonts w:ascii="Times" w:eastAsia="Times" w:hAnsi="Times" w:cs="Times"/>
          <w:i/>
          <w:color w:val="000000" w:themeColor="text1"/>
          <w:sz w:val="20"/>
          <w:szCs w:val="20"/>
        </w:rPr>
        <w:t>block</w:t>
      </w:r>
      <w:r w:rsidR="008D19B7">
        <w:rPr>
          <w:rFonts w:ascii="Times" w:eastAsia="Times" w:hAnsi="Times" w:cs="Times"/>
          <w:color w:val="000000" w:themeColor="text1"/>
          <w:sz w:val="20"/>
          <w:szCs w:val="20"/>
        </w:rPr>
        <w:t>_</w:t>
      </w:r>
      <w:r w:rsidR="00FC60B2" w:rsidRPr="00B83BE8">
        <w:rPr>
          <w:rFonts w:ascii="Times" w:eastAsia="Times" w:hAnsi="Times" w:cs="Times"/>
          <w:i/>
          <w:color w:val="000000" w:themeColor="text1"/>
          <w:sz w:val="20"/>
          <w:szCs w:val="20"/>
        </w:rPr>
        <w:t>timestamp</w:t>
      </w:r>
      <w:proofErr w:type="spellEnd"/>
      <w:r w:rsidR="00FC60B2" w:rsidRPr="00B83BE8">
        <w:rPr>
          <w:rFonts w:ascii="Times" w:eastAsia="Times" w:hAnsi="Times" w:cs="Times"/>
          <w:i/>
          <w:color w:val="000000" w:themeColor="text1"/>
          <w:sz w:val="20"/>
          <w:szCs w:val="20"/>
        </w:rPr>
        <w:t xml:space="preserve">, </w:t>
      </w:r>
      <w:proofErr w:type="spellStart"/>
      <w:r w:rsidR="00B83B95" w:rsidRPr="00E50DAC">
        <w:rPr>
          <w:rFonts w:ascii="Times" w:eastAsia="Times" w:hAnsi="Times" w:cs="Times"/>
          <w:i/>
          <w:color w:val="000000" w:themeColor="text1"/>
          <w:sz w:val="20"/>
          <w:szCs w:val="20"/>
        </w:rPr>
        <w:t>block_n_txs</w:t>
      </w:r>
      <w:proofErr w:type="spellEnd"/>
      <w:r w:rsidR="00FC60B2"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n_inputs</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input_sum</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output_</w:t>
      </w:r>
      <w:r w:rsidR="00FC60B2" w:rsidRPr="00BF6A55">
        <w:rPr>
          <w:rFonts w:ascii="Times" w:eastAsia="Times" w:hAnsi="Times" w:cs="Times"/>
          <w:i/>
          <w:color w:val="000000" w:themeColor="text1"/>
          <w:sz w:val="20"/>
          <w:szCs w:val="20"/>
        </w:rPr>
        <w:t>sum</w:t>
      </w:r>
      <w:proofErr w:type="spellEnd"/>
      <w:r w:rsidR="00FC60B2"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w:t>
      </w:r>
      <w:r w:rsidR="009548CF" w:rsidRPr="00BF6A55">
        <w:rPr>
          <w:rFonts w:ascii="Times" w:eastAsia="Times" w:hAnsi="Times" w:cs="Times"/>
          <w:i/>
          <w:color w:val="000000" w:themeColor="text1"/>
          <w:sz w:val="20"/>
          <w:szCs w:val="20"/>
        </w:rPr>
        <w:t>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w:t>
      </w:r>
      <w:r w:rsidR="00101EEB" w:rsidRPr="00BF6A55">
        <w:rPr>
          <w:rFonts w:ascii="Times" w:eastAsia="Times" w:hAnsi="Times" w:cs="Times"/>
          <w:i/>
          <w:color w:val="000000" w:themeColor="text1"/>
          <w:sz w:val="20"/>
          <w:szCs w:val="20"/>
        </w:rPr>
        <w:t>seq</w:t>
      </w:r>
      <w:proofErr w:type="spellEnd"/>
      <w:r w:rsidR="00101EEB" w:rsidRPr="002205EB">
        <w:rPr>
          <w:rFonts w:ascii="Times" w:eastAsia="Times" w:hAnsi="Times" w:cs="Times"/>
          <w:color w:val="000000" w:themeColor="text1"/>
          <w:sz w:val="20"/>
          <w:szCs w:val="20"/>
        </w:rPr>
        <w:t xml:space="preserve"> </w:t>
      </w:r>
      <w:r w:rsidR="00FC60B2" w:rsidRPr="002205EB">
        <w:rPr>
          <w:rFonts w:ascii="Times" w:eastAsia="Times" w:hAnsi="Times" w:cs="Times"/>
          <w:color w:val="000000" w:themeColor="text1"/>
          <w:sz w:val="20"/>
          <w:szCs w:val="20"/>
        </w:rPr>
        <w:t xml:space="preserve">and </w:t>
      </w:r>
      <w:proofErr w:type="spellStart"/>
      <w:r w:rsidR="008D19B7" w:rsidRPr="00B83BE8">
        <w:rPr>
          <w:rFonts w:ascii="Times" w:eastAsia="Times" w:hAnsi="Times" w:cs="Times"/>
          <w:i/>
          <w:color w:val="000000" w:themeColor="text1"/>
          <w:sz w:val="20"/>
          <w:szCs w:val="20"/>
        </w:rPr>
        <w:t>input_</w:t>
      </w:r>
      <w:r w:rsidR="00FC60B2" w:rsidRPr="00E50DAC">
        <w:rPr>
          <w:rFonts w:ascii="Times" w:eastAsia="Times" w:hAnsi="Times" w:cs="Times"/>
          <w:i/>
          <w:color w:val="000000" w:themeColor="text1"/>
          <w:sz w:val="20"/>
          <w:szCs w:val="20"/>
        </w:rPr>
        <w:t>seq</w:t>
      </w:r>
      <w:proofErr w:type="spellEnd"/>
      <w:r w:rsidR="00B83B95">
        <w:rPr>
          <w:rFonts w:ascii="Times" w:eastAsia="Times" w:hAnsi="Times" w:cs="Times"/>
          <w:color w:val="000000" w:themeColor="text1"/>
          <w:sz w:val="20"/>
          <w:szCs w:val="20"/>
        </w:rPr>
        <w:t xml:space="preserve">. </w:t>
      </w:r>
      <w:r w:rsidR="00101EEB" w:rsidRPr="002205EB">
        <w:rPr>
          <w:rFonts w:ascii="Times" w:eastAsia="Times" w:hAnsi="Times" w:cs="Times"/>
          <w:color w:val="000000" w:themeColor="text1"/>
          <w:sz w:val="20"/>
          <w:szCs w:val="20"/>
        </w:rPr>
        <w:t xml:space="preserve">Since the model </w:t>
      </w:r>
      <w:commentRangeStart w:id="591"/>
      <w:r w:rsidR="00101EEB" w:rsidRPr="002205EB">
        <w:rPr>
          <w:rFonts w:ascii="Times" w:eastAsia="Times" w:hAnsi="Times" w:cs="Times"/>
          <w:color w:val="000000" w:themeColor="text1"/>
          <w:sz w:val="20"/>
          <w:szCs w:val="20"/>
        </w:rPr>
        <w:t>continues to be overfitted</w:t>
      </w:r>
      <w:commentRangeEnd w:id="591"/>
      <w:r w:rsidR="00B43BA4">
        <w:rPr>
          <w:rStyle w:val="CommentReference"/>
          <w:rFonts w:ascii="Times" w:eastAsia="PMingLiU" w:hAnsi="Times"/>
          <w:lang w:eastAsia="de-DE"/>
        </w:rPr>
        <w:commentReference w:id="591"/>
      </w:r>
      <w:r w:rsidR="00CA7478" w:rsidRPr="002205EB">
        <w:rPr>
          <w:rFonts w:ascii="Times" w:eastAsia="Times" w:hAnsi="Times" w:cs="Times"/>
          <w:color w:val="000000" w:themeColor="text1"/>
          <w:sz w:val="20"/>
          <w:szCs w:val="20"/>
        </w:rPr>
        <w:t>, mo</w:t>
      </w:r>
      <w:r w:rsidR="00D72E60">
        <w:rPr>
          <w:rFonts w:ascii="Times" w:eastAsia="Times" w:hAnsi="Times" w:cs="Times"/>
          <w:color w:val="000000" w:themeColor="text1"/>
          <w:sz w:val="20"/>
          <w:szCs w:val="20"/>
        </w:rPr>
        <w:t xml:space="preserve">re features </w:t>
      </w:r>
      <w:r w:rsidR="002566FD">
        <w:rPr>
          <w:rFonts w:ascii="Times" w:eastAsia="Times" w:hAnsi="Times" w:cs="Times"/>
          <w:color w:val="000000" w:themeColor="text1"/>
          <w:sz w:val="20"/>
          <w:szCs w:val="20"/>
        </w:rPr>
        <w:t xml:space="preserve">are </w:t>
      </w:r>
      <w:r w:rsidR="00D72E60">
        <w:rPr>
          <w:rFonts w:ascii="Times" w:eastAsia="Times" w:hAnsi="Times" w:cs="Times"/>
          <w:color w:val="000000" w:themeColor="text1"/>
          <w:sz w:val="20"/>
          <w:szCs w:val="20"/>
        </w:rPr>
        <w:t>removed</w:t>
      </w:r>
      <w:r w:rsidR="00CA7478" w:rsidRPr="002205EB">
        <w:rPr>
          <w:rFonts w:ascii="Times" w:eastAsia="Times" w:hAnsi="Times" w:cs="Times"/>
          <w:color w:val="000000" w:themeColor="text1"/>
          <w:sz w:val="20"/>
          <w:szCs w:val="20"/>
        </w:rPr>
        <w:t xml:space="preserve">. </w:t>
      </w:r>
    </w:p>
    <w:p w14:paraId="6D39F507" w14:textId="681A7D86" w:rsidR="00AC44CB" w:rsidRPr="002205EB" w:rsidRDefault="00B645F0" w:rsidP="001B0154">
      <w:pPr>
        <w:jc w:val="both"/>
        <w:rPr>
          <w:rFonts w:ascii="Times" w:eastAsia="Times" w:hAnsi="Times" w:cs="Times"/>
          <w:color w:val="000000" w:themeColor="text1"/>
        </w:rPr>
      </w:pPr>
      <w:r w:rsidRPr="002205EB">
        <w:rPr>
          <w:rFonts w:ascii="Times" w:eastAsia="Times" w:hAnsi="Times" w:cs="Times"/>
          <w:color w:val="000000" w:themeColor="text1"/>
          <w:sz w:val="20"/>
          <w:szCs w:val="20"/>
        </w:rPr>
        <w:t xml:space="preserve">  The third model </w:t>
      </w:r>
      <w:r w:rsidR="00982943">
        <w:rPr>
          <w:rFonts w:ascii="Times" w:eastAsia="Times" w:hAnsi="Times" w:cs="Times"/>
          <w:color w:val="000000" w:themeColor="text1"/>
          <w:sz w:val="20"/>
          <w:szCs w:val="20"/>
        </w:rPr>
        <w:t xml:space="preserve">is trained without </w:t>
      </w:r>
      <w:r w:rsidR="00982943" w:rsidRPr="00B83BE8">
        <w:rPr>
          <w:rFonts w:ascii="Times" w:eastAsia="Times" w:hAnsi="Times" w:cs="Times"/>
          <w:i/>
          <w:color w:val="000000" w:themeColor="text1"/>
          <w:sz w:val="20"/>
          <w:szCs w:val="20"/>
        </w:rPr>
        <w:t>block_timestamp</w:t>
      </w:r>
      <w:r w:rsidR="00982943">
        <w:rPr>
          <w:rFonts w:ascii="Times" w:eastAsia="Times" w:hAnsi="Times" w:cs="Times"/>
          <w:color w:val="000000" w:themeColor="text1"/>
          <w:sz w:val="20"/>
          <w:szCs w:val="20"/>
        </w:rPr>
        <w:t xml:space="preserve">. </w:t>
      </w:r>
      <w:r w:rsidR="00893ED1">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.5</w:t>
      </w:r>
      <w:r w:rsidRPr="002205EB">
        <w:rPr>
          <w:rFonts w:ascii="Times" w:eastAsia="Times" w:hAnsi="Times" w:cs="Times"/>
          <w:color w:val="000000" w:themeColor="text1"/>
          <w:sz w:val="20"/>
          <w:szCs w:val="20"/>
        </w:rPr>
        <w:t xml:space="preserve"> displays the Random Forest metrics for the </w:t>
      </w:r>
      <w:r w:rsidR="00C71050" w:rsidRPr="002205EB">
        <w:rPr>
          <w:rFonts w:ascii="Times" w:eastAsia="Times" w:hAnsi="Times" w:cs="Times"/>
          <w:color w:val="000000" w:themeColor="text1"/>
          <w:sz w:val="20"/>
          <w:szCs w:val="20"/>
        </w:rPr>
        <w:t>third</w:t>
      </w:r>
      <w:r w:rsidRPr="002205EB">
        <w:rPr>
          <w:rFonts w:ascii="Times" w:eastAsia="Times" w:hAnsi="Times" w:cs="Times"/>
          <w:color w:val="000000" w:themeColor="text1"/>
          <w:sz w:val="20"/>
          <w:szCs w:val="20"/>
        </w:rPr>
        <w:t xml:space="preserve"> model. This model has a classification accuracy of </w:t>
      </w:r>
      <w:r w:rsidR="00C71050" w:rsidRPr="002205EB">
        <w:rPr>
          <w:rFonts w:ascii="Times" w:eastAsia="Times" w:hAnsi="Times" w:cs="Times"/>
          <w:sz w:val="18"/>
          <w:szCs w:val="18"/>
        </w:rPr>
        <w:t>99.81</w:t>
      </w:r>
      <w:r w:rsidRPr="00EB5731">
        <w:rPr>
          <w:rFonts w:ascii="Times,Times,PMingLiU" w:eastAsia="Times,Times,PMingLiU" w:hAnsi="Times,Times,PMingLiU" w:cs="Times,Times,PMingLiU"/>
          <w:sz w:val="18"/>
          <w:szCs w:val="18"/>
        </w:rPr>
        <w:t xml:space="preserve">%. </w:t>
      </w:r>
      <w:r w:rsidR="000E4FE9">
        <w:rPr>
          <w:rFonts w:ascii="Times" w:eastAsia="Times" w:hAnsi="Times" w:cs="Times"/>
          <w:color w:val="000000" w:themeColor="text1"/>
          <w:sz w:val="20"/>
          <w:szCs w:val="20"/>
        </w:rPr>
        <w:t>This model misclassifies only 3 out of 1,193 instances</w:t>
      </w:r>
      <w:r w:rsidR="003717D9">
        <w:rPr>
          <w:rFonts w:ascii="Times" w:eastAsia="Times" w:hAnsi="Times" w:cs="Times"/>
          <w:color w:val="000000" w:themeColor="text1"/>
          <w:sz w:val="20"/>
          <w:szCs w:val="20"/>
        </w:rPr>
        <w:t xml:space="preserve"> where no actual hack happened. </w:t>
      </w:r>
    </w:p>
    <w:p w14:paraId="530FEF89" w14:textId="77777777" w:rsidR="00AA78A4" w:rsidRPr="002205EB" w:rsidRDefault="00AA78A4" w:rsidP="00072418">
      <w:pPr>
        <w:rPr>
          <w:rFonts w:ascii="Times" w:eastAsia="Times" w:hAnsi="Times" w:cs="Times"/>
          <w:color w:val="000000" w:themeColor="text1"/>
        </w:rPr>
      </w:pPr>
    </w:p>
    <w:p w14:paraId="44B8E98F" w14:textId="694251B5" w:rsidR="00057921" w:rsidRPr="002205EB" w:rsidRDefault="00057921" w:rsidP="00057921">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sz w:val="18"/>
          <w:szCs w:val="18"/>
        </w:rPr>
        <w:t xml:space="preserve"> </w:t>
      </w:r>
      <w:r w:rsidR="004D373A" w:rsidRPr="002205EB">
        <w:rPr>
          <w:rFonts w:ascii="Times" w:eastAsia="Times" w:hAnsi="Times" w:cs="Times"/>
          <w:sz w:val="18"/>
          <w:szCs w:val="18"/>
        </w:rPr>
        <w:t>Random Forest</w:t>
      </w:r>
      <w:r w:rsidRPr="002205EB">
        <w:rPr>
          <w:rFonts w:ascii="Times" w:eastAsia="Times" w:hAnsi="Times" w:cs="Times"/>
          <w:sz w:val="18"/>
          <w:szCs w:val="18"/>
        </w:rPr>
        <w:t xml:space="preserve"> </w:t>
      </w:r>
      <w:r w:rsidR="00ED4E45" w:rsidRPr="002205EB">
        <w:rPr>
          <w:rFonts w:ascii="Times" w:eastAsia="Times" w:hAnsi="Times" w:cs="Times"/>
          <w:sz w:val="18"/>
          <w:szCs w:val="18"/>
        </w:rPr>
        <w:t xml:space="preserve">third model </w:t>
      </w:r>
      <w:r w:rsidRPr="002205EB">
        <w:rPr>
          <w:rFonts w:ascii="Times" w:eastAsia="Times" w:hAnsi="Times" w:cs="Times"/>
          <w:sz w:val="18"/>
          <w:szCs w:val="18"/>
        </w:rPr>
        <w:t>metrics.</w:t>
      </w:r>
    </w:p>
    <w:p w14:paraId="3A744A3F" w14:textId="77777777" w:rsidR="00AA78A4" w:rsidRPr="002205EB" w:rsidRDefault="00AA78A4" w:rsidP="00072418">
      <w:pPr>
        <w:rPr>
          <w:rFonts w:ascii="Times" w:eastAsia="Times" w:hAnsi="Times" w:cs="Times"/>
          <w:color w:val="000000" w:themeColor="text1"/>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2C57D7" w:rsidRPr="002205EB" w14:paraId="33CFDAFC" w14:textId="77777777" w:rsidTr="00EB5731">
        <w:trPr>
          <w:trHeight w:val="241"/>
          <w:jc w:val="center"/>
        </w:trPr>
        <w:tc>
          <w:tcPr>
            <w:tcW w:w="984" w:type="pct"/>
            <w:tcBorders>
              <w:top w:val="single" w:sz="12" w:space="0" w:color="000000" w:themeColor="text1"/>
              <w:bottom w:val="single" w:sz="6" w:space="0" w:color="000000" w:themeColor="text1"/>
            </w:tcBorders>
          </w:tcPr>
          <w:p w14:paraId="305B19A3" w14:textId="77777777" w:rsidR="002C57D7" w:rsidRPr="002205EB" w:rsidRDefault="002C57D7" w:rsidP="00975EE0">
            <w:pPr>
              <w:rPr>
                <w:rFonts w:ascii="Times" w:hAnsi="Times"/>
                <w:sz w:val="18"/>
                <w:szCs w:val="18"/>
              </w:rPr>
            </w:pPr>
          </w:p>
        </w:tc>
        <w:tc>
          <w:tcPr>
            <w:tcW w:w="1138" w:type="pct"/>
            <w:tcBorders>
              <w:top w:val="single" w:sz="12" w:space="0" w:color="000000" w:themeColor="text1"/>
              <w:bottom w:val="single" w:sz="6" w:space="0" w:color="000000" w:themeColor="text1"/>
            </w:tcBorders>
          </w:tcPr>
          <w:p w14:paraId="31F3485A"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D2B6668"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6504891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A0BDAA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Support</w:t>
            </w:r>
          </w:p>
        </w:tc>
      </w:tr>
      <w:tr w:rsidR="002C57D7" w:rsidRPr="002205EB" w14:paraId="4D74CA4D" w14:textId="77777777" w:rsidTr="000B03F0">
        <w:trPr>
          <w:trHeight w:val="223"/>
          <w:jc w:val="center"/>
        </w:trPr>
        <w:tc>
          <w:tcPr>
            <w:tcW w:w="984" w:type="pct"/>
          </w:tcPr>
          <w:p w14:paraId="4810D6E1"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0</w:t>
            </w:r>
          </w:p>
        </w:tc>
        <w:tc>
          <w:tcPr>
            <w:tcW w:w="1138" w:type="pct"/>
          </w:tcPr>
          <w:p w14:paraId="49104DB4"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1181D5A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3CEEF4D0"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632946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2C57D7" w:rsidRPr="002205EB" w14:paraId="07B9B964" w14:textId="77777777" w:rsidTr="000B03F0">
        <w:trPr>
          <w:trHeight w:val="223"/>
          <w:jc w:val="center"/>
        </w:trPr>
        <w:tc>
          <w:tcPr>
            <w:tcW w:w="984" w:type="pct"/>
          </w:tcPr>
          <w:p w14:paraId="1481C85D"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1</w:t>
            </w:r>
          </w:p>
        </w:tc>
        <w:tc>
          <w:tcPr>
            <w:tcW w:w="1138" w:type="pct"/>
          </w:tcPr>
          <w:p w14:paraId="51F049D6"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0.99</w:t>
            </w:r>
          </w:p>
        </w:tc>
        <w:tc>
          <w:tcPr>
            <w:tcW w:w="985" w:type="pct"/>
          </w:tcPr>
          <w:p w14:paraId="0A4D7D79"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9D33F8E"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0.89</w:t>
            </w:r>
          </w:p>
        </w:tc>
        <w:tc>
          <w:tcPr>
            <w:tcW w:w="908" w:type="pct"/>
          </w:tcPr>
          <w:p w14:paraId="183A180F"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2C57D7" w:rsidRPr="002205EB" w14:paraId="4233C79B" w14:textId="77777777" w:rsidTr="000B03F0">
        <w:trPr>
          <w:trHeight w:val="223"/>
          <w:jc w:val="center"/>
        </w:trPr>
        <w:tc>
          <w:tcPr>
            <w:tcW w:w="984" w:type="pct"/>
          </w:tcPr>
          <w:p w14:paraId="7B09DEC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44B58EDB"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0436318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2E165325"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2980832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2C57D7" w:rsidRPr="002205EB" w14:paraId="7F112A75" w14:textId="77777777" w:rsidTr="00EB5731">
        <w:trPr>
          <w:trHeight w:val="223"/>
          <w:jc w:val="center"/>
        </w:trPr>
        <w:tc>
          <w:tcPr>
            <w:tcW w:w="984" w:type="pct"/>
            <w:tcBorders>
              <w:bottom w:val="single" w:sz="12" w:space="0" w:color="000000" w:themeColor="text1"/>
            </w:tcBorders>
          </w:tcPr>
          <w:p w14:paraId="577D62B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00420046" w14:textId="77777777" w:rsidR="002C57D7" w:rsidRPr="00EB5731" w:rsidDel="0087685C" w:rsidRDefault="002C57D7"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bl>
    <w:p w14:paraId="57E099CC" w14:textId="77777777" w:rsidR="00E86D68" w:rsidRPr="002205EB" w:rsidRDefault="00E86D68" w:rsidP="00072418">
      <w:pPr>
        <w:rPr>
          <w:rFonts w:ascii="Times" w:hAnsi="Times"/>
          <w:b/>
          <w:bCs/>
          <w:sz w:val="18"/>
          <w:szCs w:val="18"/>
        </w:rPr>
      </w:pPr>
    </w:p>
    <w:p w14:paraId="6CACF2EC" w14:textId="0E12CB39" w:rsidR="0020683D" w:rsidRPr="002205EB" w:rsidRDefault="00975EE0" w:rsidP="0020683D">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6D5E8F" w:rsidRPr="002205EB">
        <w:rPr>
          <w:rFonts w:ascii="Times" w:eastAsia="Times" w:hAnsi="Times" w:cs="Times"/>
          <w:sz w:val="18"/>
          <w:szCs w:val="18"/>
        </w:rPr>
        <w:t>third model c</w:t>
      </w:r>
      <w:r w:rsidRPr="002205EB">
        <w:rPr>
          <w:rFonts w:ascii="Times" w:eastAsia="Times" w:hAnsi="Times" w:cs="Times"/>
          <w:sz w:val="18"/>
          <w:szCs w:val="18"/>
        </w:rPr>
        <w:t xml:space="preserve">onfusion </w:t>
      </w:r>
      <w:r w:rsidR="006D5E8F" w:rsidRPr="002205EB">
        <w:rPr>
          <w:rFonts w:ascii="Times" w:eastAsia="Times" w:hAnsi="Times" w:cs="Times"/>
          <w:sz w:val="18"/>
          <w:szCs w:val="18"/>
        </w:rPr>
        <w:t>m</w:t>
      </w:r>
      <w:r w:rsidRPr="002205EB">
        <w:rPr>
          <w:rFonts w:ascii="Times" w:eastAsia="Times" w:hAnsi="Times" w:cs="Times"/>
          <w:sz w:val="18"/>
          <w:szCs w:val="18"/>
        </w:rPr>
        <w:t>atrix.</w:t>
      </w:r>
    </w:p>
    <w:tbl>
      <w:tblPr>
        <w:tblpPr w:leftFromText="180" w:rightFromText="180" w:vertAnchor="text" w:horzAnchor="margin" w:tblpXSpec="center" w:tblpY="206"/>
        <w:tblW w:w="2797" w:type="pct"/>
        <w:tblLayout w:type="fixed"/>
        <w:tblLook w:val="0000" w:firstRow="0" w:lastRow="0" w:firstColumn="0" w:lastColumn="0" w:noHBand="0" w:noVBand="0"/>
      </w:tblPr>
      <w:tblGrid>
        <w:gridCol w:w="1079"/>
        <w:gridCol w:w="1530"/>
        <w:gridCol w:w="1260"/>
      </w:tblGrid>
      <w:tr w:rsidR="00975EE0" w:rsidRPr="002205EB" w14:paraId="32AAB413" w14:textId="77777777" w:rsidTr="00EB5731">
        <w:trPr>
          <w:trHeight w:val="241"/>
        </w:trPr>
        <w:tc>
          <w:tcPr>
            <w:tcW w:w="1394" w:type="pct"/>
            <w:tcBorders>
              <w:top w:val="single" w:sz="12" w:space="0" w:color="000000" w:themeColor="text1"/>
              <w:bottom w:val="single" w:sz="6" w:space="0" w:color="000000" w:themeColor="text1"/>
            </w:tcBorders>
          </w:tcPr>
          <w:p w14:paraId="77789A9B" w14:textId="77777777" w:rsidR="00975EE0" w:rsidRPr="002205EB" w:rsidRDefault="00975EE0"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8D02401"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14022DFB"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1</w:t>
            </w:r>
          </w:p>
        </w:tc>
      </w:tr>
      <w:tr w:rsidR="00975EE0" w:rsidRPr="002205EB" w14:paraId="22E0C0F7" w14:textId="77777777" w:rsidTr="00E95684">
        <w:trPr>
          <w:trHeight w:val="223"/>
        </w:trPr>
        <w:tc>
          <w:tcPr>
            <w:tcW w:w="1394" w:type="pct"/>
          </w:tcPr>
          <w:p w14:paraId="59CB1817"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F68065E"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34C92016"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3</w:t>
            </w:r>
          </w:p>
        </w:tc>
      </w:tr>
      <w:tr w:rsidR="00975EE0" w:rsidRPr="002205EB" w14:paraId="77B7D5AE" w14:textId="77777777" w:rsidTr="00E95684">
        <w:trPr>
          <w:trHeight w:val="223"/>
        </w:trPr>
        <w:tc>
          <w:tcPr>
            <w:tcW w:w="1394" w:type="pct"/>
            <w:tcBorders>
              <w:bottom w:val="single" w:sz="12" w:space="0" w:color="auto"/>
            </w:tcBorders>
          </w:tcPr>
          <w:p w14:paraId="23577676"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6D683F37"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534E2394"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1491F506" w14:textId="77777777" w:rsidR="002C57D7" w:rsidRPr="002205EB" w:rsidRDefault="002C57D7" w:rsidP="00072418">
      <w:pPr>
        <w:rPr>
          <w:rFonts w:ascii="Times" w:eastAsia="Times" w:hAnsi="Times" w:cs="Times"/>
          <w:color w:val="000000" w:themeColor="text1"/>
        </w:rPr>
      </w:pPr>
    </w:p>
    <w:p w14:paraId="2663DAEC" w14:textId="77777777" w:rsidR="002C57D7" w:rsidRPr="002205EB" w:rsidRDefault="002C57D7" w:rsidP="00072418">
      <w:pPr>
        <w:rPr>
          <w:rFonts w:ascii="Times" w:eastAsia="Times" w:hAnsi="Times" w:cs="Times"/>
          <w:color w:val="000000" w:themeColor="text1"/>
        </w:rPr>
      </w:pPr>
    </w:p>
    <w:p w14:paraId="2EABC371" w14:textId="77777777" w:rsidR="00F95856" w:rsidRPr="002205EB" w:rsidRDefault="00F95856" w:rsidP="00F95856">
      <w:pPr>
        <w:rPr>
          <w:rFonts w:ascii="Times" w:eastAsia="Times" w:hAnsi="Times" w:cs="Times"/>
          <w:color w:val="000000" w:themeColor="text1"/>
        </w:rPr>
      </w:pPr>
    </w:p>
    <w:p w14:paraId="00AFBA7D" w14:textId="77777777" w:rsidR="0015611E" w:rsidRPr="002205EB" w:rsidRDefault="0015611E" w:rsidP="00072418">
      <w:pPr>
        <w:rPr>
          <w:rFonts w:ascii="Times" w:eastAsia="Times" w:hAnsi="Times" w:cs="Times"/>
          <w:color w:val="000000" w:themeColor="text1"/>
        </w:rPr>
      </w:pPr>
    </w:p>
    <w:p w14:paraId="2BABFC7A" w14:textId="77777777" w:rsidR="0015611E" w:rsidRPr="002205EB" w:rsidRDefault="0015611E" w:rsidP="00072418">
      <w:pPr>
        <w:rPr>
          <w:rFonts w:ascii="Times" w:eastAsia="Times" w:hAnsi="Times" w:cs="Times"/>
          <w:color w:val="000000" w:themeColor="text1"/>
        </w:rPr>
      </w:pPr>
    </w:p>
    <w:p w14:paraId="209D070F" w14:textId="3DC233B8" w:rsidR="00AA78A4" w:rsidRPr="007B3775" w:rsidRDefault="004E739E" w:rsidP="004E739E">
      <w:pPr>
        <w:jc w:val="center"/>
        <w:rPr>
          <w:rFonts w:ascii="Times" w:eastAsia="Times" w:hAnsi="Times" w:cs="Times"/>
          <w:color w:val="000000" w:themeColor="text1"/>
        </w:rPr>
      </w:pPr>
      <w:r w:rsidRPr="007B3775">
        <w:rPr>
          <w:rFonts w:ascii="Times" w:eastAsia="Times" w:hAnsi="Times" w:cs="Times"/>
          <w:noProof/>
          <w:color w:val="000000" w:themeColor="text1"/>
        </w:rPr>
        <w:lastRenderedPageBreak/>
        <w:drawing>
          <wp:inline distT="0" distB="0" distL="0" distR="0" wp14:anchorId="21C32E23" wp14:editId="11A4367E">
            <wp:extent cx="4392295" cy="2431415"/>
            <wp:effectExtent l="19050" t="19050" r="2730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08 at 12.02.4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295" cy="2431415"/>
                    </a:xfrm>
                    <a:prstGeom prst="rect">
                      <a:avLst/>
                    </a:prstGeom>
                    <a:ln>
                      <a:solidFill>
                        <a:schemeClr val="tx1"/>
                      </a:solidFill>
                    </a:ln>
                  </pic:spPr>
                </pic:pic>
              </a:graphicData>
            </a:graphic>
          </wp:inline>
        </w:drawing>
      </w:r>
    </w:p>
    <w:p w14:paraId="56851D16" w14:textId="77777777" w:rsidR="00614AC4" w:rsidRPr="007B3775" w:rsidRDefault="00614AC4" w:rsidP="002D3A75">
      <w:pPr>
        <w:jc w:val="center"/>
        <w:rPr>
          <w:rFonts w:ascii="Times" w:hAnsi="Times"/>
          <w:b/>
          <w:bCs/>
          <w:sz w:val="18"/>
          <w:szCs w:val="18"/>
        </w:rPr>
      </w:pPr>
    </w:p>
    <w:p w14:paraId="2E3F278D" w14:textId="11019419" w:rsidR="002D3A75" w:rsidRPr="002205EB" w:rsidRDefault="002D3A75" w:rsidP="002D3A75">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92246">
        <w:rPr>
          <w:rFonts w:ascii="Times" w:eastAsia="Times" w:hAnsi="Times" w:cs="Times"/>
          <w:color w:val="000000" w:themeColor="text1"/>
          <w:sz w:val="18"/>
          <w:szCs w:val="18"/>
        </w:rPr>
        <w:t>third model</w:t>
      </w:r>
      <w:r w:rsidRPr="002205EB">
        <w:rPr>
          <w:rFonts w:ascii="Times" w:eastAsia="Times" w:hAnsi="Times" w:cs="Times"/>
          <w:color w:val="000000" w:themeColor="text1"/>
          <w:sz w:val="18"/>
          <w:szCs w:val="18"/>
        </w:rPr>
        <w:t xml:space="preserve"> feature importance.</w:t>
      </w:r>
    </w:p>
    <w:p w14:paraId="05572088" w14:textId="4F5DBA00" w:rsidR="00F95856" w:rsidRPr="002205EB" w:rsidRDefault="00F95856" w:rsidP="00F95856">
      <w:pPr>
        <w:rPr>
          <w:rFonts w:ascii="Times" w:eastAsia="Times" w:hAnsi="Times" w:cs="Times"/>
          <w:color w:val="000000" w:themeColor="text1"/>
        </w:rPr>
      </w:pPr>
    </w:p>
    <w:p w14:paraId="216B61EB" w14:textId="6B0E2EE3" w:rsidR="008064FC" w:rsidRPr="00167614" w:rsidRDefault="001B056B"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 important features (variables) are displayed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.3</w:t>
      </w:r>
      <w:r w:rsidRPr="002205EB">
        <w:rPr>
          <w:rFonts w:ascii="Times" w:eastAsia="Times" w:hAnsi="Times" w:cs="Times"/>
          <w:color w:val="000000" w:themeColor="text1"/>
          <w:sz w:val="20"/>
          <w:szCs w:val="20"/>
        </w:rPr>
        <w:t xml:space="preserve"> for the third model. The variables </w:t>
      </w:r>
      <w:proofErr w:type="spellStart"/>
      <w:r w:rsidR="00492246" w:rsidRPr="00B83BE8">
        <w:rPr>
          <w:rFonts w:ascii="Times" w:eastAsia="Times" w:hAnsi="Times" w:cs="Times"/>
          <w:i/>
          <w:color w:val="000000" w:themeColor="text1"/>
          <w:sz w:val="20"/>
          <w:szCs w:val="20"/>
        </w:rPr>
        <w:t>block</w:t>
      </w:r>
      <w:r w:rsidR="00492246">
        <w:rPr>
          <w:rFonts w:ascii="Times" w:eastAsia="Times" w:hAnsi="Times" w:cs="Times"/>
          <w:color w:val="000000" w:themeColor="text1"/>
          <w:sz w:val="20"/>
          <w:szCs w:val="20"/>
        </w:rPr>
        <w:t>_</w:t>
      </w:r>
      <w:r w:rsidR="00492246" w:rsidRPr="00B83BE8">
        <w:rPr>
          <w:rFonts w:ascii="Times" w:eastAsia="Times" w:hAnsi="Times" w:cs="Times"/>
          <w:i/>
          <w:color w:val="000000" w:themeColor="text1"/>
          <w:sz w:val="20"/>
          <w:szCs w:val="20"/>
        </w:rPr>
        <w:t>timestamp</w:t>
      </w:r>
      <w:proofErr w:type="spellEnd"/>
      <w:r w:rsidR="00492246" w:rsidRPr="00B83BE8">
        <w:rPr>
          <w:rFonts w:ascii="Times" w:eastAsia="Times" w:hAnsi="Times" w:cs="Times"/>
          <w:i/>
          <w:color w:val="000000" w:themeColor="text1"/>
          <w:sz w:val="20"/>
          <w:szCs w:val="20"/>
        </w:rPr>
        <w:t xml:space="preserve">, </w:t>
      </w:r>
      <w:proofErr w:type="spellStart"/>
      <w:r w:rsidR="00492246" w:rsidRPr="00E50DAC">
        <w:rPr>
          <w:rFonts w:ascii="Times" w:eastAsia="Times" w:hAnsi="Times" w:cs="Times"/>
          <w:i/>
          <w:color w:val="000000" w:themeColor="text1"/>
          <w:sz w:val="20"/>
          <w:szCs w:val="20"/>
        </w:rPr>
        <w:t>block_n_txs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n_inputs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input_sum</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output_</w:t>
      </w:r>
      <w:r w:rsidR="00492246" w:rsidRPr="00BF6A55">
        <w:rPr>
          <w:rFonts w:ascii="Times" w:eastAsia="Times" w:hAnsi="Times" w:cs="Times"/>
          <w:i/>
          <w:color w:val="000000" w:themeColor="text1"/>
          <w:sz w:val="20"/>
          <w:szCs w:val="20"/>
        </w:rPr>
        <w:t>sum</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n_outputs</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output_seq</w:t>
      </w:r>
      <w:proofErr w:type="spellEnd"/>
      <w:r w:rsidR="00492246" w:rsidRPr="002205EB">
        <w:rPr>
          <w:rFonts w:ascii="Times" w:eastAsia="Times" w:hAnsi="Times" w:cs="Times"/>
          <w:color w:val="000000" w:themeColor="text1"/>
          <w:sz w:val="20"/>
          <w:szCs w:val="20"/>
        </w:rPr>
        <w:t xml:space="preserve"> and </w:t>
      </w:r>
      <w:proofErr w:type="spellStart"/>
      <w:r w:rsidR="00492246" w:rsidRPr="00B83BE8">
        <w:rPr>
          <w:rFonts w:ascii="Times" w:eastAsia="Times" w:hAnsi="Times" w:cs="Times"/>
          <w:i/>
          <w:color w:val="000000" w:themeColor="text1"/>
          <w:sz w:val="20"/>
          <w:szCs w:val="20"/>
        </w:rPr>
        <w:t>input_</w:t>
      </w:r>
      <w:r w:rsidR="00492246" w:rsidRPr="00E50DAC">
        <w:rPr>
          <w:rFonts w:ascii="Times" w:eastAsia="Times" w:hAnsi="Times" w:cs="Times"/>
          <w:i/>
          <w:color w:val="000000" w:themeColor="text1"/>
          <w:sz w:val="20"/>
          <w:szCs w:val="20"/>
        </w:rPr>
        <w:t>seq</w:t>
      </w:r>
      <w:proofErr w:type="spellEnd"/>
      <w:r w:rsidR="00492246" w:rsidRPr="00565038">
        <w:rPr>
          <w:rFonts w:ascii="Times" w:eastAsia="Times" w:hAnsi="Times" w:cs="Times"/>
          <w:i/>
          <w:color w:val="000000" w:themeColor="text1"/>
          <w:sz w:val="20"/>
          <w:szCs w:val="20"/>
        </w:rPr>
        <w:t xml:space="preserve">. </w:t>
      </w:r>
      <w:ins w:id="592" w:author="Daniel Engels" w:date="2018-08-01T14:45:00Z">
        <w:r w:rsidR="00167614">
          <w:rPr>
            <w:rFonts w:ascii="Times" w:eastAsia="Times" w:hAnsi="Times" w:cs="Times"/>
            <w:color w:val="000000" w:themeColor="text1"/>
            <w:sz w:val="20"/>
            <w:szCs w:val="20"/>
          </w:rPr>
          <w:t xml:space="preserve">AND???? </w:t>
        </w:r>
      </w:ins>
    </w:p>
    <w:p w14:paraId="45936404" w14:textId="1CD2E170" w:rsidR="001B056B" w:rsidRPr="00C85C85" w:rsidRDefault="00C85C85" w:rsidP="0007241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 </w:t>
      </w:r>
    </w:p>
    <w:p w14:paraId="477A078A" w14:textId="1FCAC6BF" w:rsidR="004D624F" w:rsidRPr="00BF6A55" w:rsidRDefault="00893ED1" w:rsidP="75EF6AF4">
      <w:pPr>
        <w:pStyle w:val="heading20"/>
        <w:spacing w:line="259" w:lineRule="auto"/>
        <w:rPr>
          <w:rFonts w:eastAsia="Times" w:cs="Times"/>
          <w:b w:val="0"/>
          <w:color w:val="000000" w:themeColor="text1"/>
        </w:rPr>
      </w:pPr>
      <w:r w:rsidRPr="000415F4">
        <w:t>7</w:t>
      </w:r>
      <w:r w:rsidR="004D624F" w:rsidRPr="00E50DAC">
        <w:rPr>
          <w:rFonts w:eastAsia="Times" w:cs="Times"/>
          <w:color w:val="000000" w:themeColor="text1"/>
        </w:rPr>
        <w:t>.</w:t>
      </w:r>
      <w:r w:rsidR="0043130A" w:rsidRPr="00565038">
        <w:rPr>
          <w:rFonts w:eastAsia="Times" w:cs="Times"/>
          <w:color w:val="000000" w:themeColor="text1"/>
        </w:rPr>
        <w:t>2</w:t>
      </w:r>
      <w:r w:rsidR="004D624F" w:rsidRPr="00565038">
        <w:rPr>
          <w:rFonts w:eastAsia="Times" w:cs="Times"/>
          <w:color w:val="000000" w:themeColor="text1"/>
        </w:rPr>
        <w:t xml:space="preserve">  </w:t>
      </w:r>
      <w:r w:rsidR="004D624F" w:rsidRPr="00BF6A55">
        <w:rPr>
          <w:rFonts w:eastAsia="Times" w:cs="Times"/>
          <w:i/>
          <w:color w:val="000000" w:themeColor="text1"/>
        </w:rPr>
        <w:t>K</w:t>
      </w:r>
      <w:r w:rsidR="004D624F" w:rsidRPr="00BF6A55">
        <w:rPr>
          <w:rFonts w:eastAsia="Times" w:cs="Times"/>
          <w:color w:val="000000" w:themeColor="text1"/>
        </w:rPr>
        <w:t>-Nearest Neighbor Results</w:t>
      </w:r>
    </w:p>
    <w:p w14:paraId="7D3B272A" w14:textId="77777777" w:rsidR="001B056B" w:rsidRPr="002205EB" w:rsidRDefault="001B056B" w:rsidP="00072418">
      <w:pPr>
        <w:rPr>
          <w:rFonts w:ascii="Times" w:eastAsia="Times" w:hAnsi="Times" w:cs="Times"/>
          <w:color w:val="000000" w:themeColor="text1"/>
        </w:rPr>
      </w:pPr>
    </w:p>
    <w:p w14:paraId="27FEB8A4" w14:textId="0C30E605" w:rsidR="00CA36C1" w:rsidRPr="002205EB" w:rsidRDefault="002F7205"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985CB8" w:rsidRPr="002205EB">
        <w:rPr>
          <w:rFonts w:ascii="Times" w:eastAsia="Times" w:hAnsi="Times" w:cs="Times"/>
          <w:color w:val="000000" w:themeColor="text1"/>
          <w:sz w:val="20"/>
          <w:szCs w:val="20"/>
        </w:rPr>
        <w:t xml:space="preserve"> base</w:t>
      </w:r>
      <w:r w:rsidR="00985CB8">
        <w:rPr>
          <w:rFonts w:ascii="Times" w:eastAsia="Times" w:hAnsi="Times" w:cs="Times"/>
          <w:color w:val="000000" w:themeColor="text1"/>
          <w:sz w:val="20"/>
          <w:szCs w:val="20"/>
        </w:rPr>
        <w:t xml:space="preserve">line </w:t>
      </w:r>
      <w:ins w:id="593" w:author="Daniel Engels" w:date="2018-08-01T14:46:00Z">
        <w:r w:rsidR="001A66F3">
          <w:rPr>
            <w:rFonts w:ascii="Times" w:eastAsia="Times" w:hAnsi="Times" w:cs="Times"/>
            <w:color w:val="000000" w:themeColor="text1"/>
            <w:sz w:val="20"/>
            <w:szCs w:val="20"/>
          </w:rPr>
          <w:t xml:space="preserve">K-Nearest Neighbor </w:t>
        </w:r>
      </w:ins>
      <w:r w:rsidR="00985CB8">
        <w:rPr>
          <w:rFonts w:ascii="Times" w:eastAsia="Times" w:hAnsi="Times" w:cs="Times"/>
          <w:color w:val="000000" w:themeColor="text1"/>
          <w:sz w:val="20"/>
          <w:szCs w:val="20"/>
        </w:rPr>
        <w:t>model on all 10 variables with an 80/20 split</w:t>
      </w:r>
      <w:ins w:id="594" w:author="Daniel Engels" w:date="2018-08-01T14:46:00Z">
        <w:r w:rsidR="001A66F3">
          <w:rPr>
            <w:rFonts w:ascii="Times" w:eastAsia="Times" w:hAnsi="Times" w:cs="Times"/>
            <w:color w:val="000000" w:themeColor="text1"/>
            <w:sz w:val="20"/>
            <w:szCs w:val="20"/>
          </w:rPr>
          <w:t xml:space="preserve"> </w:t>
        </w:r>
        <w:proofErr w:type="spellStart"/>
        <w:r w:rsidR="001A66F3">
          <w:rPr>
            <w:rFonts w:ascii="Times" w:eastAsia="Times" w:hAnsi="Times" w:cs="Times"/>
            <w:color w:val="000000" w:themeColor="text1"/>
            <w:sz w:val="20"/>
            <w:szCs w:val="20"/>
          </w:rPr>
          <w:t>SPLIT</w:t>
        </w:r>
        <w:proofErr w:type="spellEnd"/>
        <w:r w:rsidR="001A66F3">
          <w:rPr>
            <w:rFonts w:ascii="Times" w:eastAsia="Times" w:hAnsi="Times" w:cs="Times"/>
            <w:color w:val="000000" w:themeColor="text1"/>
            <w:sz w:val="20"/>
            <w:szCs w:val="20"/>
          </w:rPr>
          <w:t xml:space="preserve"> OF WHAT? BE SPECIFIC AND DON’T ASSUME YOUR READER KNOWS AND FOLLOWS YOUR JARGON</w:t>
        </w:r>
      </w:ins>
      <w:r w:rsidR="00893ED1">
        <w:rPr>
          <w:rFonts w:ascii="Times" w:eastAsia="Times" w:hAnsi="Times" w:cs="Times"/>
          <w:color w:val="000000" w:themeColor="text1"/>
          <w:sz w:val="20"/>
          <w:szCs w:val="20"/>
        </w:rPr>
        <w:t>. Table 7</w:t>
      </w:r>
      <w:r w:rsidR="00685008" w:rsidRPr="002205EB">
        <w:rPr>
          <w:rFonts w:ascii="Times" w:eastAsia="Times" w:hAnsi="Times" w:cs="Times"/>
          <w:color w:val="000000" w:themeColor="text1"/>
          <w:sz w:val="20"/>
          <w:szCs w:val="20"/>
        </w:rPr>
        <w:t>.7</w:t>
      </w:r>
      <w:r w:rsidR="00395AF7" w:rsidRPr="002205EB">
        <w:rPr>
          <w:rFonts w:ascii="Times" w:eastAsia="Times" w:hAnsi="Times" w:cs="Times"/>
          <w:color w:val="000000" w:themeColor="text1"/>
          <w:sz w:val="20"/>
          <w:szCs w:val="20"/>
        </w:rPr>
        <w:t xml:space="preserve"> displays the </w:t>
      </w:r>
      <w:r w:rsidR="00F75FF9" w:rsidRPr="00B83BE8">
        <w:rPr>
          <w:rFonts w:ascii="Times" w:eastAsia="Times" w:hAnsi="Times" w:cs="Times"/>
          <w:i/>
          <w:color w:val="000000" w:themeColor="text1"/>
          <w:sz w:val="20"/>
          <w:szCs w:val="20"/>
        </w:rPr>
        <w:t>K</w:t>
      </w:r>
      <w:r w:rsidR="00F75FF9" w:rsidRPr="002205EB">
        <w:rPr>
          <w:rFonts w:ascii="Times" w:eastAsia="Times" w:hAnsi="Times" w:cs="Times"/>
          <w:color w:val="000000" w:themeColor="text1"/>
          <w:sz w:val="20"/>
          <w:szCs w:val="20"/>
        </w:rPr>
        <w:t>NN</w:t>
      </w:r>
      <w:r w:rsidR="00395AF7" w:rsidRPr="002205EB">
        <w:rPr>
          <w:rFonts w:ascii="Times" w:eastAsia="Times" w:hAnsi="Times" w:cs="Times"/>
          <w:color w:val="000000" w:themeColor="text1"/>
          <w:sz w:val="20"/>
          <w:szCs w:val="20"/>
        </w:rPr>
        <w:t xml:space="preserve"> metrics for the baseline model. This model has a classification accuracy of </w:t>
      </w:r>
      <w:r w:rsidR="00AB1D7B" w:rsidRPr="002205EB">
        <w:rPr>
          <w:rFonts w:ascii="Times" w:eastAsia="Times" w:hAnsi="Times" w:cs="Times"/>
          <w:sz w:val="18"/>
          <w:szCs w:val="18"/>
        </w:rPr>
        <w:t>99.96</w:t>
      </w:r>
      <w:r w:rsidR="00395AF7" w:rsidRPr="00EB5731">
        <w:rPr>
          <w:rFonts w:ascii="Times,Times,PMingLiU" w:eastAsia="Times,Times,PMingLiU" w:hAnsi="Times,Times,PMingLiU" w:cs="Times,Times,PMingLiU"/>
          <w:sz w:val="18"/>
          <w:szCs w:val="18"/>
        </w:rPr>
        <w:t xml:space="preserve">%. </w:t>
      </w:r>
      <w:r w:rsidR="003816D4">
        <w:rPr>
          <w:rFonts w:ascii="Times" w:eastAsia="Times" w:hAnsi="Times" w:cs="Times"/>
          <w:color w:val="000000" w:themeColor="text1"/>
          <w:sz w:val="20"/>
          <w:szCs w:val="20"/>
        </w:rPr>
        <w:t>There are 8</w:t>
      </w:r>
      <w:r w:rsidR="00660250" w:rsidRPr="002205EB">
        <w:rPr>
          <w:rFonts w:ascii="Times" w:eastAsia="Times" w:hAnsi="Times" w:cs="Times"/>
          <w:color w:val="000000" w:themeColor="text1"/>
          <w:sz w:val="20"/>
          <w:szCs w:val="20"/>
        </w:rPr>
        <w:t xml:space="preserve"> non-hacks that were classified as a hack and </w:t>
      </w:r>
      <w:r w:rsidR="003816D4">
        <w:rPr>
          <w:rFonts w:ascii="Times" w:eastAsia="Times" w:hAnsi="Times" w:cs="Times"/>
          <w:color w:val="000000" w:themeColor="text1"/>
          <w:sz w:val="20"/>
          <w:szCs w:val="20"/>
        </w:rPr>
        <w:t>10</w:t>
      </w:r>
      <w:r w:rsidR="00692987" w:rsidRPr="002205EB">
        <w:rPr>
          <w:rFonts w:ascii="Times" w:eastAsia="Times" w:hAnsi="Times" w:cs="Times"/>
          <w:color w:val="000000" w:themeColor="text1"/>
          <w:sz w:val="20"/>
          <w:szCs w:val="20"/>
        </w:rPr>
        <w:t xml:space="preserve"> hacks that were classified as a non-hack</w:t>
      </w:r>
      <w:r w:rsidR="00893ED1">
        <w:rPr>
          <w:rFonts w:ascii="Times" w:eastAsia="Times" w:hAnsi="Times" w:cs="Times"/>
          <w:color w:val="000000" w:themeColor="text1"/>
          <w:sz w:val="20"/>
          <w:szCs w:val="20"/>
        </w:rPr>
        <w:t>, as shown in Table 7</w:t>
      </w:r>
      <w:r w:rsidR="00685008" w:rsidRPr="002205EB">
        <w:rPr>
          <w:rFonts w:ascii="Times" w:eastAsia="Times" w:hAnsi="Times" w:cs="Times"/>
          <w:color w:val="000000" w:themeColor="text1"/>
          <w:sz w:val="20"/>
          <w:szCs w:val="20"/>
        </w:rPr>
        <w:t>.8.</w:t>
      </w:r>
    </w:p>
    <w:p w14:paraId="2E736B07" w14:textId="77777777" w:rsidR="00A67712" w:rsidRPr="002205EB" w:rsidRDefault="00A67712" w:rsidP="00395AF7">
      <w:pPr>
        <w:rPr>
          <w:rFonts w:ascii="Times" w:eastAsia="Times" w:hAnsi="Times"/>
          <w:color w:val="000000" w:themeColor="text1"/>
          <w:sz w:val="20"/>
          <w:szCs w:val="20"/>
        </w:rPr>
      </w:pPr>
    </w:p>
    <w:p w14:paraId="68408425" w14:textId="06BB4418" w:rsidR="0089298B" w:rsidRPr="002205EB" w:rsidRDefault="0089298B" w:rsidP="0089298B">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.7</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model metrics.</w:t>
      </w:r>
    </w:p>
    <w:p w14:paraId="40C2E22D" w14:textId="77777777" w:rsidR="0089298B" w:rsidRPr="002205EB" w:rsidRDefault="0089298B" w:rsidP="00395AF7">
      <w:pPr>
        <w:rPr>
          <w:rFonts w:ascii="Times" w:eastAsia="Times" w:hAnsi="Times"/>
          <w:color w:val="000000" w:themeColor="text1"/>
          <w:sz w:val="20"/>
          <w:szCs w:val="20"/>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89298B" w:rsidRPr="002205EB" w14:paraId="57C2A2F3" w14:textId="77777777" w:rsidTr="00EB5731">
        <w:trPr>
          <w:trHeight w:val="241"/>
          <w:jc w:val="center"/>
        </w:trPr>
        <w:tc>
          <w:tcPr>
            <w:tcW w:w="1127" w:type="pct"/>
            <w:tcBorders>
              <w:top w:val="single" w:sz="12" w:space="0" w:color="000000" w:themeColor="text1"/>
              <w:bottom w:val="single" w:sz="6" w:space="0" w:color="000000" w:themeColor="text1"/>
            </w:tcBorders>
          </w:tcPr>
          <w:p w14:paraId="72006C46" w14:textId="77777777" w:rsidR="0089298B" w:rsidRPr="002205EB" w:rsidRDefault="0089298B"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1546B2E4"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5449993D"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26888CC8"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5F8DA367"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Support</w:t>
            </w:r>
          </w:p>
        </w:tc>
      </w:tr>
      <w:tr w:rsidR="0089298B" w:rsidRPr="002205EB" w14:paraId="1AD8B635" w14:textId="77777777" w:rsidTr="002205EB">
        <w:trPr>
          <w:trHeight w:val="223"/>
          <w:jc w:val="center"/>
        </w:trPr>
        <w:tc>
          <w:tcPr>
            <w:tcW w:w="1127" w:type="pct"/>
          </w:tcPr>
          <w:p w14:paraId="60F219C5"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2D37E12" w14:textId="66B39579" w:rsidR="0089298B" w:rsidRPr="002205EB" w:rsidRDefault="00027FBF"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46985AC5" w14:textId="7D914363"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5DDF166D" w14:textId="6A992A74"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526C2BCA"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89298B" w:rsidRPr="002205EB" w14:paraId="337C9B49" w14:textId="77777777" w:rsidTr="002205EB">
        <w:trPr>
          <w:trHeight w:val="223"/>
          <w:jc w:val="center"/>
        </w:trPr>
        <w:tc>
          <w:tcPr>
            <w:tcW w:w="1127" w:type="pct"/>
          </w:tcPr>
          <w:p w14:paraId="06D2D038"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608ABA53" w14:textId="7A2F30EA"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915" w:type="pct"/>
          </w:tcPr>
          <w:p w14:paraId="451AF504" w14:textId="5AD9E5AA"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363685C0" w14:textId="3AB8F19C"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775" w:type="pct"/>
          </w:tcPr>
          <w:p w14:paraId="64B5F4C8"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89298B" w:rsidRPr="002205EB" w14:paraId="2809567D" w14:textId="77777777" w:rsidTr="00E95684">
        <w:trPr>
          <w:trHeight w:val="223"/>
          <w:jc w:val="center"/>
        </w:trPr>
        <w:tc>
          <w:tcPr>
            <w:tcW w:w="1127" w:type="pct"/>
          </w:tcPr>
          <w:p w14:paraId="4E5E184F"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0AD771E8" w14:textId="585A5447" w:rsidR="0089298B" w:rsidRPr="002205EB" w:rsidRDefault="00705997"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063997A5" w14:textId="6EB2C2D5"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6A7B378E" w14:textId="25BC5638"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140F3FA5"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89298B" w:rsidRPr="002205EB" w14:paraId="3C85C61D" w14:textId="77777777" w:rsidTr="00E95684">
        <w:trPr>
          <w:trHeight w:val="223"/>
          <w:jc w:val="center"/>
        </w:trPr>
        <w:tc>
          <w:tcPr>
            <w:tcW w:w="1127" w:type="pct"/>
            <w:tcBorders>
              <w:bottom w:val="single" w:sz="18" w:space="0" w:color="auto"/>
            </w:tcBorders>
          </w:tcPr>
          <w:p w14:paraId="0947C012"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0A03108" w14:textId="77777777" w:rsidR="0089298B" w:rsidRPr="00EB5731" w:rsidDel="0087685C" w:rsidRDefault="0089298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99.96%</w:t>
            </w:r>
          </w:p>
        </w:tc>
      </w:tr>
    </w:tbl>
    <w:p w14:paraId="631E259D" w14:textId="77777777" w:rsidR="001B056B" w:rsidRPr="002205EB" w:rsidRDefault="001B056B" w:rsidP="00072418">
      <w:pPr>
        <w:rPr>
          <w:rFonts w:ascii="Times" w:eastAsia="Times" w:hAnsi="Times" w:cs="Times"/>
          <w:color w:val="000000" w:themeColor="text1"/>
        </w:rPr>
      </w:pPr>
    </w:p>
    <w:p w14:paraId="57D1B80D" w14:textId="36ABBEB3" w:rsidR="00705997" w:rsidRPr="002205EB" w:rsidRDefault="00705997" w:rsidP="001A66F3">
      <w:pPr>
        <w:keepNext/>
        <w:rPr>
          <w:rFonts w:ascii="Times" w:eastAsia="Times" w:hAnsi="Times" w:cs="Times"/>
          <w:color w:val="000000" w:themeColor="text1"/>
        </w:rPr>
        <w:pPrChange w:id="595" w:author="Daniel Engels" w:date="2018-08-01T14:52:00Z">
          <w:pPr/>
        </w:pPrChange>
      </w:pPr>
      <w:r w:rsidRPr="00B83BE8">
        <w:rPr>
          <w:rFonts w:ascii="Times" w:eastAsia="Times" w:hAnsi="Times" w:cs="Times"/>
          <w:b/>
          <w:sz w:val="18"/>
          <w:szCs w:val="18"/>
        </w:rPr>
        <w:lastRenderedPageBreak/>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.8</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confusion matrix.</w:t>
      </w:r>
    </w:p>
    <w:p w14:paraId="7285C3DF" w14:textId="77777777" w:rsidR="00705997" w:rsidRPr="002205EB" w:rsidRDefault="00705997" w:rsidP="001A66F3">
      <w:pPr>
        <w:keepNext/>
        <w:rPr>
          <w:rFonts w:ascii="Times" w:eastAsia="Times" w:hAnsi="Times" w:cs="Times"/>
          <w:color w:val="000000" w:themeColor="text1"/>
        </w:rPr>
        <w:pPrChange w:id="596" w:author="Daniel Engels" w:date="2018-08-01T14:52:00Z">
          <w:pPr/>
        </w:pPrChange>
      </w:pPr>
    </w:p>
    <w:tbl>
      <w:tblPr>
        <w:tblW w:w="2797" w:type="pct"/>
        <w:jc w:val="center"/>
        <w:tblLayout w:type="fixed"/>
        <w:tblLook w:val="0000" w:firstRow="0" w:lastRow="0" w:firstColumn="0" w:lastColumn="0" w:noHBand="0" w:noVBand="0"/>
      </w:tblPr>
      <w:tblGrid>
        <w:gridCol w:w="1079"/>
        <w:gridCol w:w="1530"/>
        <w:gridCol w:w="1260"/>
      </w:tblGrid>
      <w:tr w:rsidR="00705997" w:rsidRPr="002205EB" w14:paraId="57D2482F" w14:textId="77777777" w:rsidTr="00EB5731">
        <w:trPr>
          <w:trHeight w:val="241"/>
          <w:jc w:val="center"/>
        </w:trPr>
        <w:tc>
          <w:tcPr>
            <w:tcW w:w="1394" w:type="pct"/>
            <w:tcBorders>
              <w:top w:val="single" w:sz="12" w:space="0" w:color="000000" w:themeColor="text1"/>
              <w:bottom w:val="single" w:sz="6" w:space="0" w:color="000000" w:themeColor="text1"/>
            </w:tcBorders>
          </w:tcPr>
          <w:p w14:paraId="5015A4F8" w14:textId="77777777" w:rsidR="00705997" w:rsidRPr="002205EB" w:rsidRDefault="00705997" w:rsidP="001A66F3">
            <w:pPr>
              <w:keepNext/>
              <w:rPr>
                <w:rFonts w:ascii="Times" w:hAnsi="Times"/>
                <w:sz w:val="18"/>
                <w:szCs w:val="18"/>
              </w:rPr>
              <w:pPrChange w:id="597" w:author="Daniel Engels" w:date="2018-08-01T14:52:00Z">
                <w:pPr/>
              </w:pPrChange>
            </w:pPr>
          </w:p>
        </w:tc>
        <w:tc>
          <w:tcPr>
            <w:tcW w:w="1977" w:type="pct"/>
            <w:tcBorders>
              <w:top w:val="single" w:sz="12" w:space="0" w:color="000000" w:themeColor="text1"/>
              <w:bottom w:val="single" w:sz="6" w:space="0" w:color="000000" w:themeColor="text1"/>
            </w:tcBorders>
          </w:tcPr>
          <w:p w14:paraId="69669C47" w14:textId="77777777" w:rsidR="00705997" w:rsidRPr="002205EB" w:rsidRDefault="00705997" w:rsidP="001A66F3">
            <w:pPr>
              <w:keepNext/>
              <w:rPr>
                <w:rFonts w:ascii="Times" w:eastAsia="Times" w:hAnsi="Times" w:cs="Times"/>
                <w:sz w:val="18"/>
                <w:szCs w:val="18"/>
              </w:rPr>
              <w:pPrChange w:id="598" w:author="Daniel Engels" w:date="2018-08-01T14:52:00Z">
                <w:pPr/>
              </w:pPrChange>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208635FF" w14:textId="77777777" w:rsidR="00705997" w:rsidRPr="002205EB" w:rsidRDefault="00705997" w:rsidP="001A66F3">
            <w:pPr>
              <w:keepNext/>
              <w:rPr>
                <w:rFonts w:ascii="Times" w:eastAsia="Times" w:hAnsi="Times" w:cs="Times"/>
                <w:sz w:val="18"/>
                <w:szCs w:val="18"/>
              </w:rPr>
              <w:pPrChange w:id="599" w:author="Daniel Engels" w:date="2018-08-01T14:52:00Z">
                <w:pPr/>
              </w:pPrChange>
            </w:pPr>
            <w:r w:rsidRPr="002205EB">
              <w:rPr>
                <w:rFonts w:ascii="Times" w:eastAsia="Times" w:hAnsi="Times" w:cs="Times"/>
                <w:sz w:val="18"/>
                <w:szCs w:val="18"/>
              </w:rPr>
              <w:t>Predicted: 1</w:t>
            </w:r>
          </w:p>
        </w:tc>
      </w:tr>
      <w:tr w:rsidR="00705997" w:rsidRPr="002205EB" w14:paraId="1828978C" w14:textId="77777777" w:rsidTr="000009CD">
        <w:trPr>
          <w:trHeight w:val="223"/>
          <w:jc w:val="center"/>
        </w:trPr>
        <w:tc>
          <w:tcPr>
            <w:tcW w:w="1394" w:type="pct"/>
          </w:tcPr>
          <w:p w14:paraId="39281708"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2084D38" w14:textId="4B5D161B"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1,1</w:t>
            </w:r>
            <w:r w:rsidR="00AB1D7B" w:rsidRPr="002205EB">
              <w:rPr>
                <w:rFonts w:ascii="Times" w:eastAsia="Times" w:hAnsi="Times" w:cs="Times"/>
                <w:sz w:val="18"/>
                <w:szCs w:val="18"/>
              </w:rPr>
              <w:t>8</w:t>
            </w:r>
            <w:r w:rsidR="00E756BD" w:rsidRPr="002205EB">
              <w:rPr>
                <w:rFonts w:ascii="Times" w:eastAsia="Times" w:hAnsi="Times" w:cs="Times"/>
                <w:sz w:val="18"/>
                <w:szCs w:val="18"/>
              </w:rPr>
              <w:t>5</w:t>
            </w:r>
          </w:p>
        </w:tc>
        <w:tc>
          <w:tcPr>
            <w:tcW w:w="1628" w:type="pct"/>
          </w:tcPr>
          <w:p w14:paraId="238749D8" w14:textId="03C8A092" w:rsidR="00705997"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w:t>
            </w:r>
          </w:p>
        </w:tc>
      </w:tr>
      <w:tr w:rsidR="00705997" w:rsidRPr="002205EB" w14:paraId="6A79A338" w14:textId="77777777" w:rsidTr="000009CD">
        <w:trPr>
          <w:trHeight w:val="223"/>
          <w:jc w:val="center"/>
        </w:trPr>
        <w:tc>
          <w:tcPr>
            <w:tcW w:w="1394" w:type="pct"/>
            <w:tcBorders>
              <w:bottom w:val="single" w:sz="12" w:space="0" w:color="auto"/>
            </w:tcBorders>
          </w:tcPr>
          <w:p w14:paraId="684A928D"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FE50A03" w14:textId="13017C1B" w:rsidR="00705997" w:rsidRPr="002205EB" w:rsidRDefault="00E756BD"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60BDBFF2" w14:textId="77E45879" w:rsidR="00705997" w:rsidRPr="00EB5731" w:rsidRDefault="00AB1D7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E756BD" w:rsidRPr="002205EB">
              <w:rPr>
                <w:rFonts w:ascii="Times" w:eastAsia="Times" w:hAnsi="Times" w:cs="Times"/>
                <w:sz w:val="18"/>
                <w:szCs w:val="18"/>
              </w:rPr>
              <w:t>19</w:t>
            </w:r>
          </w:p>
        </w:tc>
      </w:tr>
    </w:tbl>
    <w:p w14:paraId="00FA1C1D" w14:textId="77777777" w:rsidR="00CB7A28" w:rsidRPr="002205EB" w:rsidRDefault="00CB7A28" w:rsidP="00CB7A28">
      <w:pPr>
        <w:rPr>
          <w:rFonts w:ascii="Times" w:eastAsia="Times" w:hAnsi="Times" w:cs="Times"/>
          <w:color w:val="000000" w:themeColor="text1"/>
        </w:rPr>
      </w:pPr>
    </w:p>
    <w:p w14:paraId="5E5F8317" w14:textId="4F1BC9C9" w:rsidR="00577A0A" w:rsidRPr="002205EB" w:rsidRDefault="0088361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rPr>
        <w:t xml:space="preserve">  </w:t>
      </w:r>
      <w:r w:rsidR="007615DA">
        <w:rPr>
          <w:rFonts w:ascii="Times" w:eastAsia="Times" w:hAnsi="Times" w:cs="Times"/>
          <w:color w:val="000000" w:themeColor="text1"/>
          <w:sz w:val="20"/>
          <w:szCs w:val="20"/>
        </w:rPr>
        <w:t>To determine the optimal number of neighbors,</w:t>
      </w:r>
      <w:r w:rsidR="00BC2E8F" w:rsidRPr="002205EB">
        <w:rPr>
          <w:rFonts w:ascii="Times" w:eastAsia="Times" w:hAnsi="Times" w:cs="Times"/>
          <w:color w:val="000000" w:themeColor="text1"/>
          <w:sz w:val="20"/>
          <w:szCs w:val="20"/>
        </w:rPr>
        <w:t xml:space="preserve"> </w:t>
      </w:r>
      <w:r w:rsidR="0084544F" w:rsidRPr="002205EB">
        <w:rPr>
          <w:rFonts w:ascii="Times" w:eastAsia="Times" w:hAnsi="Times" w:cs="Times"/>
          <w:color w:val="000000" w:themeColor="text1"/>
          <w:sz w:val="20"/>
          <w:szCs w:val="20"/>
        </w:rPr>
        <w:t xml:space="preserve">we </w:t>
      </w:r>
      <w:r w:rsidR="007615DA">
        <w:rPr>
          <w:rFonts w:ascii="Times" w:eastAsia="Times" w:hAnsi="Times" w:cs="Times"/>
          <w:color w:val="000000" w:themeColor="text1"/>
          <w:sz w:val="20"/>
          <w:szCs w:val="20"/>
        </w:rPr>
        <w:t>iterate</w:t>
      </w:r>
      <w:r w:rsidR="00123193" w:rsidRPr="002205EB">
        <w:rPr>
          <w:rFonts w:ascii="Times" w:eastAsia="Times" w:hAnsi="Times" w:cs="Times"/>
          <w:color w:val="000000" w:themeColor="text1"/>
          <w:sz w:val="20"/>
          <w:szCs w:val="20"/>
        </w:rPr>
        <w:t xml:space="preserve"> through</w:t>
      </w:r>
      <w:r w:rsidR="001B7AA6" w:rsidRPr="002205EB">
        <w:rPr>
          <w:rFonts w:ascii="Times" w:eastAsia="Times" w:hAnsi="Times" w:cs="Times"/>
          <w:color w:val="000000" w:themeColor="text1"/>
          <w:sz w:val="20"/>
          <w:szCs w:val="20"/>
        </w:rPr>
        <w:t xml:space="preserve"> different</w:t>
      </w:r>
      <w:r w:rsidR="003829D3">
        <w:rPr>
          <w:rFonts w:ascii="Times" w:eastAsia="Times" w:hAnsi="Times" w:cs="Times"/>
          <w:color w:val="000000" w:themeColor="text1"/>
          <w:sz w:val="20"/>
          <w:szCs w:val="20"/>
        </w:rPr>
        <w:t xml:space="preserve"> values of</w:t>
      </w:r>
      <w:r w:rsidR="001B7AA6" w:rsidRPr="002205EB">
        <w:rPr>
          <w:rFonts w:ascii="Times" w:eastAsia="Times" w:hAnsi="Times" w:cs="Times"/>
          <w:color w:val="000000" w:themeColor="text1"/>
          <w:sz w:val="20"/>
          <w:szCs w:val="20"/>
        </w:rPr>
        <w:t xml:space="preserve"> </w:t>
      </w:r>
      <w:r w:rsidR="001B7AA6" w:rsidRPr="00B83BE8">
        <w:rPr>
          <w:rFonts w:ascii="Times" w:eastAsia="Times" w:hAnsi="Times" w:cs="Times"/>
          <w:i/>
          <w:color w:val="000000" w:themeColor="text1"/>
          <w:sz w:val="20"/>
          <w:szCs w:val="20"/>
        </w:rPr>
        <w:t xml:space="preserve">K </w:t>
      </w:r>
      <w:r w:rsidR="003829D3">
        <w:rPr>
          <w:rFonts w:ascii="Times" w:eastAsia="Times" w:hAnsi="Times" w:cs="Times"/>
          <w:color w:val="000000" w:themeColor="text1"/>
          <w:sz w:val="20"/>
          <w:szCs w:val="20"/>
        </w:rPr>
        <w:t xml:space="preserve">ranging from 1 to 50. </w:t>
      </w:r>
      <w:r w:rsidR="002E788C" w:rsidRPr="002205EB">
        <w:rPr>
          <w:rFonts w:ascii="Times" w:eastAsia="Times" w:hAnsi="Times" w:cs="Times"/>
          <w:color w:val="000000" w:themeColor="text1"/>
          <w:sz w:val="20"/>
          <w:szCs w:val="20"/>
        </w:rPr>
        <w:t xml:space="preserve">Figure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.4</w:t>
      </w:r>
      <w:r w:rsidR="007D4644" w:rsidRPr="002205EB">
        <w:rPr>
          <w:rFonts w:ascii="Times" w:eastAsia="Times" w:hAnsi="Times" w:cs="Times"/>
          <w:color w:val="000000" w:themeColor="text1"/>
          <w:sz w:val="20"/>
          <w:szCs w:val="20"/>
        </w:rPr>
        <w:t xml:space="preserve"> displays the optimal number of neighbors. </w:t>
      </w:r>
      <w:r w:rsidR="00C64B30" w:rsidRPr="002205EB">
        <w:rPr>
          <w:rFonts w:ascii="Times" w:eastAsia="Times" w:hAnsi="Times" w:cs="Times"/>
          <w:color w:val="000000" w:themeColor="text1"/>
          <w:sz w:val="20"/>
          <w:szCs w:val="20"/>
        </w:rPr>
        <w:t xml:space="preserve">The </w:t>
      </w:r>
      <w:r w:rsidR="00AF09CF">
        <w:rPr>
          <w:rFonts w:ascii="Times" w:eastAsia="Times" w:hAnsi="Times" w:cs="Times"/>
          <w:color w:val="000000" w:themeColor="text1"/>
          <w:sz w:val="20"/>
          <w:szCs w:val="20"/>
        </w:rPr>
        <w:t>optimal</w:t>
      </w:r>
      <w:r w:rsidR="00C64B30" w:rsidRPr="002205EB">
        <w:rPr>
          <w:rFonts w:ascii="Times" w:eastAsia="Times" w:hAnsi="Times" w:cs="Times"/>
          <w:color w:val="000000" w:themeColor="text1"/>
          <w:sz w:val="20"/>
          <w:szCs w:val="20"/>
        </w:rPr>
        <w:t xml:space="preserve"> </w:t>
      </w:r>
      <w:r w:rsidR="00C64B30" w:rsidRPr="00B83BE8">
        <w:rPr>
          <w:rFonts w:ascii="Times" w:eastAsia="Times" w:hAnsi="Times" w:cs="Times"/>
          <w:i/>
          <w:color w:val="000000" w:themeColor="text1"/>
          <w:sz w:val="20"/>
          <w:szCs w:val="20"/>
        </w:rPr>
        <w:t>K</w:t>
      </w:r>
      <w:r w:rsidR="00C64B30" w:rsidRPr="002205EB">
        <w:rPr>
          <w:rFonts w:ascii="Times" w:eastAsia="Times" w:hAnsi="Times" w:cs="Times"/>
          <w:color w:val="000000" w:themeColor="text1"/>
          <w:sz w:val="20"/>
          <w:szCs w:val="20"/>
        </w:rPr>
        <w:t xml:space="preserve"> </w:t>
      </w:r>
      <w:r w:rsidR="00AF09CF">
        <w:rPr>
          <w:rFonts w:ascii="Times" w:eastAsia="Times" w:hAnsi="Times" w:cs="Times"/>
          <w:color w:val="000000" w:themeColor="text1"/>
          <w:sz w:val="20"/>
          <w:szCs w:val="20"/>
        </w:rPr>
        <w:t xml:space="preserve">is determined by the </w:t>
      </w:r>
      <w:r w:rsidR="00C64B30" w:rsidRPr="002205EB">
        <w:rPr>
          <w:rFonts w:ascii="Times" w:eastAsia="Times" w:hAnsi="Times" w:cs="Times"/>
          <w:color w:val="000000" w:themeColor="text1"/>
          <w:sz w:val="20"/>
          <w:szCs w:val="20"/>
        </w:rPr>
        <w:t>lowest mean squared error</w:t>
      </w:r>
      <w:r w:rsidR="00AF09CF">
        <w:rPr>
          <w:rFonts w:ascii="Times" w:eastAsia="Times" w:hAnsi="Times" w:cs="Times"/>
          <w:color w:val="000000" w:themeColor="text1"/>
          <w:sz w:val="20"/>
          <w:szCs w:val="20"/>
        </w:rPr>
        <w:t xml:space="preserve"> which </w:t>
      </w:r>
      <w:r w:rsidR="00FD49DD">
        <w:rPr>
          <w:rFonts w:ascii="Times" w:eastAsia="Times" w:hAnsi="Times" w:cs="Times"/>
          <w:color w:val="000000" w:themeColor="text1"/>
          <w:sz w:val="20"/>
          <w:szCs w:val="20"/>
        </w:rPr>
        <w:t xml:space="preserve">happens to be 1 in this </w:t>
      </w:r>
      <w:r w:rsidR="00AF09CF">
        <w:rPr>
          <w:rFonts w:ascii="Times" w:eastAsia="Times" w:hAnsi="Times" w:cs="Times"/>
          <w:color w:val="000000" w:themeColor="text1"/>
          <w:sz w:val="20"/>
          <w:szCs w:val="20"/>
        </w:rPr>
        <w:t>case</w:t>
      </w:r>
      <w:r w:rsidR="00C64B30" w:rsidRPr="002205EB">
        <w:rPr>
          <w:rFonts w:ascii="Times" w:eastAsia="Times" w:hAnsi="Times" w:cs="Times"/>
          <w:color w:val="000000" w:themeColor="text1"/>
          <w:sz w:val="20"/>
          <w:szCs w:val="20"/>
        </w:rPr>
        <w:t xml:space="preserve">. </w:t>
      </w:r>
    </w:p>
    <w:p w14:paraId="2AA76B1E" w14:textId="77777777" w:rsidR="007D4644" w:rsidRPr="002205EB" w:rsidRDefault="007D4644" w:rsidP="00072418">
      <w:pPr>
        <w:rPr>
          <w:rFonts w:ascii="Times" w:eastAsia="Times" w:hAnsi="Times"/>
          <w:color w:val="000000" w:themeColor="text1"/>
          <w:sz w:val="20"/>
        </w:rPr>
      </w:pPr>
    </w:p>
    <w:p w14:paraId="29F0E019" w14:textId="021229A4" w:rsidR="007D4644" w:rsidRPr="002205EB" w:rsidRDefault="001300D8" w:rsidP="001300D8">
      <w:pPr>
        <w:jc w:val="center"/>
        <w:rPr>
          <w:rFonts w:ascii="Times" w:eastAsia="Times" w:hAnsi="Times"/>
          <w:color w:val="000000" w:themeColor="text1"/>
          <w:sz w:val="20"/>
        </w:rPr>
      </w:pPr>
      <w:r w:rsidRPr="002205EB">
        <w:rPr>
          <w:rFonts w:ascii="Times" w:eastAsia="Times" w:hAnsi="Times"/>
          <w:noProof/>
          <w:color w:val="000000" w:themeColor="text1"/>
          <w:sz w:val="20"/>
        </w:rPr>
        <w:drawing>
          <wp:inline distT="0" distB="0" distL="0" distR="0" wp14:anchorId="0DD424CA" wp14:editId="181FE025">
            <wp:extent cx="4392295" cy="2908300"/>
            <wp:effectExtent l="12700" t="12700" r="1460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392295" cy="2908300"/>
                    </a:xfrm>
                    <a:prstGeom prst="rect">
                      <a:avLst/>
                    </a:prstGeom>
                    <a:ln>
                      <a:solidFill>
                        <a:schemeClr val="tx1"/>
                      </a:solidFill>
                    </a:ln>
                  </pic:spPr>
                </pic:pic>
              </a:graphicData>
            </a:graphic>
          </wp:inline>
        </w:drawing>
      </w:r>
    </w:p>
    <w:p w14:paraId="6C2716C8" w14:textId="77777777" w:rsidR="00614AC4" w:rsidRPr="002205EB" w:rsidRDefault="00614AC4" w:rsidP="00577A0A">
      <w:pPr>
        <w:jc w:val="center"/>
        <w:rPr>
          <w:rFonts w:ascii="Times" w:hAnsi="Times"/>
          <w:b/>
          <w:bCs/>
          <w:sz w:val="18"/>
          <w:szCs w:val="18"/>
        </w:rPr>
      </w:pPr>
    </w:p>
    <w:p w14:paraId="029ACFF5" w14:textId="6E89B5B9" w:rsidR="00577A0A" w:rsidRPr="002205EB" w:rsidRDefault="00577A0A" w:rsidP="00577A0A">
      <w:pPr>
        <w:jc w:val="center"/>
        <w:rPr>
          <w:rFonts w:ascii="Times" w:eastAsia="Times" w:hAnsi="Times" w:cs="Times"/>
          <w:sz w:val="18"/>
          <w:szCs w:val="18"/>
        </w:rPr>
      </w:pPr>
      <w:r w:rsidRPr="00B83BE8">
        <w:rPr>
          <w:rFonts w:ascii="Times" w:eastAsia="Times" w:hAnsi="Times" w:cs="Times"/>
          <w:b/>
          <w:sz w:val="18"/>
          <w:szCs w:val="18"/>
        </w:rPr>
        <w:t xml:space="preserve">Figure </w:t>
      </w:r>
      <w:r w:rsidR="00AA5B73"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ins w:id="600" w:author="Daniel Engels" w:date="2018-08-01T15:02:00Z">
        <w:r w:rsidR="00942A5A">
          <w:rPr>
            <w:rFonts w:ascii="Times" w:eastAsia="Times" w:hAnsi="Times" w:cs="Times"/>
            <w:color w:val="000000" w:themeColor="text1"/>
            <w:sz w:val="18"/>
            <w:szCs w:val="18"/>
          </w:rPr>
          <w:t xml:space="preserve">THIS IS A GRAPH SHOWING NUMBER OF NEIGHBORS VS MISCLASSIFICATION ERROR. </w:t>
        </w:r>
        <w:r w:rsidR="00BA0312">
          <w:rPr>
            <w:rFonts w:ascii="Times" w:eastAsia="Times" w:hAnsi="Times" w:cs="Times"/>
            <w:color w:val="000000" w:themeColor="text1"/>
            <w:sz w:val="18"/>
            <w:szCs w:val="18"/>
          </w:rPr>
          <w:t>THIS IS NOT A GRAPH SHOWING THE OPTIMAL NUMBER OF NEIGHBORS (ALTHOUGH THAT INFORMATION CAN BE DEDUCED BY EXAMINING THE GRAPH)</w:t>
        </w:r>
      </w:ins>
      <w:del w:id="601" w:author="Daniel Engels" w:date="2018-08-01T15:02:00Z">
        <w:r w:rsidR="00797B04" w:rsidRPr="002205EB" w:rsidDel="00942A5A">
          <w:rPr>
            <w:rFonts w:ascii="Times" w:eastAsia="Times" w:hAnsi="Times" w:cs="Times"/>
            <w:color w:val="000000" w:themeColor="text1"/>
            <w:sz w:val="18"/>
            <w:szCs w:val="18"/>
          </w:rPr>
          <w:delText>O</w:delText>
        </w:r>
        <w:r w:rsidRPr="002205EB" w:rsidDel="00942A5A">
          <w:rPr>
            <w:rFonts w:ascii="Times" w:eastAsia="Times" w:hAnsi="Times" w:cs="Times"/>
            <w:color w:val="000000" w:themeColor="text1"/>
            <w:sz w:val="18"/>
            <w:szCs w:val="18"/>
          </w:rPr>
          <w:delText>ptimal number of neighbo</w:delText>
        </w:r>
      </w:del>
      <w:del w:id="602" w:author="Daniel Engels" w:date="2018-08-01T15:01:00Z">
        <w:r w:rsidRPr="002205EB" w:rsidDel="00942A5A">
          <w:rPr>
            <w:rFonts w:ascii="Times" w:eastAsia="Times" w:hAnsi="Times" w:cs="Times"/>
            <w:color w:val="000000" w:themeColor="text1"/>
            <w:sz w:val="18"/>
            <w:szCs w:val="18"/>
          </w:rPr>
          <w:delText>rs</w:delText>
        </w:r>
      </w:del>
    </w:p>
    <w:p w14:paraId="2AB5DE85" w14:textId="77777777" w:rsidR="00844A19" w:rsidRPr="002205EB" w:rsidRDefault="00844A19" w:rsidP="00072418">
      <w:pPr>
        <w:rPr>
          <w:rFonts w:ascii="Times" w:eastAsia="Times" w:hAnsi="Times" w:cs="Times"/>
          <w:color w:val="000000" w:themeColor="text1"/>
        </w:rPr>
      </w:pPr>
    </w:p>
    <w:p w14:paraId="4868AD5F" w14:textId="7A0A8B18" w:rsidR="001B056B" w:rsidRPr="00565038" w:rsidRDefault="00BC333F" w:rsidP="000415F4">
      <w:pPr>
        <w:jc w:val="both"/>
        <w:rPr>
          <w:rFonts w:ascii="Times" w:eastAsia="Times" w:hAnsi="Times" w:cs="Times"/>
          <w:i/>
          <w:color w:val="000000" w:themeColor="text1"/>
          <w:sz w:val="20"/>
          <w:szCs w:val="20"/>
        </w:rPr>
      </w:pPr>
      <w:r w:rsidRPr="002205EB">
        <w:rPr>
          <w:rFonts w:ascii="Times" w:eastAsia="Times" w:hAnsi="Times" w:cs="Times"/>
          <w:color w:val="000000" w:themeColor="text1"/>
        </w:rPr>
        <w:t xml:space="preserve">  </w:t>
      </w:r>
      <w:r w:rsidR="00FD49DD">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sidR="00FD49DD">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w:t>
      </w:r>
      <w:r w:rsidR="002A2505" w:rsidRPr="002205EB">
        <w:rPr>
          <w:rFonts w:ascii="Times" w:eastAsia="Times" w:hAnsi="Times" w:cs="Times"/>
          <w:color w:val="000000" w:themeColor="text1"/>
          <w:sz w:val="20"/>
          <w:szCs w:val="20"/>
        </w:rPr>
        <w:t>engineering</w:t>
      </w:r>
      <w:r w:rsidRPr="002205EB">
        <w:rPr>
          <w:rFonts w:ascii="Times" w:eastAsia="Times" w:hAnsi="Times" w:cs="Times"/>
          <w:color w:val="000000" w:themeColor="text1"/>
          <w:sz w:val="20"/>
          <w:szCs w:val="20"/>
        </w:rPr>
        <w:t xml:space="preserve"> in order to </w:t>
      </w:r>
      <w:r w:rsidR="002A2505" w:rsidRPr="002205EB">
        <w:rPr>
          <w:rFonts w:ascii="Times" w:eastAsia="Times" w:hAnsi="Times" w:cs="Times"/>
          <w:color w:val="000000" w:themeColor="text1"/>
          <w:sz w:val="20"/>
          <w:szCs w:val="20"/>
        </w:rPr>
        <w:t xml:space="preserve">explore how well the </w:t>
      </w:r>
      <w:r w:rsidR="002A2505"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classifies with fewer</w:t>
      </w:r>
      <w:r w:rsidR="002A2505" w:rsidRPr="002205EB">
        <w:rPr>
          <w:rFonts w:ascii="Times" w:eastAsia="Times" w:hAnsi="Times" w:cs="Times"/>
          <w:color w:val="000000" w:themeColor="text1"/>
          <w:sz w:val="20"/>
          <w:szCs w:val="20"/>
        </w:rPr>
        <w:t xml:space="preserve"> features. </w:t>
      </w:r>
      <w:r w:rsidR="00DC053D" w:rsidRPr="002205EB">
        <w:rPr>
          <w:rFonts w:ascii="Times" w:eastAsia="Times" w:hAnsi="Times" w:cs="Times"/>
          <w:color w:val="000000" w:themeColor="text1"/>
          <w:sz w:val="20"/>
          <w:szCs w:val="20"/>
        </w:rPr>
        <w:t xml:space="preserve">The optimal number of neighbors </w:t>
      </w:r>
      <w:del w:id="603" w:author="Daniel Engels" w:date="2018-08-01T15:09:00Z">
        <w:r w:rsidR="00DC053D" w:rsidRPr="002205EB" w:rsidDel="00BA0312">
          <w:rPr>
            <w:rFonts w:ascii="Times" w:eastAsia="Times" w:hAnsi="Times" w:cs="Times"/>
            <w:color w:val="000000" w:themeColor="text1"/>
            <w:sz w:val="20"/>
            <w:szCs w:val="20"/>
          </w:rPr>
          <w:delText>will be</w:delText>
        </w:r>
      </w:del>
      <w:ins w:id="604" w:author="Daniel Engels" w:date="2018-08-01T15:09:00Z">
        <w:r w:rsidR="00BA0312">
          <w:rPr>
            <w:rFonts w:ascii="Times" w:eastAsia="Times" w:hAnsi="Times" w:cs="Times"/>
            <w:color w:val="000000" w:themeColor="text1"/>
            <w:sz w:val="20"/>
            <w:szCs w:val="20"/>
          </w:rPr>
          <w:t>is</w:t>
        </w:r>
      </w:ins>
      <w:r w:rsidR="00DC053D" w:rsidRPr="002205EB">
        <w:rPr>
          <w:rFonts w:ascii="Times" w:eastAsia="Times" w:hAnsi="Times" w:cs="Times"/>
          <w:color w:val="000000" w:themeColor="text1"/>
          <w:sz w:val="20"/>
          <w:szCs w:val="20"/>
        </w:rPr>
        <w:t xml:space="preserve"> used along with feature engineering. </w:t>
      </w:r>
      <w:r w:rsidR="00E86C17" w:rsidRPr="002205EB">
        <w:rPr>
          <w:rFonts w:ascii="Times" w:eastAsia="Times" w:hAnsi="Times" w:cs="Times"/>
          <w:color w:val="000000" w:themeColor="text1"/>
          <w:sz w:val="20"/>
          <w:szCs w:val="20"/>
        </w:rPr>
        <w:t xml:space="preserve">The second </w:t>
      </w:r>
      <w:r w:rsidR="00E86C17"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is</w:t>
      </w:r>
      <w:r w:rsidR="00E86C17" w:rsidRPr="002205EB">
        <w:rPr>
          <w:rFonts w:ascii="Times" w:eastAsia="Times" w:hAnsi="Times" w:cs="Times"/>
          <w:color w:val="000000" w:themeColor="text1"/>
          <w:sz w:val="20"/>
          <w:szCs w:val="20"/>
        </w:rPr>
        <w:t xml:space="preserve"> trained with </w:t>
      </w:r>
      <w:r w:rsidR="004C5FB7" w:rsidRPr="002205EB">
        <w:rPr>
          <w:rFonts w:ascii="Times" w:eastAsia="Times" w:hAnsi="Times" w:cs="Times"/>
          <w:color w:val="000000" w:themeColor="text1"/>
          <w:sz w:val="20"/>
          <w:szCs w:val="20"/>
        </w:rPr>
        <w:t xml:space="preserve">only </w:t>
      </w:r>
      <w:r w:rsidR="009E087A">
        <w:rPr>
          <w:rFonts w:ascii="Times" w:eastAsia="Times" w:hAnsi="Times" w:cs="Times"/>
          <w:color w:val="000000" w:themeColor="text1"/>
          <w:sz w:val="20"/>
          <w:szCs w:val="20"/>
        </w:rPr>
        <w:t>8 features:</w:t>
      </w:r>
      <w:r w:rsidR="004C5FB7" w:rsidRPr="002205EB">
        <w:rPr>
          <w:rFonts w:ascii="Times" w:eastAsia="Times" w:hAnsi="Times" w:cs="Times"/>
          <w:color w:val="000000" w:themeColor="text1"/>
          <w:sz w:val="20"/>
          <w:szCs w:val="20"/>
        </w:rPr>
        <w:t xml:space="preserve"> </w:t>
      </w:r>
      <w:proofErr w:type="spellStart"/>
      <w:r w:rsidR="009E087A" w:rsidRPr="00B83BE8">
        <w:rPr>
          <w:rFonts w:ascii="Times" w:eastAsia="Times" w:hAnsi="Times" w:cs="Times"/>
          <w:i/>
          <w:color w:val="000000" w:themeColor="text1"/>
          <w:sz w:val="20"/>
          <w:szCs w:val="20"/>
        </w:rPr>
        <w:t>block</w:t>
      </w:r>
      <w:r w:rsidR="009E087A">
        <w:rPr>
          <w:rFonts w:ascii="Times" w:eastAsia="Times" w:hAnsi="Times" w:cs="Times"/>
          <w:color w:val="000000" w:themeColor="text1"/>
          <w:sz w:val="20"/>
          <w:szCs w:val="20"/>
        </w:rPr>
        <w:t>_</w:t>
      </w:r>
      <w:r w:rsidR="009E087A" w:rsidRPr="00B83BE8">
        <w:rPr>
          <w:rFonts w:ascii="Times" w:eastAsia="Times" w:hAnsi="Times" w:cs="Times"/>
          <w:i/>
          <w:color w:val="000000" w:themeColor="text1"/>
          <w:sz w:val="20"/>
          <w:szCs w:val="20"/>
        </w:rPr>
        <w:t>timestamp</w:t>
      </w:r>
      <w:proofErr w:type="spellEnd"/>
      <w:r w:rsidR="009E087A" w:rsidRPr="00B83BE8">
        <w:rPr>
          <w:rFonts w:ascii="Times" w:eastAsia="Times" w:hAnsi="Times" w:cs="Times"/>
          <w:i/>
          <w:color w:val="000000" w:themeColor="text1"/>
          <w:sz w:val="20"/>
          <w:szCs w:val="20"/>
        </w:rPr>
        <w:t xml:space="preserve">, </w:t>
      </w:r>
      <w:proofErr w:type="spellStart"/>
      <w:r w:rsidR="009E087A" w:rsidRPr="00E50DAC">
        <w:rPr>
          <w:rFonts w:ascii="Times" w:eastAsia="Times" w:hAnsi="Times" w:cs="Times"/>
          <w:i/>
          <w:color w:val="000000" w:themeColor="text1"/>
          <w:sz w:val="20"/>
          <w:szCs w:val="20"/>
        </w:rPr>
        <w:t>block_n_txs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n_inputs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input_sum</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output_</w:t>
      </w:r>
      <w:r w:rsidR="009E087A" w:rsidRPr="00BF6A55">
        <w:rPr>
          <w:rFonts w:ascii="Times" w:eastAsia="Times" w:hAnsi="Times" w:cs="Times"/>
          <w:i/>
          <w:color w:val="000000" w:themeColor="text1"/>
          <w:sz w:val="20"/>
          <w:szCs w:val="20"/>
        </w:rPr>
        <w:t>sum</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n_outputs</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output_seq</w:t>
      </w:r>
      <w:proofErr w:type="spellEnd"/>
      <w:r w:rsidR="009E087A" w:rsidRPr="002205EB">
        <w:rPr>
          <w:rFonts w:ascii="Times" w:eastAsia="Times" w:hAnsi="Times" w:cs="Times"/>
          <w:color w:val="000000" w:themeColor="text1"/>
          <w:sz w:val="20"/>
          <w:szCs w:val="20"/>
        </w:rPr>
        <w:t xml:space="preserve"> and </w:t>
      </w:r>
      <w:proofErr w:type="spellStart"/>
      <w:r w:rsidR="009E087A" w:rsidRPr="00B83BE8">
        <w:rPr>
          <w:rFonts w:ascii="Times" w:eastAsia="Times" w:hAnsi="Times" w:cs="Times"/>
          <w:i/>
          <w:color w:val="000000" w:themeColor="text1"/>
          <w:sz w:val="20"/>
          <w:szCs w:val="20"/>
        </w:rPr>
        <w:t>input_</w:t>
      </w:r>
      <w:r w:rsidR="009E087A" w:rsidRPr="00E50DAC">
        <w:rPr>
          <w:rFonts w:ascii="Times" w:eastAsia="Times" w:hAnsi="Times" w:cs="Times"/>
          <w:i/>
          <w:color w:val="000000" w:themeColor="text1"/>
          <w:sz w:val="20"/>
          <w:szCs w:val="20"/>
        </w:rPr>
        <w:t>seq</w:t>
      </w:r>
      <w:proofErr w:type="spellEnd"/>
      <w:r w:rsidR="009E087A" w:rsidRPr="00565038">
        <w:rPr>
          <w:rFonts w:ascii="Times" w:eastAsia="Times" w:hAnsi="Times" w:cs="Times"/>
          <w:i/>
          <w:color w:val="000000" w:themeColor="text1"/>
          <w:sz w:val="20"/>
          <w:szCs w:val="20"/>
        </w:rPr>
        <w:t>.</w:t>
      </w:r>
    </w:p>
    <w:p w14:paraId="31011575" w14:textId="77777777" w:rsidR="009E087A" w:rsidRPr="002205EB" w:rsidRDefault="009E087A" w:rsidP="00072418">
      <w:pPr>
        <w:rPr>
          <w:rFonts w:ascii="Times" w:eastAsia="Times" w:hAnsi="Times" w:cs="Times"/>
          <w:color w:val="000000" w:themeColor="text1"/>
        </w:rPr>
      </w:pPr>
    </w:p>
    <w:p w14:paraId="4B1F5986" w14:textId="01F8CD2A"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.9</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009E087A">
        <w:rPr>
          <w:rFonts w:ascii="Times" w:eastAsia="Times" w:hAnsi="Times" w:cs="Times"/>
          <w:sz w:val="18"/>
          <w:szCs w:val="18"/>
        </w:rPr>
        <w:t>NN second model</w:t>
      </w:r>
      <w:r w:rsidR="000547D5" w:rsidRPr="002205EB">
        <w:rPr>
          <w:rFonts w:ascii="Times" w:eastAsia="Times" w:hAnsi="Times" w:cs="Times"/>
          <w:sz w:val="18"/>
          <w:szCs w:val="18"/>
        </w:rPr>
        <w:t xml:space="preserve"> </w:t>
      </w:r>
      <w:r w:rsidRPr="002205EB">
        <w:rPr>
          <w:rFonts w:ascii="Times" w:eastAsia="Times" w:hAnsi="Times" w:cs="Times"/>
          <w:sz w:val="18"/>
          <w:szCs w:val="18"/>
        </w:rPr>
        <w:t>metrics with optimal number of neighbors.</w:t>
      </w:r>
    </w:p>
    <w:p w14:paraId="291D0202" w14:textId="77777777" w:rsidR="00E756BD" w:rsidRPr="002205EB" w:rsidRDefault="00E756BD" w:rsidP="00072418">
      <w:pPr>
        <w:rPr>
          <w:rFonts w:ascii="Times" w:eastAsia="Times" w:hAnsi="Times" w:cs="Times"/>
          <w:color w:val="000000" w:themeColor="text1"/>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E756BD" w:rsidRPr="002205EB" w14:paraId="1B30A9A1" w14:textId="77777777" w:rsidTr="00EB5731">
        <w:trPr>
          <w:trHeight w:val="241"/>
          <w:jc w:val="center"/>
        </w:trPr>
        <w:tc>
          <w:tcPr>
            <w:tcW w:w="1127" w:type="pct"/>
            <w:tcBorders>
              <w:top w:val="single" w:sz="12" w:space="0" w:color="000000" w:themeColor="text1"/>
              <w:bottom w:val="single" w:sz="6" w:space="0" w:color="000000" w:themeColor="text1"/>
            </w:tcBorders>
          </w:tcPr>
          <w:p w14:paraId="24C2F121" w14:textId="77777777" w:rsidR="00E756BD" w:rsidRPr="002205EB" w:rsidRDefault="00E756BD"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65A952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2BDE78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10D121F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4210D7B9"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Support</w:t>
            </w:r>
          </w:p>
        </w:tc>
      </w:tr>
      <w:tr w:rsidR="00E756BD" w:rsidRPr="002205EB" w14:paraId="7F717E4D" w14:textId="77777777" w:rsidTr="002205EB">
        <w:trPr>
          <w:trHeight w:val="223"/>
          <w:jc w:val="center"/>
        </w:trPr>
        <w:tc>
          <w:tcPr>
            <w:tcW w:w="1127" w:type="pct"/>
          </w:tcPr>
          <w:p w14:paraId="34E83BAA"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lastRenderedPageBreak/>
              <w:t>0</w:t>
            </w:r>
          </w:p>
        </w:tc>
        <w:tc>
          <w:tcPr>
            <w:tcW w:w="1196" w:type="pct"/>
          </w:tcPr>
          <w:p w14:paraId="4C45A8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276785E0"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498797B9"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71D47AA2"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E756BD" w:rsidRPr="002205EB" w14:paraId="6696946F" w14:textId="77777777" w:rsidTr="002205EB">
        <w:trPr>
          <w:trHeight w:val="223"/>
          <w:jc w:val="center"/>
        </w:trPr>
        <w:tc>
          <w:tcPr>
            <w:tcW w:w="1127" w:type="pct"/>
          </w:tcPr>
          <w:p w14:paraId="40074E1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734B23B6"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0.98</w:t>
            </w:r>
          </w:p>
        </w:tc>
        <w:tc>
          <w:tcPr>
            <w:tcW w:w="915" w:type="pct"/>
          </w:tcPr>
          <w:p w14:paraId="24A60424"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0FF998D8"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7569600C"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E756BD" w:rsidRPr="002205EB" w14:paraId="6A21DD5E" w14:textId="77777777" w:rsidTr="000009CD">
        <w:trPr>
          <w:trHeight w:val="223"/>
          <w:jc w:val="center"/>
        </w:trPr>
        <w:tc>
          <w:tcPr>
            <w:tcW w:w="1127" w:type="pct"/>
          </w:tcPr>
          <w:p w14:paraId="39C94BB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7A6A090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50E8A303"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7C28BBA"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D7705AF"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756BD" w:rsidRPr="002205EB" w14:paraId="68A20E9C" w14:textId="77777777" w:rsidTr="000009CD">
        <w:trPr>
          <w:trHeight w:val="223"/>
          <w:jc w:val="center"/>
        </w:trPr>
        <w:tc>
          <w:tcPr>
            <w:tcW w:w="1127" w:type="pct"/>
            <w:tcBorders>
              <w:bottom w:val="single" w:sz="18" w:space="0" w:color="auto"/>
            </w:tcBorders>
          </w:tcPr>
          <w:p w14:paraId="30365456"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F4E4461" w14:textId="79C2CD78" w:rsidR="00E756BD" w:rsidRPr="00EB5731" w:rsidDel="0087685C" w:rsidRDefault="00935528"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98.</w:t>
            </w:r>
            <w:r w:rsidR="001250A6" w:rsidRPr="002205EB">
              <w:rPr>
                <w:rFonts w:ascii="Times" w:eastAsia="Times" w:hAnsi="Times" w:cs="Times"/>
                <w:sz w:val="18"/>
                <w:szCs w:val="18"/>
              </w:rPr>
              <w:t>83</w:t>
            </w:r>
            <w:r w:rsidR="00E756BD" w:rsidRPr="00EB5731">
              <w:rPr>
                <w:rFonts w:ascii="Times,Times,PMingLiU" w:eastAsia="Times,Times,PMingLiU" w:hAnsi="Times,Times,PMingLiU" w:cs="Times,Times,PMingLiU"/>
                <w:sz w:val="18"/>
                <w:szCs w:val="18"/>
              </w:rPr>
              <w:t>%</w:t>
            </w:r>
          </w:p>
        </w:tc>
      </w:tr>
    </w:tbl>
    <w:p w14:paraId="31052FE6" w14:textId="77777777" w:rsidR="00E40615" w:rsidRPr="002205EB" w:rsidRDefault="00E40615" w:rsidP="00E40615">
      <w:pPr>
        <w:rPr>
          <w:rFonts w:ascii="Times" w:eastAsia="Times" w:hAnsi="Times" w:cs="Times"/>
          <w:color w:val="000000" w:themeColor="text1"/>
        </w:rPr>
      </w:pPr>
    </w:p>
    <w:p w14:paraId="2E0BC362" w14:textId="630B50CF"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.10</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sidR="00220B29">
        <w:rPr>
          <w:rFonts w:ascii="Times" w:eastAsia="Times" w:hAnsi="Times" w:cs="Times"/>
          <w:sz w:val="18"/>
          <w:szCs w:val="18"/>
        </w:rPr>
        <w:t>second model</w:t>
      </w:r>
      <w:r w:rsidRPr="002205EB">
        <w:rPr>
          <w:rFonts w:ascii="Times" w:eastAsia="Times" w:hAnsi="Times" w:cs="Times"/>
          <w:sz w:val="18"/>
          <w:szCs w:val="18"/>
        </w:rPr>
        <w:t xml:space="preserve"> confusion matrix with optimal number of neighbors.</w:t>
      </w:r>
    </w:p>
    <w:p w14:paraId="4B80DE87" w14:textId="77777777" w:rsidR="00E756BD" w:rsidRPr="002205EB" w:rsidRDefault="00E756BD"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E756BD" w:rsidRPr="002205EB" w14:paraId="1A459644" w14:textId="77777777" w:rsidTr="00EB5731">
        <w:trPr>
          <w:trHeight w:val="241"/>
          <w:jc w:val="center"/>
        </w:trPr>
        <w:tc>
          <w:tcPr>
            <w:tcW w:w="1394" w:type="pct"/>
            <w:tcBorders>
              <w:top w:val="single" w:sz="12" w:space="0" w:color="000000" w:themeColor="text1"/>
              <w:bottom w:val="single" w:sz="6" w:space="0" w:color="000000" w:themeColor="text1"/>
            </w:tcBorders>
          </w:tcPr>
          <w:p w14:paraId="299EE29F" w14:textId="77777777" w:rsidR="00E756BD" w:rsidRPr="002205EB" w:rsidRDefault="00E756BD"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4F68B624"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7F206E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1</w:t>
            </w:r>
          </w:p>
        </w:tc>
      </w:tr>
      <w:tr w:rsidR="00E756BD" w:rsidRPr="002205EB" w14:paraId="74608209" w14:textId="77777777" w:rsidTr="000009CD">
        <w:trPr>
          <w:trHeight w:val="223"/>
          <w:jc w:val="center"/>
        </w:trPr>
        <w:tc>
          <w:tcPr>
            <w:tcW w:w="1394" w:type="pct"/>
          </w:tcPr>
          <w:p w14:paraId="7AA2725C"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50A347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1,184</w:t>
            </w:r>
          </w:p>
        </w:tc>
        <w:tc>
          <w:tcPr>
            <w:tcW w:w="1628" w:type="pct"/>
          </w:tcPr>
          <w:p w14:paraId="338AF186"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w:t>
            </w:r>
          </w:p>
        </w:tc>
      </w:tr>
      <w:tr w:rsidR="00E756BD" w:rsidRPr="002205EB" w14:paraId="4EDB4446" w14:textId="77777777" w:rsidTr="000009CD">
        <w:trPr>
          <w:trHeight w:val="223"/>
          <w:jc w:val="center"/>
        </w:trPr>
        <w:tc>
          <w:tcPr>
            <w:tcW w:w="1394" w:type="pct"/>
            <w:tcBorders>
              <w:bottom w:val="single" w:sz="12" w:space="0" w:color="auto"/>
            </w:tcBorders>
          </w:tcPr>
          <w:p w14:paraId="356983BD"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BEFB5DD" w14:textId="59D71989" w:rsidR="00E756BD" w:rsidRPr="002205EB" w:rsidRDefault="00FA743A"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2620AEB6" w14:textId="27D3C799"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FA743A" w:rsidRPr="002205EB">
              <w:rPr>
                <w:rFonts w:ascii="Times" w:eastAsia="Times" w:hAnsi="Times" w:cs="Times"/>
                <w:sz w:val="18"/>
                <w:szCs w:val="18"/>
              </w:rPr>
              <w:t>19</w:t>
            </w:r>
          </w:p>
        </w:tc>
      </w:tr>
    </w:tbl>
    <w:p w14:paraId="3C2A1B17" w14:textId="77777777" w:rsidR="00E756BD" w:rsidRPr="002205EB" w:rsidRDefault="00E756BD" w:rsidP="00072418">
      <w:pPr>
        <w:rPr>
          <w:rFonts w:ascii="Times" w:eastAsia="Times" w:hAnsi="Times" w:cs="Times"/>
          <w:color w:val="000000" w:themeColor="text1"/>
        </w:rPr>
      </w:pPr>
    </w:p>
    <w:p w14:paraId="72E0E359" w14:textId="56229DB7" w:rsidR="000639B2" w:rsidRPr="002205EB" w:rsidRDefault="0029480E"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displays the </w:t>
      </w:r>
      <w:r w:rsidR="00833BE6" w:rsidRPr="00B83BE8">
        <w:rPr>
          <w:rFonts w:ascii="Times" w:eastAsia="Times" w:hAnsi="Times" w:cs="Times"/>
          <w:i/>
          <w:color w:val="000000" w:themeColor="text1"/>
          <w:sz w:val="20"/>
          <w:szCs w:val="20"/>
        </w:rPr>
        <w:t>K</w:t>
      </w:r>
      <w:r w:rsidR="00833BE6" w:rsidRPr="002205EB">
        <w:rPr>
          <w:rFonts w:ascii="Times" w:eastAsia="Times" w:hAnsi="Times" w:cs="Times"/>
          <w:color w:val="000000" w:themeColor="text1"/>
          <w:sz w:val="20"/>
          <w:szCs w:val="20"/>
        </w:rPr>
        <w:t>NN</w:t>
      </w:r>
      <w:r w:rsidR="00935528" w:rsidRPr="002205EB">
        <w:rPr>
          <w:rFonts w:ascii="Times" w:eastAsia="Times" w:hAnsi="Times" w:cs="Times"/>
          <w:color w:val="000000" w:themeColor="text1"/>
          <w:sz w:val="20"/>
          <w:szCs w:val="20"/>
        </w:rPr>
        <w:t xml:space="preserve"> metrics for the </w:t>
      </w:r>
      <w:r w:rsidR="000547D5" w:rsidRPr="002205EB">
        <w:rPr>
          <w:rFonts w:ascii="Times" w:eastAsia="Times" w:hAnsi="Times" w:cs="Times"/>
          <w:color w:val="000000" w:themeColor="text1"/>
          <w:sz w:val="20"/>
          <w:szCs w:val="20"/>
        </w:rPr>
        <w:t>second</w:t>
      </w:r>
      <w:r w:rsidR="00935528" w:rsidRPr="002205EB">
        <w:rPr>
          <w:rFonts w:ascii="Times" w:eastAsia="Times" w:hAnsi="Times" w:cs="Times"/>
          <w:color w:val="000000" w:themeColor="text1"/>
          <w:sz w:val="20"/>
          <w:szCs w:val="20"/>
        </w:rPr>
        <w:t xml:space="preserve"> model </w:t>
      </w:r>
      <w:r w:rsidR="00796DC5">
        <w:rPr>
          <w:rFonts w:ascii="Times" w:eastAsia="Times" w:hAnsi="Times" w:cs="Times"/>
          <w:sz w:val="20"/>
          <w:szCs w:val="20"/>
        </w:rPr>
        <w:t xml:space="preserve">with the </w:t>
      </w:r>
      <w:r w:rsidR="00935528" w:rsidRPr="002205EB">
        <w:rPr>
          <w:rFonts w:ascii="Times" w:eastAsia="Times" w:hAnsi="Times" w:cs="Times"/>
          <w:sz w:val="20"/>
          <w:szCs w:val="20"/>
        </w:rPr>
        <w:t>optimal number of neighbors</w:t>
      </w:r>
      <w:r w:rsidR="00935528" w:rsidRPr="002205EB">
        <w:rPr>
          <w:rFonts w:ascii="Times" w:eastAsia="Times" w:hAnsi="Times" w:cs="Times"/>
          <w:color w:val="000000" w:themeColor="text1"/>
          <w:sz w:val="20"/>
          <w:szCs w:val="20"/>
        </w:rPr>
        <w:t xml:space="preserve">. This model has a classification accuracy of </w:t>
      </w:r>
      <w:r w:rsidRPr="002205EB">
        <w:rPr>
          <w:rFonts w:ascii="Times" w:eastAsia="Times" w:hAnsi="Times" w:cs="Times"/>
          <w:sz w:val="18"/>
          <w:szCs w:val="18"/>
        </w:rPr>
        <w:t>98</w:t>
      </w:r>
      <w:r w:rsidRPr="00EB5731">
        <w:rPr>
          <w:rFonts w:ascii="Times,Times,PMingLiU" w:eastAsia="Times,Times,PMingLiU" w:hAnsi="Times,Times,PMingLiU" w:cs="Times,Times,PMingLiU"/>
          <w:sz w:val="18"/>
          <w:szCs w:val="18"/>
        </w:rPr>
        <w:t>.</w:t>
      </w:r>
      <w:r w:rsidR="000547D5" w:rsidRPr="002205EB">
        <w:rPr>
          <w:rFonts w:ascii="Times" w:eastAsia="Times" w:hAnsi="Times" w:cs="Times"/>
          <w:sz w:val="18"/>
          <w:szCs w:val="18"/>
        </w:rPr>
        <w:t>83</w:t>
      </w:r>
      <w:r w:rsidR="00935528" w:rsidRPr="00EB5731">
        <w:rPr>
          <w:rFonts w:ascii="Times,Times,PMingLiU" w:eastAsia="Times,Times,PMingLiU" w:hAnsi="Times,Times,PMingLiU" w:cs="Times,Times,PMingLiU"/>
          <w:sz w:val="18"/>
          <w:szCs w:val="18"/>
        </w:rPr>
        <w:t xml:space="preserve">%. </w:t>
      </w:r>
      <w:r w:rsidR="00935528" w:rsidRPr="002205EB">
        <w:rPr>
          <w:rFonts w:ascii="Times" w:eastAsia="Times" w:hAnsi="Times" w:cs="Times"/>
          <w:color w:val="000000" w:themeColor="text1"/>
          <w:sz w:val="20"/>
          <w:szCs w:val="20"/>
        </w:rPr>
        <w:t xml:space="preserve">There are </w:t>
      </w:r>
      <w:r w:rsidR="00796DC5">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non-hacks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 hack and </w:t>
      </w:r>
      <w:r w:rsidR="00796DC5">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hacks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w:t>
      </w:r>
      <w:r w:rsidR="00AA5B73">
        <w:rPr>
          <w:rFonts w:ascii="Times" w:eastAsia="Times" w:hAnsi="Times" w:cs="Times"/>
          <w:color w:val="000000" w:themeColor="text1"/>
          <w:sz w:val="20"/>
          <w:szCs w:val="20"/>
        </w:rPr>
        <w:t xml:space="preserve"> non-hack, as shown in Table 7</w:t>
      </w:r>
      <w:r w:rsidR="00685008" w:rsidRPr="002205EB">
        <w:rPr>
          <w:rFonts w:ascii="Times" w:eastAsia="Times" w:hAnsi="Times" w:cs="Times"/>
          <w:color w:val="000000" w:themeColor="text1"/>
          <w:sz w:val="20"/>
          <w:szCs w:val="20"/>
        </w:rPr>
        <w:t>.10</w:t>
      </w:r>
      <w:r w:rsidRPr="002205EB">
        <w:rPr>
          <w:rFonts w:ascii="Times" w:eastAsia="Times" w:hAnsi="Times" w:cs="Times"/>
          <w:color w:val="000000" w:themeColor="text1"/>
          <w:sz w:val="20"/>
          <w:szCs w:val="20"/>
        </w:rPr>
        <w:t xml:space="preserve">. </w:t>
      </w:r>
    </w:p>
    <w:p w14:paraId="78CE28BF" w14:textId="3B45AA5C" w:rsidR="00B01134" w:rsidRPr="002205EB" w:rsidRDefault="00D4110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Pr="00DB75BC">
        <w:rPr>
          <w:rFonts w:ascii="Times" w:eastAsia="Times" w:hAnsi="Times" w:cs="Times"/>
          <w:color w:val="000000" w:themeColor="text1"/>
          <w:sz w:val="20"/>
          <w:szCs w:val="20"/>
        </w:rPr>
        <w:t>The third</w:t>
      </w:r>
      <w:r w:rsidR="0000426D" w:rsidRPr="00DB75BC">
        <w:rPr>
          <w:rFonts w:ascii="Times" w:eastAsia="Times" w:hAnsi="Times" w:cs="Times"/>
          <w:color w:val="000000" w:themeColor="text1"/>
          <w:sz w:val="20"/>
          <w:szCs w:val="20"/>
        </w:rPr>
        <w:t xml:space="preserve"> model was</w:t>
      </w:r>
      <w:r w:rsidR="00EC4502" w:rsidRPr="00DB75BC">
        <w:rPr>
          <w:rFonts w:ascii="Times" w:eastAsia="Times" w:hAnsi="Times" w:cs="Times"/>
          <w:color w:val="000000" w:themeColor="text1"/>
          <w:sz w:val="20"/>
          <w:szCs w:val="20"/>
        </w:rPr>
        <w:t xml:space="preserve"> trained with only two features:</w:t>
      </w:r>
      <w:r w:rsidR="0000426D" w:rsidRPr="00DB75BC">
        <w:rPr>
          <w:rFonts w:ascii="Times" w:eastAsia="Times" w:hAnsi="Times" w:cs="Times"/>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block_n_txs</w:t>
      </w:r>
      <w:proofErr w:type="spellEnd"/>
      <w:r w:rsidR="00C2197A" w:rsidRPr="00B83BE8">
        <w:rPr>
          <w:rFonts w:ascii="Times" w:eastAsia="Times" w:hAnsi="Times" w:cs="Times"/>
          <w:i/>
          <w:color w:val="000000" w:themeColor="text1"/>
          <w:sz w:val="20"/>
          <w:szCs w:val="20"/>
        </w:rPr>
        <w:t xml:space="preserve"> </w:t>
      </w:r>
      <w:r w:rsidR="00C2197A" w:rsidRPr="00DB75BC">
        <w:rPr>
          <w:rFonts w:ascii="Times" w:eastAsia="Times" w:hAnsi="Times" w:cs="Times"/>
          <w:color w:val="000000" w:themeColor="text1"/>
          <w:sz w:val="20"/>
          <w:szCs w:val="20"/>
        </w:rPr>
        <w:t>and</w:t>
      </w:r>
      <w:r w:rsidR="00C2197A" w:rsidRPr="00B83BE8">
        <w:rPr>
          <w:rFonts w:ascii="Times" w:eastAsia="Times" w:hAnsi="Times" w:cs="Times"/>
          <w:i/>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n_inputs</w:t>
      </w:r>
      <w:proofErr w:type="spellEnd"/>
      <w:r w:rsidR="0000426D"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Tabl</w:t>
      </w:r>
      <w:r w:rsidR="00AA5B73" w:rsidRPr="00DB75BC">
        <w:rPr>
          <w:rFonts w:ascii="Times" w:eastAsia="Times" w:hAnsi="Times" w:cs="Times"/>
          <w:color w:val="000000" w:themeColor="text1"/>
          <w:sz w:val="20"/>
          <w:szCs w:val="20"/>
        </w:rPr>
        <w:t>e 7</w:t>
      </w:r>
      <w:r w:rsidR="00685008" w:rsidRPr="00DB75BC">
        <w:rPr>
          <w:rFonts w:ascii="Times" w:eastAsia="Times" w:hAnsi="Times" w:cs="Times"/>
          <w:color w:val="000000" w:themeColor="text1"/>
          <w:sz w:val="20"/>
          <w:szCs w:val="20"/>
        </w:rPr>
        <w:t>.11</w:t>
      </w:r>
      <w:r w:rsidR="004D291B" w:rsidRPr="00DB75BC">
        <w:rPr>
          <w:rFonts w:ascii="Times" w:eastAsia="Times" w:hAnsi="Times" w:cs="Times"/>
          <w:color w:val="000000" w:themeColor="text1"/>
          <w:sz w:val="20"/>
          <w:szCs w:val="20"/>
        </w:rPr>
        <w:t xml:space="preserve"> displays the </w:t>
      </w:r>
      <w:r w:rsidR="004D291B" w:rsidRPr="00B83BE8">
        <w:rPr>
          <w:rFonts w:ascii="Times" w:eastAsia="Times" w:hAnsi="Times" w:cs="Times"/>
          <w:i/>
          <w:color w:val="000000" w:themeColor="text1"/>
          <w:sz w:val="20"/>
          <w:szCs w:val="20"/>
        </w:rPr>
        <w:t>K</w:t>
      </w:r>
      <w:r w:rsidR="004D291B" w:rsidRPr="00DB75BC">
        <w:rPr>
          <w:rFonts w:ascii="Times" w:eastAsia="Times" w:hAnsi="Times" w:cs="Times"/>
          <w:color w:val="000000" w:themeColor="text1"/>
          <w:sz w:val="20"/>
          <w:szCs w:val="20"/>
        </w:rPr>
        <w:t xml:space="preserve">NN metrics for the third model </w:t>
      </w:r>
      <w:r w:rsidR="004D291B" w:rsidRPr="00DB75BC">
        <w:rPr>
          <w:rFonts w:ascii="Times" w:eastAsia="Times" w:hAnsi="Times" w:cs="Times"/>
          <w:sz w:val="20"/>
          <w:szCs w:val="20"/>
        </w:rPr>
        <w:t>with optimal number of neighbors</w:t>
      </w:r>
      <w:r w:rsidR="004D291B" w:rsidRPr="00DB75BC">
        <w:rPr>
          <w:rFonts w:ascii="Times" w:eastAsia="Times" w:hAnsi="Times" w:cs="Times"/>
          <w:color w:val="000000" w:themeColor="text1"/>
          <w:sz w:val="20"/>
          <w:szCs w:val="20"/>
        </w:rPr>
        <w:t xml:space="preserve">. This model has a classification accuracy of </w:t>
      </w:r>
      <w:r w:rsidR="004D291B" w:rsidRPr="00DB75BC">
        <w:rPr>
          <w:rFonts w:ascii="Times" w:eastAsia="Times" w:hAnsi="Times" w:cs="Times"/>
          <w:sz w:val="18"/>
          <w:szCs w:val="18"/>
        </w:rPr>
        <w:t xml:space="preserve">98.83%. </w:t>
      </w:r>
      <w:r w:rsidR="004D291B" w:rsidRPr="00DB75BC">
        <w:rPr>
          <w:rFonts w:ascii="Times" w:eastAsia="Times" w:hAnsi="Times" w:cs="Times"/>
          <w:color w:val="000000" w:themeColor="text1"/>
          <w:sz w:val="20"/>
          <w:szCs w:val="20"/>
        </w:rPr>
        <w:t xml:space="preserve">There are </w:t>
      </w:r>
      <w:r w:rsidR="0088714C" w:rsidRPr="00DB75BC">
        <w:rPr>
          <w:rFonts w:ascii="Times" w:eastAsia="Times" w:hAnsi="Times" w:cs="Times"/>
          <w:color w:val="000000" w:themeColor="text1"/>
          <w:sz w:val="20"/>
          <w:szCs w:val="20"/>
        </w:rPr>
        <w:t>two</w:t>
      </w:r>
      <w:r w:rsidR="004D291B" w:rsidRPr="00DB75BC">
        <w:rPr>
          <w:rFonts w:ascii="Times" w:eastAsia="Times" w:hAnsi="Times" w:cs="Times"/>
          <w:color w:val="000000" w:themeColor="text1"/>
          <w:sz w:val="20"/>
          <w:szCs w:val="20"/>
        </w:rPr>
        <w:t xml:space="preserve"> non-hacks that were classified as a hack and </w:t>
      </w:r>
      <w:r w:rsidR="0088714C" w:rsidRPr="00DB75BC">
        <w:rPr>
          <w:rFonts w:ascii="Times" w:eastAsia="Times" w:hAnsi="Times" w:cs="Times"/>
          <w:color w:val="000000" w:themeColor="text1"/>
          <w:sz w:val="20"/>
          <w:szCs w:val="20"/>
        </w:rPr>
        <w:t>zero</w:t>
      </w:r>
      <w:r w:rsidR="004D291B" w:rsidRPr="00DB75BC">
        <w:rPr>
          <w:rFonts w:ascii="Times" w:eastAsia="Times" w:hAnsi="Times" w:cs="Times"/>
          <w:color w:val="000000" w:themeColor="text1"/>
          <w:sz w:val="20"/>
          <w:szCs w:val="20"/>
        </w:rPr>
        <w:t xml:space="preserve"> hacks that </w:t>
      </w:r>
      <w:r w:rsidR="008E20C0" w:rsidRPr="00DB75BC">
        <w:rPr>
          <w:rFonts w:ascii="Times" w:eastAsia="Times" w:hAnsi="Times" w:cs="Times"/>
          <w:color w:val="000000" w:themeColor="text1"/>
          <w:sz w:val="20"/>
          <w:szCs w:val="20"/>
        </w:rPr>
        <w:t>are</w:t>
      </w:r>
      <w:r w:rsidR="004D291B" w:rsidRPr="00DB75BC">
        <w:rPr>
          <w:rFonts w:ascii="Times" w:eastAsia="Times" w:hAnsi="Times" w:cs="Times"/>
          <w:color w:val="000000" w:themeColor="text1"/>
          <w:sz w:val="20"/>
          <w:szCs w:val="20"/>
        </w:rPr>
        <w:t xml:space="preserve"> classified as a</w:t>
      </w:r>
      <w:r w:rsidR="00AA5B73" w:rsidRPr="00DB75BC">
        <w:rPr>
          <w:rFonts w:ascii="Times" w:eastAsia="Times" w:hAnsi="Times" w:cs="Times"/>
          <w:color w:val="000000" w:themeColor="text1"/>
          <w:sz w:val="20"/>
          <w:szCs w:val="20"/>
        </w:rPr>
        <w:t xml:space="preserve"> non-hack, as shown in Table 7.</w:t>
      </w:r>
      <w:r w:rsidR="00685008" w:rsidRPr="00DB75BC">
        <w:rPr>
          <w:rFonts w:ascii="Times" w:eastAsia="Times" w:hAnsi="Times" w:cs="Times"/>
          <w:color w:val="000000" w:themeColor="text1"/>
          <w:sz w:val="20"/>
          <w:szCs w:val="20"/>
        </w:rPr>
        <w:t>12</w:t>
      </w:r>
      <w:r w:rsidR="004D291B" w:rsidRPr="00DB75BC">
        <w:rPr>
          <w:rFonts w:ascii="Times" w:eastAsia="Times" w:hAnsi="Times" w:cs="Times"/>
          <w:color w:val="000000" w:themeColor="text1"/>
          <w:sz w:val="20"/>
          <w:szCs w:val="20"/>
        </w:rPr>
        <w:t>.</w:t>
      </w:r>
    </w:p>
    <w:p w14:paraId="4515FE0C" w14:textId="77777777" w:rsidR="00AA78A4" w:rsidRPr="002205EB" w:rsidRDefault="00AA78A4" w:rsidP="00072418">
      <w:pPr>
        <w:rPr>
          <w:rFonts w:ascii="Times" w:eastAsia="Times" w:hAnsi="Times" w:cs="Times"/>
          <w:color w:val="000000" w:themeColor="text1"/>
        </w:rPr>
      </w:pPr>
    </w:p>
    <w:p w14:paraId="01A559DF" w14:textId="48DD90D9" w:rsidR="00A23D6A" w:rsidRPr="002205EB" w:rsidRDefault="00A23D6A" w:rsidP="00A23D6A">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.11</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NN model #3 metrics with optimal number of neighbors.</w:t>
      </w:r>
    </w:p>
    <w:p w14:paraId="532AAAA9" w14:textId="77777777" w:rsidR="00E95849" w:rsidRPr="002205EB" w:rsidRDefault="00E95849" w:rsidP="00E95849">
      <w:pPr>
        <w:rPr>
          <w:rFonts w:ascii="Times" w:eastAsia="Times" w:hAnsi="Times"/>
          <w:b/>
          <w:sz w:val="18"/>
          <w:szCs w:val="18"/>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A23D6A" w:rsidRPr="002205EB" w14:paraId="59460DF7" w14:textId="77777777" w:rsidTr="00EB5731">
        <w:trPr>
          <w:trHeight w:val="241"/>
          <w:jc w:val="center"/>
        </w:trPr>
        <w:tc>
          <w:tcPr>
            <w:tcW w:w="1127" w:type="pct"/>
            <w:tcBorders>
              <w:top w:val="single" w:sz="12" w:space="0" w:color="000000" w:themeColor="text1"/>
              <w:bottom w:val="single" w:sz="6" w:space="0" w:color="000000" w:themeColor="text1"/>
            </w:tcBorders>
          </w:tcPr>
          <w:p w14:paraId="46D9550B" w14:textId="77777777" w:rsidR="00A23D6A" w:rsidRPr="002205EB" w:rsidRDefault="00A23D6A" w:rsidP="00975EE0">
            <w:pPr>
              <w:rPr>
                <w:rFonts w:ascii="Times" w:hAnsi="Times"/>
                <w:sz w:val="18"/>
                <w:szCs w:val="18"/>
              </w:rPr>
            </w:pPr>
          </w:p>
        </w:tc>
        <w:tc>
          <w:tcPr>
            <w:tcW w:w="1196" w:type="pct"/>
            <w:tcBorders>
              <w:top w:val="single" w:sz="12" w:space="0" w:color="000000" w:themeColor="text1"/>
              <w:bottom w:val="single" w:sz="6" w:space="0" w:color="000000" w:themeColor="text1"/>
            </w:tcBorders>
          </w:tcPr>
          <w:p w14:paraId="1AA064CF"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16481C9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677C7F1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2E24EA87"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Support</w:t>
            </w:r>
          </w:p>
        </w:tc>
      </w:tr>
      <w:tr w:rsidR="00A23D6A" w:rsidRPr="002205EB" w14:paraId="21A03258" w14:textId="77777777" w:rsidTr="002205EB">
        <w:trPr>
          <w:trHeight w:val="223"/>
          <w:jc w:val="center"/>
        </w:trPr>
        <w:tc>
          <w:tcPr>
            <w:tcW w:w="1127" w:type="pct"/>
          </w:tcPr>
          <w:p w14:paraId="6F929D29"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0</w:t>
            </w:r>
          </w:p>
        </w:tc>
        <w:tc>
          <w:tcPr>
            <w:tcW w:w="1196" w:type="pct"/>
          </w:tcPr>
          <w:p w14:paraId="66A42554"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4238F609"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1E438E0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20ACD626"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23D6A" w:rsidRPr="002205EB" w14:paraId="68D3D952" w14:textId="77777777" w:rsidTr="002205EB">
        <w:trPr>
          <w:trHeight w:val="223"/>
          <w:jc w:val="center"/>
        </w:trPr>
        <w:tc>
          <w:tcPr>
            <w:tcW w:w="1127" w:type="pct"/>
          </w:tcPr>
          <w:p w14:paraId="19B818D6"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1</w:t>
            </w:r>
          </w:p>
        </w:tc>
        <w:tc>
          <w:tcPr>
            <w:tcW w:w="1196" w:type="pct"/>
          </w:tcPr>
          <w:p w14:paraId="469D8C6E"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0.99</w:t>
            </w:r>
          </w:p>
        </w:tc>
        <w:tc>
          <w:tcPr>
            <w:tcW w:w="915" w:type="pct"/>
          </w:tcPr>
          <w:p w14:paraId="252124C4"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038C2DA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33C006DB"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23D6A" w:rsidRPr="002205EB" w14:paraId="480F630D" w14:textId="77777777" w:rsidTr="000009CD">
        <w:trPr>
          <w:trHeight w:val="223"/>
          <w:jc w:val="center"/>
        </w:trPr>
        <w:tc>
          <w:tcPr>
            <w:tcW w:w="1127" w:type="pct"/>
          </w:tcPr>
          <w:p w14:paraId="22450FDC"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E7E2212"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57EDDA63"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5ADFFD9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5E10DD8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23D6A" w:rsidRPr="002205EB" w14:paraId="1CAA3F02" w14:textId="77777777" w:rsidTr="000009CD">
        <w:trPr>
          <w:trHeight w:val="223"/>
          <w:jc w:val="center"/>
        </w:trPr>
        <w:tc>
          <w:tcPr>
            <w:tcW w:w="1127" w:type="pct"/>
            <w:tcBorders>
              <w:bottom w:val="single" w:sz="18" w:space="0" w:color="auto"/>
            </w:tcBorders>
          </w:tcPr>
          <w:p w14:paraId="1157CFDA" w14:textId="01BBD16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70CDA7C6" w14:textId="363EAF52" w:rsidR="00A23D6A" w:rsidRPr="00EB5731" w:rsidDel="0087685C" w:rsidRDefault="00A23D6A"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w:t>
            </w:r>
            <w:r w:rsidR="001D6FB4" w:rsidRPr="002205EB">
              <w:rPr>
                <w:rFonts w:ascii="Times" w:eastAsia="Times" w:hAnsi="Times" w:cs="Times"/>
                <w:sz w:val="18"/>
                <w:szCs w:val="18"/>
              </w:rPr>
              <w:t>88</w:t>
            </w:r>
            <w:r w:rsidRPr="00EB5731">
              <w:rPr>
                <w:rFonts w:ascii="Times,Times,PMingLiU" w:eastAsia="Times,Times,PMingLiU" w:hAnsi="Times,Times,PMingLiU" w:cs="Times,Times,PMingLiU"/>
                <w:sz w:val="18"/>
                <w:szCs w:val="18"/>
              </w:rPr>
              <w:t>%</w:t>
            </w:r>
          </w:p>
        </w:tc>
      </w:tr>
    </w:tbl>
    <w:p w14:paraId="0FF34B8A" w14:textId="77777777" w:rsidR="008512C9" w:rsidRPr="002205EB" w:rsidRDefault="008512C9" w:rsidP="00A23D6A">
      <w:pPr>
        <w:rPr>
          <w:rFonts w:ascii="Times" w:hAnsi="Times"/>
          <w:b/>
          <w:bCs/>
          <w:sz w:val="18"/>
          <w:szCs w:val="18"/>
        </w:rPr>
      </w:pPr>
    </w:p>
    <w:p w14:paraId="5B18D02C" w14:textId="655D2A96" w:rsidR="00A23D6A" w:rsidRPr="002205EB" w:rsidRDefault="00A23D6A" w:rsidP="00A23D6A">
      <w:pPr>
        <w:rPr>
          <w:rFonts w:ascii="Times" w:eastAsia="Times" w:hAnsi="Times" w:cs="Times"/>
          <w:sz w:val="18"/>
          <w:szCs w:val="18"/>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.12</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 xml:space="preserve">NN </w:t>
      </w:r>
      <w:r w:rsidR="004F2BA8">
        <w:rPr>
          <w:rFonts w:ascii="Times" w:eastAsia="Times" w:hAnsi="Times" w:cs="Times"/>
          <w:sz w:val="18"/>
          <w:szCs w:val="18"/>
        </w:rPr>
        <w:t>third model</w:t>
      </w:r>
      <w:r w:rsidR="008512C9" w:rsidRPr="002205EB">
        <w:rPr>
          <w:rFonts w:ascii="Times" w:eastAsia="Times" w:hAnsi="Times" w:cs="Times"/>
          <w:sz w:val="18"/>
          <w:szCs w:val="18"/>
        </w:rPr>
        <w:t xml:space="preserve"> confusion matrix with optimal number of neighbors.</w:t>
      </w:r>
    </w:p>
    <w:p w14:paraId="10FCDE23"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A23D6A" w:rsidRPr="002205EB" w14:paraId="34A3B0F2" w14:textId="77777777" w:rsidTr="00EB5731">
        <w:trPr>
          <w:trHeight w:val="241"/>
          <w:jc w:val="center"/>
        </w:trPr>
        <w:tc>
          <w:tcPr>
            <w:tcW w:w="1394" w:type="pct"/>
            <w:tcBorders>
              <w:top w:val="single" w:sz="12" w:space="0" w:color="000000" w:themeColor="text1"/>
              <w:bottom w:val="single" w:sz="6" w:space="0" w:color="000000" w:themeColor="text1"/>
            </w:tcBorders>
          </w:tcPr>
          <w:p w14:paraId="0AEA89CA" w14:textId="77777777" w:rsidR="00A23D6A" w:rsidRPr="002205EB" w:rsidRDefault="00A23D6A"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2B4D0D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DBBB1E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1</w:t>
            </w:r>
          </w:p>
        </w:tc>
      </w:tr>
      <w:tr w:rsidR="00A23D6A" w:rsidRPr="002205EB" w14:paraId="408A39CF" w14:textId="77777777" w:rsidTr="000009CD">
        <w:trPr>
          <w:trHeight w:val="223"/>
          <w:jc w:val="center"/>
        </w:trPr>
        <w:tc>
          <w:tcPr>
            <w:tcW w:w="1394" w:type="pct"/>
          </w:tcPr>
          <w:p w14:paraId="06C81433"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4BBABA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6EB56901" w14:textId="5FBF991A" w:rsidR="00A23D6A" w:rsidRPr="00EB5731" w:rsidRDefault="001D6FB4"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A23D6A" w:rsidRPr="002205EB" w14:paraId="2BF49508" w14:textId="77777777" w:rsidTr="000009CD">
        <w:trPr>
          <w:trHeight w:val="223"/>
          <w:jc w:val="center"/>
        </w:trPr>
        <w:tc>
          <w:tcPr>
            <w:tcW w:w="1394" w:type="pct"/>
            <w:tcBorders>
              <w:bottom w:val="single" w:sz="12" w:space="0" w:color="auto"/>
            </w:tcBorders>
          </w:tcPr>
          <w:p w14:paraId="11D88A27"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3B38A660" w14:textId="0B413CA2" w:rsidR="00A23D6A" w:rsidRPr="002205EB" w:rsidRDefault="001D6FB4"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07539129" w14:textId="4B988AB0"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w:t>
            </w:r>
            <w:r w:rsidR="004C67DC" w:rsidRPr="002205EB">
              <w:rPr>
                <w:rFonts w:ascii="Times" w:eastAsia="Times" w:hAnsi="Times" w:cs="Times"/>
                <w:sz w:val="18"/>
                <w:szCs w:val="18"/>
              </w:rPr>
              <w:t>7</w:t>
            </w:r>
          </w:p>
        </w:tc>
      </w:tr>
    </w:tbl>
    <w:p w14:paraId="236965C7" w14:textId="77777777" w:rsidR="00804CFB" w:rsidRPr="002205EB" w:rsidRDefault="00804CFB" w:rsidP="00804CFB">
      <w:pPr>
        <w:rPr>
          <w:rFonts w:ascii="Times" w:eastAsia="Times" w:hAnsi="Times" w:cs="Times"/>
          <w:color w:val="000000" w:themeColor="text1"/>
        </w:rPr>
      </w:pPr>
    </w:p>
    <w:p w14:paraId="4F046C27" w14:textId="6F2E819C" w:rsidR="005C4960" w:rsidRPr="002205EB" w:rsidRDefault="0029349C" w:rsidP="00B97E37">
      <w:pPr>
        <w:jc w:val="center"/>
        <w:rPr>
          <w:rFonts w:ascii="Times" w:eastAsia="Times" w:hAnsi="Times" w:cs="Times"/>
          <w:color w:val="000000" w:themeColor="text1"/>
        </w:rPr>
      </w:pPr>
      <w:r>
        <w:rPr>
          <w:rFonts w:ascii="Times" w:eastAsia="Times" w:hAnsi="Times" w:cs="Times"/>
          <w:noProof/>
          <w:color w:val="000000" w:themeColor="text1"/>
        </w:rPr>
        <w:lastRenderedPageBreak/>
        <w:drawing>
          <wp:inline distT="0" distB="0" distL="0" distR="0" wp14:anchorId="662F261F" wp14:editId="5E5C8C21">
            <wp:extent cx="4136237" cy="2715658"/>
            <wp:effectExtent l="12700" t="12700" r="1714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1 at 12.20.10 AM.png"/>
                    <pic:cNvPicPr/>
                  </pic:nvPicPr>
                  <pic:blipFill rotWithShape="1">
                    <a:blip r:embed="rId26" cstate="print">
                      <a:extLst>
                        <a:ext uri="{28A0092B-C50C-407E-A947-70E740481C1C}">
                          <a14:useLocalDpi xmlns:a14="http://schemas.microsoft.com/office/drawing/2010/main" val="0"/>
                        </a:ext>
                      </a:extLst>
                    </a:blip>
                    <a:srcRect l="3763" t="2140" r="2053" b="1980"/>
                    <a:stretch/>
                  </pic:blipFill>
                  <pic:spPr bwMode="auto">
                    <a:xfrm>
                      <a:off x="0" y="0"/>
                      <a:ext cx="4136811" cy="2716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E85FC8" w14:textId="77777777" w:rsidR="00614AC4" w:rsidRPr="002205EB" w:rsidRDefault="00614AC4" w:rsidP="00C30D62">
      <w:pPr>
        <w:jc w:val="center"/>
        <w:rPr>
          <w:rFonts w:ascii="Times" w:hAnsi="Times"/>
          <w:b/>
          <w:bCs/>
          <w:sz w:val="18"/>
          <w:szCs w:val="18"/>
        </w:rPr>
      </w:pPr>
    </w:p>
    <w:p w14:paraId="0FECBC64" w14:textId="7ADBA2F6" w:rsidR="00C30D62" w:rsidRPr="002205EB" w:rsidRDefault="00C30D62" w:rsidP="00C30D62">
      <w:pPr>
        <w:jc w:val="center"/>
        <w:rPr>
          <w:rFonts w:ascii="Times" w:eastAsia="Times" w:hAnsi="Times" w:cs="Times"/>
          <w:sz w:val="18"/>
          <w:szCs w:val="18"/>
        </w:rPr>
      </w:pPr>
      <w:r w:rsidRPr="00B83BE8">
        <w:rPr>
          <w:rFonts w:ascii="Times" w:eastAsia="Times" w:hAnsi="Times" w:cs="Times"/>
          <w:b/>
          <w:sz w:val="18"/>
          <w:szCs w:val="18"/>
        </w:rPr>
        <w:t xml:space="preserve">Figure </w:t>
      </w:r>
      <w:r w:rsidR="00856334"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C7FA7" w:rsidRPr="00B83BE8">
        <w:rPr>
          <w:rFonts w:ascii="Times" w:eastAsia="Times" w:hAnsi="Times" w:cs="Times"/>
          <w:i/>
          <w:color w:val="000000" w:themeColor="text1"/>
          <w:sz w:val="18"/>
          <w:szCs w:val="18"/>
        </w:rPr>
        <w:t>K</w:t>
      </w:r>
      <w:r w:rsidR="007C7FA7" w:rsidRPr="002205EB">
        <w:rPr>
          <w:rFonts w:ascii="Times" w:eastAsia="Times" w:hAnsi="Times" w:cs="Times"/>
          <w:color w:val="000000" w:themeColor="text1"/>
          <w:sz w:val="18"/>
          <w:szCs w:val="18"/>
        </w:rPr>
        <w:t xml:space="preserve">NN </w:t>
      </w:r>
      <w:r w:rsidR="00DB75BC">
        <w:rPr>
          <w:rFonts w:ascii="Times" w:eastAsia="Times" w:hAnsi="Times" w:cs="Times"/>
          <w:color w:val="000000" w:themeColor="text1"/>
          <w:sz w:val="18"/>
          <w:szCs w:val="18"/>
        </w:rPr>
        <w:t>third model</w:t>
      </w:r>
      <w:r w:rsidR="007C7FA7"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007C7FA7" w:rsidRPr="002205EB">
        <w:rPr>
          <w:rFonts w:ascii="Times" w:eastAsia="Times" w:hAnsi="Times" w:cs="Times"/>
          <w:color w:val="000000" w:themeColor="text1"/>
          <w:sz w:val="18"/>
          <w:szCs w:val="18"/>
        </w:rPr>
        <w:t>results.</w:t>
      </w:r>
    </w:p>
    <w:p w14:paraId="3B323374" w14:textId="77777777" w:rsidR="00E95849" w:rsidRPr="002205EB" w:rsidRDefault="00E95849" w:rsidP="00E95849">
      <w:pPr>
        <w:rPr>
          <w:rFonts w:ascii="Times" w:eastAsia="Times" w:hAnsi="Times" w:cs="Times"/>
          <w:color w:val="000000" w:themeColor="text1"/>
        </w:rPr>
      </w:pPr>
    </w:p>
    <w:p w14:paraId="4FA30186" w14:textId="22D7E36D" w:rsidR="00057921" w:rsidRPr="002205EB" w:rsidRDefault="00323D66" w:rsidP="000415F4">
      <w:pPr>
        <w:jc w:val="both"/>
        <w:rPr>
          <w:rFonts w:ascii="Times" w:eastAsia="Times" w:hAnsi="Times" w:cs="Times"/>
          <w:color w:val="000000" w:themeColor="text1"/>
        </w:rPr>
      </w:pPr>
      <w:r w:rsidRPr="002205EB">
        <w:rPr>
          <w:rFonts w:ascii="Times" w:eastAsia="Times" w:hAnsi="Times" w:cs="Times"/>
          <w:color w:val="000000" w:themeColor="text1"/>
        </w:rPr>
        <w:t xml:space="preserve">  </w:t>
      </w:r>
      <w:r w:rsidR="007C15B0" w:rsidRPr="002205EB">
        <w:rPr>
          <w:rFonts w:ascii="Times" w:eastAsia="Times" w:hAnsi="Times" w:cs="Times"/>
          <w:color w:val="000000" w:themeColor="text1"/>
          <w:sz w:val="20"/>
          <w:szCs w:val="20"/>
        </w:rPr>
        <w:t xml:space="preserve">Figure </w:t>
      </w:r>
      <w:r w:rsidR="00856334">
        <w:rPr>
          <w:rFonts w:ascii="Times" w:eastAsia="Times" w:hAnsi="Times" w:cs="Times"/>
          <w:color w:val="000000" w:themeColor="text1"/>
          <w:sz w:val="20"/>
          <w:szCs w:val="20"/>
        </w:rPr>
        <w:t>7</w:t>
      </w:r>
      <w:r w:rsidR="00A77809" w:rsidRPr="002205EB">
        <w:rPr>
          <w:rFonts w:ascii="Times" w:eastAsia="Times" w:hAnsi="Times" w:cs="Times"/>
          <w:color w:val="000000" w:themeColor="text1"/>
          <w:sz w:val="20"/>
          <w:szCs w:val="20"/>
        </w:rPr>
        <w:t>.5</w:t>
      </w:r>
      <w:r w:rsidR="007C15B0" w:rsidRPr="002205EB">
        <w:rPr>
          <w:rFonts w:ascii="Times" w:eastAsia="Times" w:hAnsi="Times" w:cs="Times"/>
          <w:color w:val="000000" w:themeColor="text1"/>
          <w:sz w:val="20"/>
          <w:szCs w:val="20"/>
        </w:rPr>
        <w:t xml:space="preserve"> displays the results of the third model. </w:t>
      </w:r>
      <w:r w:rsidR="00E304F3" w:rsidRPr="002205EB">
        <w:rPr>
          <w:rFonts w:ascii="Times" w:eastAsia="Times" w:hAnsi="Times" w:cs="Times"/>
          <w:color w:val="000000" w:themeColor="text1"/>
          <w:sz w:val="20"/>
          <w:szCs w:val="20"/>
        </w:rPr>
        <w:t xml:space="preserve">The orange shaded areas are </w:t>
      </w:r>
      <w:r w:rsidR="00990D7E" w:rsidRPr="002205EB">
        <w:rPr>
          <w:rFonts w:ascii="Times" w:eastAsia="Times" w:hAnsi="Times" w:cs="Times"/>
          <w:color w:val="000000" w:themeColor="text1"/>
          <w:sz w:val="20"/>
          <w:szCs w:val="20"/>
        </w:rPr>
        <w:t>the hacks and the blue shaded areas are the non-hack. The orange triangles represent the</w:t>
      </w:r>
      <w:r w:rsidR="00361E6A" w:rsidRPr="002205EB">
        <w:rPr>
          <w:rFonts w:ascii="Times" w:eastAsia="Times" w:hAnsi="Times" w:cs="Times"/>
          <w:color w:val="000000" w:themeColor="text1"/>
          <w:sz w:val="20"/>
          <w:szCs w:val="20"/>
        </w:rPr>
        <w:t xml:space="preserve"> hacks classified</w:t>
      </w:r>
      <w:r w:rsidR="00AB73B5" w:rsidRPr="002205EB">
        <w:rPr>
          <w:rFonts w:ascii="Times" w:eastAsia="Times" w:hAnsi="Times" w:cs="Times"/>
          <w:color w:val="000000" w:themeColor="text1"/>
          <w:sz w:val="20"/>
          <w:szCs w:val="20"/>
        </w:rPr>
        <w:t xml:space="preserve"> values</w:t>
      </w:r>
      <w:r w:rsidR="00361E6A" w:rsidRPr="002205EB">
        <w:rPr>
          <w:rFonts w:ascii="Times" w:eastAsia="Times" w:hAnsi="Times" w:cs="Times"/>
          <w:color w:val="000000" w:themeColor="text1"/>
          <w:sz w:val="20"/>
          <w:szCs w:val="20"/>
        </w:rPr>
        <w:t xml:space="preserve"> whereas the blue squares represent the non-hack classified values. </w:t>
      </w:r>
      <w:ins w:id="605" w:author="Daniel Engels" w:date="2018-08-01T15:10:00Z">
        <w:r w:rsidR="00BA0312">
          <w:rPr>
            <w:rFonts w:ascii="Times" w:eastAsia="Times" w:hAnsi="Times" w:cs="Times"/>
            <w:color w:val="000000" w:themeColor="text1"/>
            <w:sz w:val="20"/>
            <w:szCs w:val="20"/>
          </w:rPr>
          <w:t>WHAT DOES THIS MEAN? IS THIS GOOD OR BAD? WHAT SHOULD A READER TAKE AWAY FROM LOOKING AT THIS FIGURE?</w:t>
        </w:r>
      </w:ins>
    </w:p>
    <w:p w14:paraId="18A53218" w14:textId="1845698C" w:rsidR="00B374B8" w:rsidRPr="002205EB" w:rsidRDefault="00856334" w:rsidP="00B374B8">
      <w:pPr>
        <w:pStyle w:val="heading20"/>
      </w:pPr>
      <w:r w:rsidRPr="00F50CB8">
        <w:t>7</w:t>
      </w:r>
      <w:r w:rsidR="00B374B8" w:rsidRPr="00F50CB8">
        <w:t>.</w:t>
      </w:r>
      <w:r w:rsidR="0043130A" w:rsidRPr="00F50CB8">
        <w:t>3</w:t>
      </w:r>
      <w:r w:rsidR="00B374B8" w:rsidRPr="00F50CB8">
        <w:t xml:space="preserve">   Support-Vector Machine Results</w:t>
      </w:r>
    </w:p>
    <w:p w14:paraId="0D185925" w14:textId="5EC32BAE" w:rsidR="00AA132D" w:rsidRPr="002205EB" w:rsidRDefault="001978DE"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Pr="002205EB">
        <w:rPr>
          <w:rFonts w:ascii="Times" w:eastAsia="Times" w:hAnsi="Times" w:cs="Times"/>
          <w:color w:val="000000" w:themeColor="text1"/>
          <w:sz w:val="20"/>
          <w:szCs w:val="20"/>
        </w:rPr>
        <w:t xml:space="preserve"> base</w:t>
      </w:r>
      <w:r>
        <w:rPr>
          <w:rFonts w:ascii="Times" w:eastAsia="Times" w:hAnsi="Times" w:cs="Times"/>
          <w:color w:val="000000" w:themeColor="text1"/>
          <w:sz w:val="20"/>
          <w:szCs w:val="20"/>
        </w:rPr>
        <w:t>line model on all 10 variables with an 80/20 split.</w:t>
      </w:r>
      <w:r w:rsidR="00AA132D" w:rsidRPr="002205EB">
        <w:rPr>
          <w:rFonts w:ascii="Times" w:eastAsia="Times" w:hAnsi="Times" w:cs="Times"/>
          <w:color w:val="000000" w:themeColor="text1"/>
          <w:sz w:val="20"/>
          <w:szCs w:val="20"/>
        </w:rPr>
        <w:t xml:space="preserve"> Table </w:t>
      </w:r>
      <w:r w:rsidR="00856334">
        <w:rPr>
          <w:rFonts w:ascii="Times" w:eastAsia="Times" w:hAnsi="Times" w:cs="Times"/>
          <w:color w:val="000000" w:themeColor="text1"/>
          <w:sz w:val="20"/>
          <w:szCs w:val="20"/>
        </w:rPr>
        <w:t>7</w:t>
      </w:r>
      <w:r w:rsidR="00C63978">
        <w:rPr>
          <w:rFonts w:ascii="Times" w:eastAsia="Times" w:hAnsi="Times" w:cs="Times"/>
          <w:color w:val="000000" w:themeColor="text1"/>
          <w:sz w:val="20"/>
          <w:szCs w:val="20"/>
        </w:rPr>
        <w:t>.13</w:t>
      </w:r>
      <w:r w:rsidR="00AA132D" w:rsidRPr="002205EB">
        <w:rPr>
          <w:rFonts w:ascii="Times" w:eastAsia="Times" w:hAnsi="Times" w:cs="Times"/>
          <w:color w:val="000000" w:themeColor="text1"/>
          <w:sz w:val="20"/>
          <w:szCs w:val="20"/>
        </w:rPr>
        <w:t xml:space="preserve"> displays the SVM metrics for the baseline model. This model has a classification accuracy of </w:t>
      </w:r>
      <w:r w:rsidR="00AA132D" w:rsidRPr="002205EB">
        <w:rPr>
          <w:rFonts w:ascii="Times" w:eastAsia="Times" w:hAnsi="Times" w:cs="Times"/>
          <w:sz w:val="18"/>
          <w:szCs w:val="18"/>
        </w:rPr>
        <w:t xml:space="preserve">99.96%. </w:t>
      </w:r>
      <w:r w:rsidR="00AA132D" w:rsidRPr="002205EB">
        <w:rPr>
          <w:rFonts w:ascii="Times" w:eastAsia="Times" w:hAnsi="Times" w:cs="Times"/>
          <w:color w:val="000000" w:themeColor="text1"/>
          <w:sz w:val="20"/>
          <w:szCs w:val="20"/>
        </w:rPr>
        <w:t xml:space="preserve">There are </w:t>
      </w:r>
      <w:r w:rsidR="00CC4370">
        <w:rPr>
          <w:rFonts w:ascii="Times" w:eastAsia="Times" w:hAnsi="Times" w:cs="Times"/>
          <w:color w:val="000000" w:themeColor="text1"/>
          <w:sz w:val="20"/>
          <w:szCs w:val="20"/>
        </w:rPr>
        <w:t xml:space="preserve">8 </w:t>
      </w:r>
      <w:r w:rsidR="00AA132D" w:rsidRPr="002205EB">
        <w:rPr>
          <w:rFonts w:ascii="Times" w:eastAsia="Times" w:hAnsi="Times" w:cs="Times"/>
          <w:color w:val="000000" w:themeColor="text1"/>
          <w:sz w:val="20"/>
          <w:szCs w:val="20"/>
        </w:rPr>
        <w:t xml:space="preserve">non-hacks that were classified as a hack and </w:t>
      </w:r>
      <w:r w:rsidR="00CC4370">
        <w:rPr>
          <w:rFonts w:ascii="Times" w:eastAsia="Times" w:hAnsi="Times" w:cs="Times"/>
          <w:color w:val="000000" w:themeColor="text1"/>
          <w:sz w:val="20"/>
          <w:szCs w:val="20"/>
        </w:rPr>
        <w:t>10</w:t>
      </w:r>
      <w:r w:rsidR="00AA132D" w:rsidRPr="002205EB">
        <w:rPr>
          <w:rFonts w:ascii="Times" w:eastAsia="Times" w:hAnsi="Times" w:cs="Times"/>
          <w:color w:val="000000" w:themeColor="text1"/>
          <w:sz w:val="20"/>
          <w:szCs w:val="20"/>
        </w:rPr>
        <w:t xml:space="preserve"> hacks that were classified as a</w:t>
      </w:r>
      <w:r w:rsidR="00856334">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.14</w:t>
      </w:r>
      <w:r w:rsidR="00B50CDE">
        <w:rPr>
          <w:rFonts w:ascii="Times" w:eastAsia="Times" w:hAnsi="Times" w:cs="Times"/>
          <w:color w:val="000000" w:themeColor="text1"/>
          <w:sz w:val="20"/>
          <w:szCs w:val="20"/>
        </w:rPr>
        <w:t>.</w:t>
      </w:r>
    </w:p>
    <w:p w14:paraId="341655E0" w14:textId="77777777" w:rsidR="00AA132D" w:rsidRPr="002205EB" w:rsidRDefault="00AA132D" w:rsidP="00AA132D">
      <w:pPr>
        <w:rPr>
          <w:rFonts w:ascii="Times" w:hAnsi="Times"/>
          <w:b/>
          <w:bCs/>
          <w:sz w:val="18"/>
          <w:szCs w:val="18"/>
        </w:rPr>
      </w:pPr>
    </w:p>
    <w:p w14:paraId="1655C450" w14:textId="2A7A05F4" w:rsidR="00AA132D" w:rsidRPr="002205EB" w:rsidRDefault="00AA132D" w:rsidP="00AA132D">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.13</w:t>
      </w:r>
      <w:r w:rsidRPr="00565038">
        <w:rPr>
          <w:rFonts w:ascii="Times" w:eastAsia="Times" w:hAnsi="Times" w:cs="Times"/>
          <w:b/>
          <w:sz w:val="18"/>
          <w:szCs w:val="18"/>
        </w:rPr>
        <w:t>.</w:t>
      </w:r>
      <w:r w:rsidRPr="002205EB">
        <w:rPr>
          <w:rFonts w:ascii="Times" w:eastAsia="Times" w:hAnsi="Times" w:cs="Times"/>
          <w:sz w:val="18"/>
          <w:szCs w:val="18"/>
        </w:rPr>
        <w:t xml:space="preserve"> SVM baseline metrics.</w:t>
      </w:r>
    </w:p>
    <w:p w14:paraId="796E649A" w14:textId="57E94120" w:rsidR="00057921" w:rsidRPr="002205EB" w:rsidRDefault="00057921"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AA132D" w:rsidRPr="002205EB" w14:paraId="78BE1A0A" w14:textId="77777777" w:rsidTr="00EB5731">
        <w:trPr>
          <w:trHeight w:val="241"/>
          <w:jc w:val="center"/>
        </w:trPr>
        <w:tc>
          <w:tcPr>
            <w:tcW w:w="1382" w:type="pct"/>
            <w:tcBorders>
              <w:top w:val="single" w:sz="12" w:space="0" w:color="000000" w:themeColor="text1"/>
              <w:bottom w:val="single" w:sz="6" w:space="0" w:color="000000" w:themeColor="text1"/>
            </w:tcBorders>
          </w:tcPr>
          <w:p w14:paraId="42DC432F" w14:textId="77777777" w:rsidR="00AA132D" w:rsidRPr="002205EB" w:rsidRDefault="00AA132D"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170A3A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7E75940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7FBBE7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F1-Sore</w:t>
            </w:r>
          </w:p>
        </w:tc>
        <w:tc>
          <w:tcPr>
            <w:tcW w:w="856" w:type="pct"/>
            <w:tcBorders>
              <w:top w:val="single" w:sz="12" w:space="0" w:color="000000" w:themeColor="text1"/>
              <w:bottom w:val="single" w:sz="6" w:space="0" w:color="000000" w:themeColor="text1"/>
            </w:tcBorders>
          </w:tcPr>
          <w:p w14:paraId="66AF9398"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Support</w:t>
            </w:r>
          </w:p>
        </w:tc>
      </w:tr>
      <w:tr w:rsidR="00AA132D" w:rsidRPr="002205EB" w14:paraId="716ED584" w14:textId="77777777" w:rsidTr="00384B49">
        <w:trPr>
          <w:trHeight w:val="223"/>
          <w:jc w:val="center"/>
        </w:trPr>
        <w:tc>
          <w:tcPr>
            <w:tcW w:w="1382" w:type="pct"/>
          </w:tcPr>
          <w:p w14:paraId="2FF9DA16"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1F303990" w14:textId="1D344EFD" w:rsidR="00AA132D" w:rsidRPr="002205EB" w:rsidRDefault="00947638" w:rsidP="00344B57">
            <w:pPr>
              <w:rPr>
                <w:rFonts w:ascii="Times" w:eastAsia="Times" w:hAnsi="Times" w:cs="Times"/>
                <w:sz w:val="18"/>
                <w:szCs w:val="18"/>
              </w:rPr>
            </w:pPr>
            <w:r w:rsidRPr="002205EB">
              <w:rPr>
                <w:rFonts w:ascii="Times" w:eastAsia="Times" w:hAnsi="Times" w:cs="Times"/>
                <w:sz w:val="18"/>
                <w:szCs w:val="18"/>
              </w:rPr>
              <w:t>0.86</w:t>
            </w:r>
          </w:p>
        </w:tc>
        <w:tc>
          <w:tcPr>
            <w:tcW w:w="855" w:type="pct"/>
          </w:tcPr>
          <w:p w14:paraId="181D0C4D" w14:textId="00EAFC50"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D6DA849" w14:textId="761F9A5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92</w:t>
            </w:r>
          </w:p>
        </w:tc>
        <w:tc>
          <w:tcPr>
            <w:tcW w:w="856" w:type="pct"/>
          </w:tcPr>
          <w:p w14:paraId="62DDC8D7"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AA132D" w:rsidRPr="002205EB" w14:paraId="2487B875" w14:textId="77777777" w:rsidTr="00384B49">
        <w:trPr>
          <w:trHeight w:val="223"/>
          <w:jc w:val="center"/>
        </w:trPr>
        <w:tc>
          <w:tcPr>
            <w:tcW w:w="1382" w:type="pct"/>
          </w:tcPr>
          <w:p w14:paraId="44021AFE"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1FD26DCC" w14:textId="3B082736" w:rsidR="00AA132D" w:rsidRPr="002205EB" w:rsidRDefault="00850475"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66CAF7AF" w14:textId="2312B9E2"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0.54</w:t>
            </w:r>
          </w:p>
        </w:tc>
        <w:tc>
          <w:tcPr>
            <w:tcW w:w="855" w:type="pct"/>
          </w:tcPr>
          <w:p w14:paraId="138CE6D8" w14:textId="4EEE6C81"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70</w:t>
            </w:r>
          </w:p>
        </w:tc>
        <w:tc>
          <w:tcPr>
            <w:tcW w:w="856" w:type="pct"/>
          </w:tcPr>
          <w:p w14:paraId="1F80A006"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AA132D" w:rsidRPr="002205EB" w14:paraId="26E8A755" w14:textId="77777777" w:rsidTr="000009CD">
        <w:trPr>
          <w:trHeight w:val="223"/>
          <w:jc w:val="center"/>
        </w:trPr>
        <w:tc>
          <w:tcPr>
            <w:tcW w:w="1382" w:type="pct"/>
          </w:tcPr>
          <w:p w14:paraId="05BC35C7"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2067BB88" w14:textId="7AC0AA4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89</w:t>
            </w:r>
          </w:p>
        </w:tc>
        <w:tc>
          <w:tcPr>
            <w:tcW w:w="855" w:type="pct"/>
          </w:tcPr>
          <w:p w14:paraId="469218A3" w14:textId="4CCCA280"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88</w:t>
            </w:r>
          </w:p>
        </w:tc>
        <w:tc>
          <w:tcPr>
            <w:tcW w:w="855" w:type="pct"/>
          </w:tcPr>
          <w:p w14:paraId="6DC802F3" w14:textId="28E4558D"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86</w:t>
            </w:r>
          </w:p>
        </w:tc>
        <w:tc>
          <w:tcPr>
            <w:tcW w:w="856" w:type="pct"/>
          </w:tcPr>
          <w:p w14:paraId="2D260709"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A132D" w:rsidRPr="002205EB" w14:paraId="03B39483" w14:textId="77777777" w:rsidTr="000009CD">
        <w:trPr>
          <w:trHeight w:val="223"/>
          <w:jc w:val="center"/>
        </w:trPr>
        <w:tc>
          <w:tcPr>
            <w:tcW w:w="1382" w:type="pct"/>
            <w:tcBorders>
              <w:bottom w:val="single" w:sz="18" w:space="0" w:color="auto"/>
            </w:tcBorders>
          </w:tcPr>
          <w:p w14:paraId="46683129"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2632BE19" w14:textId="367CA700" w:rsidR="00AA132D" w:rsidRPr="00EB5731" w:rsidDel="0087685C" w:rsidRDefault="00384B49"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97.</w:t>
            </w:r>
            <w:r w:rsidR="00AA132D" w:rsidRPr="002205EB">
              <w:rPr>
                <w:rFonts w:ascii="Times" w:eastAsia="Times" w:hAnsi="Times" w:cs="Times"/>
                <w:sz w:val="18"/>
                <w:szCs w:val="18"/>
              </w:rPr>
              <w:t>76%</w:t>
            </w:r>
          </w:p>
        </w:tc>
      </w:tr>
    </w:tbl>
    <w:p w14:paraId="2F3C7484" w14:textId="77777777" w:rsidR="00384B49" w:rsidRPr="002205EB" w:rsidRDefault="00384B49" w:rsidP="00384B49">
      <w:pPr>
        <w:rPr>
          <w:rFonts w:ascii="Times" w:hAnsi="Times"/>
          <w:b/>
          <w:bCs/>
          <w:sz w:val="18"/>
          <w:szCs w:val="18"/>
        </w:rPr>
      </w:pPr>
    </w:p>
    <w:p w14:paraId="3B162D5F" w14:textId="39AE00A7" w:rsidR="00384B49" w:rsidRPr="002205EB" w:rsidRDefault="00384B49" w:rsidP="00384B49">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.14</w:t>
      </w:r>
      <w:r w:rsidRPr="00565038">
        <w:rPr>
          <w:rFonts w:ascii="Times" w:eastAsia="Times" w:hAnsi="Times" w:cs="Times"/>
          <w:b/>
          <w:sz w:val="18"/>
          <w:szCs w:val="18"/>
        </w:rPr>
        <w:t>.</w:t>
      </w:r>
      <w:r w:rsidRPr="002205EB">
        <w:rPr>
          <w:rFonts w:ascii="Times" w:eastAsia="Times" w:hAnsi="Times" w:cs="Times"/>
          <w:sz w:val="18"/>
          <w:szCs w:val="18"/>
        </w:rPr>
        <w:t xml:space="preserve"> SVM</w:t>
      </w:r>
      <w:r w:rsidR="0090763D" w:rsidRPr="002205EB">
        <w:rPr>
          <w:rFonts w:ascii="Times" w:eastAsia="Times" w:hAnsi="Times" w:cs="Times"/>
          <w:sz w:val="18"/>
          <w:szCs w:val="18"/>
        </w:rPr>
        <w:t xml:space="preserve"> baseline confusion m</w:t>
      </w:r>
      <w:r w:rsidRPr="002205EB">
        <w:rPr>
          <w:rFonts w:ascii="Times" w:eastAsia="Times" w:hAnsi="Times" w:cs="Times"/>
          <w:sz w:val="18"/>
          <w:szCs w:val="18"/>
        </w:rPr>
        <w:t>atrix.</w:t>
      </w:r>
    </w:p>
    <w:p w14:paraId="461386A3" w14:textId="77777777" w:rsidR="00057921" w:rsidRPr="002205EB" w:rsidRDefault="00057921" w:rsidP="00072418">
      <w:pPr>
        <w:rPr>
          <w:rFonts w:ascii="Times" w:eastAsia="Times" w:hAnsi="Times" w:cs="Times"/>
          <w:color w:val="000000" w:themeColor="text1"/>
        </w:rPr>
      </w:pPr>
    </w:p>
    <w:tbl>
      <w:tblPr>
        <w:tblpPr w:leftFromText="180" w:rightFromText="180" w:vertAnchor="text" w:horzAnchor="margin" w:tblpXSpec="center" w:tblpY="19"/>
        <w:tblW w:w="2797" w:type="pct"/>
        <w:tblLayout w:type="fixed"/>
        <w:tblLook w:val="0000" w:firstRow="0" w:lastRow="0" w:firstColumn="0" w:lastColumn="0" w:noHBand="0" w:noVBand="0"/>
      </w:tblPr>
      <w:tblGrid>
        <w:gridCol w:w="1079"/>
        <w:gridCol w:w="1530"/>
        <w:gridCol w:w="1260"/>
      </w:tblGrid>
      <w:tr w:rsidR="00384B49" w:rsidRPr="002205EB" w14:paraId="5B36B92F" w14:textId="77777777" w:rsidTr="00EB5731">
        <w:trPr>
          <w:trHeight w:val="241"/>
        </w:trPr>
        <w:tc>
          <w:tcPr>
            <w:tcW w:w="1394" w:type="pct"/>
            <w:tcBorders>
              <w:top w:val="single" w:sz="12" w:space="0" w:color="000000" w:themeColor="text1"/>
              <w:bottom w:val="single" w:sz="6" w:space="0" w:color="000000" w:themeColor="text1"/>
            </w:tcBorders>
          </w:tcPr>
          <w:p w14:paraId="58FC8935" w14:textId="77777777" w:rsidR="00384B49" w:rsidRPr="002205EB" w:rsidRDefault="00384B49" w:rsidP="00384B49">
            <w:pPr>
              <w:rPr>
                <w:rFonts w:ascii="Times" w:hAnsi="Times"/>
                <w:sz w:val="18"/>
                <w:szCs w:val="18"/>
              </w:rPr>
            </w:pPr>
          </w:p>
        </w:tc>
        <w:tc>
          <w:tcPr>
            <w:tcW w:w="1977" w:type="pct"/>
            <w:tcBorders>
              <w:top w:val="single" w:sz="12" w:space="0" w:color="000000" w:themeColor="text1"/>
              <w:bottom w:val="single" w:sz="6" w:space="0" w:color="000000" w:themeColor="text1"/>
            </w:tcBorders>
          </w:tcPr>
          <w:p w14:paraId="6B288C58"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D9D00DC"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1</w:t>
            </w:r>
          </w:p>
        </w:tc>
      </w:tr>
      <w:tr w:rsidR="00384B49" w:rsidRPr="002205EB" w14:paraId="0A4712DF" w14:textId="77777777" w:rsidTr="000009CD">
        <w:trPr>
          <w:trHeight w:val="223"/>
        </w:trPr>
        <w:tc>
          <w:tcPr>
            <w:tcW w:w="1394" w:type="pct"/>
          </w:tcPr>
          <w:p w14:paraId="5D6B21EE"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lastRenderedPageBreak/>
              <w:t>Actual: 0</w:t>
            </w:r>
          </w:p>
        </w:tc>
        <w:tc>
          <w:tcPr>
            <w:tcW w:w="1977" w:type="pct"/>
          </w:tcPr>
          <w:p w14:paraId="720189D7" w14:textId="4D30B22B"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1,</w:t>
            </w:r>
            <w:r w:rsidR="00A33753">
              <w:rPr>
                <w:rFonts w:ascii="Times" w:eastAsia="Times" w:hAnsi="Times" w:cs="Times"/>
                <w:sz w:val="18"/>
                <w:szCs w:val="18"/>
              </w:rPr>
              <w:t>1</w:t>
            </w:r>
            <w:r w:rsidRPr="002205EB">
              <w:rPr>
                <w:rFonts w:ascii="Times" w:eastAsia="Times" w:hAnsi="Times" w:cs="Times"/>
                <w:sz w:val="18"/>
                <w:szCs w:val="18"/>
              </w:rPr>
              <w:t>8</w:t>
            </w:r>
            <w:r w:rsidR="0090763D" w:rsidRPr="002205EB">
              <w:rPr>
                <w:rFonts w:ascii="Times" w:eastAsia="Times" w:hAnsi="Times" w:cs="Times"/>
                <w:sz w:val="18"/>
                <w:szCs w:val="18"/>
              </w:rPr>
              <w:t>6</w:t>
            </w:r>
          </w:p>
        </w:tc>
        <w:tc>
          <w:tcPr>
            <w:tcW w:w="1628" w:type="pct"/>
          </w:tcPr>
          <w:p w14:paraId="4011E9E7" w14:textId="13729303" w:rsidR="00384B49" w:rsidRPr="00EB5731" w:rsidRDefault="00F27176"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384B49" w:rsidRPr="002205EB" w14:paraId="5F45CA5F" w14:textId="77777777" w:rsidTr="000009CD">
        <w:trPr>
          <w:trHeight w:val="223"/>
        </w:trPr>
        <w:tc>
          <w:tcPr>
            <w:tcW w:w="1394" w:type="pct"/>
            <w:tcBorders>
              <w:bottom w:val="single" w:sz="18" w:space="0" w:color="auto"/>
            </w:tcBorders>
          </w:tcPr>
          <w:p w14:paraId="63ABA138"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4A54C1A0"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309500A0" w14:textId="77777777" w:rsidR="00384B49" w:rsidRPr="00EB5731" w:rsidRDefault="00384B49"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489F2DF5" w14:textId="10426A8F" w:rsidR="00057921" w:rsidRPr="002205EB" w:rsidRDefault="00057921" w:rsidP="00072418">
      <w:pPr>
        <w:rPr>
          <w:rFonts w:ascii="Times" w:eastAsia="Times" w:hAnsi="Times" w:cs="Times"/>
          <w:color w:val="000000" w:themeColor="text1"/>
        </w:rPr>
      </w:pPr>
    </w:p>
    <w:p w14:paraId="756B41FF" w14:textId="0CB50F34" w:rsidR="00057921" w:rsidRDefault="00057921" w:rsidP="00072418">
      <w:pPr>
        <w:rPr>
          <w:rFonts w:ascii="Times" w:eastAsia="Times" w:hAnsi="Times" w:cs="Times"/>
          <w:color w:val="000000" w:themeColor="text1"/>
        </w:rPr>
      </w:pPr>
    </w:p>
    <w:p w14:paraId="08D3FD99" w14:textId="77777777" w:rsidR="00C95DAD" w:rsidRDefault="00FA39FA"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p>
    <w:p w14:paraId="757463DC" w14:textId="77777777" w:rsidR="00C95DAD" w:rsidRDefault="00C95DAD" w:rsidP="000415F4">
      <w:pPr>
        <w:jc w:val="both"/>
        <w:rPr>
          <w:rFonts w:ascii="Times" w:eastAsia="Times" w:hAnsi="Times" w:cs="Times"/>
          <w:color w:val="000000" w:themeColor="text1"/>
          <w:sz w:val="20"/>
          <w:szCs w:val="20"/>
        </w:rPr>
      </w:pPr>
    </w:p>
    <w:p w14:paraId="4DCCBCB4" w14:textId="47B492E6" w:rsidR="00EB5C68" w:rsidRPr="002205EB" w:rsidRDefault="006942FA"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engineering in order to explore how well the </w:t>
      </w:r>
      <w:r w:rsidR="00F56AD9" w:rsidRPr="00F56AD9">
        <w:rPr>
          <w:rFonts w:ascii="Times" w:eastAsia="Times" w:hAnsi="Times" w:cs="Times"/>
          <w:color w:val="000000" w:themeColor="text1"/>
          <w:sz w:val="20"/>
          <w:szCs w:val="20"/>
        </w:rPr>
        <w:t>SVM</w:t>
      </w:r>
      <w:r w:rsidR="00F56AD9" w:rsidRPr="00B83BE8">
        <w:rPr>
          <w:rFonts w:ascii="Times" w:eastAsia="Times" w:hAnsi="Times" w:cs="Times"/>
          <w:i/>
          <w:color w:val="000000" w:themeColor="text1"/>
          <w:sz w:val="20"/>
          <w:szCs w:val="20"/>
        </w:rPr>
        <w:t xml:space="preserve"> </w:t>
      </w:r>
      <w:r>
        <w:rPr>
          <w:rFonts w:ascii="Times" w:eastAsia="Times" w:hAnsi="Times" w:cs="Times"/>
          <w:color w:val="000000" w:themeColor="text1"/>
          <w:sz w:val="20"/>
          <w:szCs w:val="20"/>
        </w:rPr>
        <w:t>model classifies with fewer</w:t>
      </w:r>
      <w:r w:rsidRPr="002205EB">
        <w:rPr>
          <w:rFonts w:ascii="Times" w:eastAsia="Times" w:hAnsi="Times" w:cs="Times"/>
          <w:color w:val="000000" w:themeColor="text1"/>
          <w:sz w:val="20"/>
          <w:szCs w:val="20"/>
        </w:rPr>
        <w:t xml:space="preserve"> features</w:t>
      </w:r>
      <w:r>
        <w:rPr>
          <w:rFonts w:ascii="Times" w:eastAsia="Times" w:hAnsi="Times" w:cs="Times"/>
          <w:color w:val="000000" w:themeColor="text1"/>
          <w:sz w:val="20"/>
          <w:szCs w:val="20"/>
        </w:rPr>
        <w:t xml:space="preserve">. </w:t>
      </w:r>
      <w:r w:rsidR="00F2100D" w:rsidRPr="002205EB">
        <w:rPr>
          <w:rFonts w:ascii="Times" w:eastAsia="Times" w:hAnsi="Times" w:cs="Times"/>
          <w:color w:val="000000" w:themeColor="text1"/>
          <w:sz w:val="20"/>
          <w:szCs w:val="20"/>
        </w:rPr>
        <w:t xml:space="preserve">A second SVM model is trained with only </w:t>
      </w:r>
      <w:r>
        <w:rPr>
          <w:rFonts w:ascii="Times" w:eastAsia="Times" w:hAnsi="Times" w:cs="Times"/>
          <w:color w:val="000000" w:themeColor="text1"/>
          <w:sz w:val="20"/>
          <w:szCs w:val="20"/>
        </w:rPr>
        <w:t>8</w:t>
      </w:r>
      <w:r w:rsidR="00EB5C68" w:rsidRPr="002205EB">
        <w:rPr>
          <w:rFonts w:ascii="Times" w:eastAsia="Times" w:hAnsi="Times" w:cs="Times"/>
          <w:color w:val="000000" w:themeColor="text1"/>
          <w:sz w:val="20"/>
          <w:szCs w:val="20"/>
        </w:rPr>
        <w:t>variables</w:t>
      </w:r>
      <w:r w:rsidR="00464411">
        <w:rPr>
          <w:rFonts w:ascii="Times" w:eastAsia="Times" w:hAnsi="Times" w:cs="Times"/>
          <w:color w:val="000000" w:themeColor="text1"/>
          <w:sz w:val="20"/>
          <w:szCs w:val="20"/>
        </w:rPr>
        <w:t>:</w:t>
      </w:r>
      <w:r w:rsidR="00464411" w:rsidRPr="002205EB">
        <w:rPr>
          <w:rFonts w:ascii="Times" w:eastAsia="Times" w:hAnsi="Times" w:cs="Times"/>
          <w:color w:val="000000" w:themeColor="text1"/>
          <w:sz w:val="20"/>
          <w:szCs w:val="20"/>
        </w:rPr>
        <w:t xml:space="preserve"> </w:t>
      </w:r>
      <w:proofErr w:type="spellStart"/>
      <w:r w:rsidR="00464411" w:rsidRPr="00B83BE8">
        <w:rPr>
          <w:rFonts w:ascii="Times" w:eastAsia="Times" w:hAnsi="Times" w:cs="Times"/>
          <w:i/>
          <w:color w:val="000000" w:themeColor="text1"/>
          <w:sz w:val="20"/>
          <w:szCs w:val="20"/>
        </w:rPr>
        <w:t>block</w:t>
      </w:r>
      <w:r w:rsidR="00464411">
        <w:rPr>
          <w:rFonts w:ascii="Times" w:eastAsia="Times" w:hAnsi="Times" w:cs="Times"/>
          <w:color w:val="000000" w:themeColor="text1"/>
          <w:sz w:val="20"/>
          <w:szCs w:val="20"/>
        </w:rPr>
        <w:t>_</w:t>
      </w:r>
      <w:r w:rsidR="00464411" w:rsidRPr="00B83BE8">
        <w:rPr>
          <w:rFonts w:ascii="Times" w:eastAsia="Times" w:hAnsi="Times" w:cs="Times"/>
          <w:i/>
          <w:color w:val="000000" w:themeColor="text1"/>
          <w:sz w:val="20"/>
          <w:szCs w:val="20"/>
        </w:rPr>
        <w:t>timestamp</w:t>
      </w:r>
      <w:proofErr w:type="spellEnd"/>
      <w:r w:rsidR="00464411" w:rsidRPr="00B83BE8">
        <w:rPr>
          <w:rFonts w:ascii="Times" w:eastAsia="Times" w:hAnsi="Times" w:cs="Times"/>
          <w:i/>
          <w:color w:val="000000" w:themeColor="text1"/>
          <w:sz w:val="20"/>
          <w:szCs w:val="20"/>
        </w:rPr>
        <w:t xml:space="preserve">, </w:t>
      </w:r>
      <w:proofErr w:type="spellStart"/>
      <w:r w:rsidR="00464411" w:rsidRPr="00E50DAC">
        <w:rPr>
          <w:rFonts w:ascii="Times" w:eastAsia="Times" w:hAnsi="Times" w:cs="Times"/>
          <w:i/>
          <w:color w:val="000000" w:themeColor="text1"/>
          <w:sz w:val="20"/>
          <w:szCs w:val="20"/>
        </w:rPr>
        <w:t>block_n_txs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n_inputs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input_sum</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output_</w:t>
      </w:r>
      <w:r w:rsidR="00464411" w:rsidRPr="00BF6A55">
        <w:rPr>
          <w:rFonts w:ascii="Times" w:eastAsia="Times" w:hAnsi="Times" w:cs="Times"/>
          <w:i/>
          <w:color w:val="000000" w:themeColor="text1"/>
          <w:sz w:val="20"/>
          <w:szCs w:val="20"/>
        </w:rPr>
        <w:t>sum</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n_outputs</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output_seq</w:t>
      </w:r>
      <w:proofErr w:type="spellEnd"/>
      <w:r w:rsidR="00464411" w:rsidRPr="002205EB">
        <w:rPr>
          <w:rFonts w:ascii="Times" w:eastAsia="Times" w:hAnsi="Times" w:cs="Times"/>
          <w:color w:val="000000" w:themeColor="text1"/>
          <w:sz w:val="20"/>
          <w:szCs w:val="20"/>
        </w:rPr>
        <w:t xml:space="preserve"> and </w:t>
      </w:r>
      <w:proofErr w:type="spellStart"/>
      <w:r w:rsidR="00464411" w:rsidRPr="00B83BE8">
        <w:rPr>
          <w:rFonts w:ascii="Times" w:eastAsia="Times" w:hAnsi="Times" w:cs="Times"/>
          <w:i/>
          <w:color w:val="000000" w:themeColor="text1"/>
          <w:sz w:val="20"/>
          <w:szCs w:val="20"/>
        </w:rPr>
        <w:t>input_</w:t>
      </w:r>
      <w:r w:rsidR="00464411" w:rsidRPr="00E50DAC">
        <w:rPr>
          <w:rFonts w:ascii="Times" w:eastAsia="Times" w:hAnsi="Times" w:cs="Times"/>
          <w:i/>
          <w:color w:val="000000" w:themeColor="text1"/>
          <w:sz w:val="20"/>
          <w:szCs w:val="20"/>
        </w:rPr>
        <w:t>seq</w:t>
      </w:r>
      <w:proofErr w:type="spellEnd"/>
      <w:r w:rsidR="00F56AD9" w:rsidRPr="00F56AD9">
        <w:rPr>
          <w:rFonts w:ascii="Times" w:eastAsia="Times" w:hAnsi="Times" w:cs="Times"/>
          <w:color w:val="000000" w:themeColor="text1"/>
          <w:sz w:val="20"/>
          <w:szCs w:val="20"/>
        </w:rPr>
        <w:t>.</w:t>
      </w:r>
    </w:p>
    <w:p w14:paraId="2D3F1577" w14:textId="77777777" w:rsidR="00D0591B" w:rsidRPr="002205EB" w:rsidRDefault="00D0591B" w:rsidP="00072418">
      <w:pPr>
        <w:rPr>
          <w:rFonts w:ascii="Times" w:eastAsia="Times" w:hAnsi="Times" w:cs="Times"/>
          <w:color w:val="000000" w:themeColor="text1"/>
        </w:rPr>
      </w:pPr>
    </w:p>
    <w:p w14:paraId="6B0273B0" w14:textId="6D993C17" w:rsidR="00EB5C68" w:rsidRPr="002205EB" w:rsidRDefault="00EB5C68" w:rsidP="00EB5C68">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.15</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 xml:space="preserve">second model </w:t>
      </w:r>
      <w:r w:rsidRPr="002205EB">
        <w:rPr>
          <w:rFonts w:ascii="Times" w:eastAsia="Times" w:hAnsi="Times" w:cs="Times"/>
          <w:sz w:val="18"/>
          <w:szCs w:val="18"/>
        </w:rPr>
        <w:t>metrics.</w:t>
      </w:r>
    </w:p>
    <w:p w14:paraId="445D750F" w14:textId="77777777" w:rsidR="00D0591B" w:rsidRPr="002205EB" w:rsidRDefault="00D0591B"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EB5C68" w:rsidRPr="002205EB" w14:paraId="7639A694" w14:textId="77777777" w:rsidTr="00EB5731">
        <w:trPr>
          <w:trHeight w:val="241"/>
          <w:jc w:val="center"/>
        </w:trPr>
        <w:tc>
          <w:tcPr>
            <w:tcW w:w="1382" w:type="pct"/>
            <w:tcBorders>
              <w:top w:val="single" w:sz="12" w:space="0" w:color="000000" w:themeColor="text1"/>
              <w:bottom w:val="single" w:sz="6" w:space="0" w:color="000000" w:themeColor="text1"/>
            </w:tcBorders>
          </w:tcPr>
          <w:p w14:paraId="21BF2E71" w14:textId="77777777" w:rsidR="00EB5C68" w:rsidRPr="002205EB" w:rsidRDefault="00EB5C68"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E6578BF"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55D60D1B"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0FC196DC"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10C5256E"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Support</w:t>
            </w:r>
          </w:p>
        </w:tc>
      </w:tr>
      <w:tr w:rsidR="00EB5C68" w:rsidRPr="002205EB" w14:paraId="10A43FDA" w14:textId="77777777" w:rsidTr="00344B57">
        <w:trPr>
          <w:trHeight w:val="223"/>
          <w:jc w:val="center"/>
        </w:trPr>
        <w:tc>
          <w:tcPr>
            <w:tcW w:w="1382" w:type="pct"/>
          </w:tcPr>
          <w:p w14:paraId="1CB86FC2"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6AA41FD8" w14:textId="31BECE45" w:rsidR="00EB5C68" w:rsidRPr="002205EB" w:rsidRDefault="00E97D61" w:rsidP="00344B57">
            <w:pPr>
              <w:rPr>
                <w:rFonts w:ascii="Times" w:eastAsia="Times" w:hAnsi="Times" w:cs="Times"/>
                <w:sz w:val="18"/>
                <w:szCs w:val="18"/>
              </w:rPr>
            </w:pPr>
            <w:r w:rsidRPr="002205EB">
              <w:rPr>
                <w:rFonts w:ascii="Times" w:eastAsia="Times" w:hAnsi="Times" w:cs="Times"/>
                <w:sz w:val="18"/>
                <w:szCs w:val="18"/>
              </w:rPr>
              <w:t>0.79</w:t>
            </w:r>
          </w:p>
        </w:tc>
        <w:tc>
          <w:tcPr>
            <w:tcW w:w="855" w:type="pct"/>
          </w:tcPr>
          <w:p w14:paraId="35668E6A" w14:textId="3D082715"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3A725665" w14:textId="7F6A365B"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89</w:t>
            </w:r>
          </w:p>
        </w:tc>
        <w:tc>
          <w:tcPr>
            <w:tcW w:w="855" w:type="pct"/>
          </w:tcPr>
          <w:p w14:paraId="4F692B05"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EB5C68" w:rsidRPr="002205EB" w14:paraId="30F51FA1" w14:textId="77777777" w:rsidTr="00344B57">
        <w:trPr>
          <w:trHeight w:val="223"/>
          <w:jc w:val="center"/>
        </w:trPr>
        <w:tc>
          <w:tcPr>
            <w:tcW w:w="1382" w:type="pct"/>
          </w:tcPr>
          <w:p w14:paraId="08324A4B"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0C58C64A" w14:textId="69C042DA"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99</w:t>
            </w:r>
          </w:p>
        </w:tc>
        <w:tc>
          <w:tcPr>
            <w:tcW w:w="855" w:type="pct"/>
          </w:tcPr>
          <w:p w14:paraId="44BBAA59" w14:textId="7AE7A15D"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0.29</w:t>
            </w:r>
          </w:p>
        </w:tc>
        <w:tc>
          <w:tcPr>
            <w:tcW w:w="855" w:type="pct"/>
          </w:tcPr>
          <w:p w14:paraId="6E82EB46" w14:textId="5891790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45</w:t>
            </w:r>
          </w:p>
        </w:tc>
        <w:tc>
          <w:tcPr>
            <w:tcW w:w="855" w:type="pct"/>
          </w:tcPr>
          <w:p w14:paraId="2F88DF8E"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EB5C68" w:rsidRPr="002205EB" w14:paraId="24CD1D02" w14:textId="77777777" w:rsidTr="000009CD">
        <w:trPr>
          <w:trHeight w:val="223"/>
          <w:jc w:val="center"/>
        </w:trPr>
        <w:tc>
          <w:tcPr>
            <w:tcW w:w="1382" w:type="pct"/>
          </w:tcPr>
          <w:p w14:paraId="46CB438C"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7EEB2673" w14:textId="7625E919"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85</w:t>
            </w:r>
          </w:p>
        </w:tc>
        <w:tc>
          <w:tcPr>
            <w:tcW w:w="855" w:type="pct"/>
          </w:tcPr>
          <w:p w14:paraId="1E2F0CC1" w14:textId="134A8E8F"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81</w:t>
            </w:r>
          </w:p>
        </w:tc>
        <w:tc>
          <w:tcPr>
            <w:tcW w:w="855" w:type="pct"/>
          </w:tcPr>
          <w:p w14:paraId="0E090F13" w14:textId="187B4AA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77</w:t>
            </w:r>
          </w:p>
        </w:tc>
        <w:tc>
          <w:tcPr>
            <w:tcW w:w="855" w:type="pct"/>
          </w:tcPr>
          <w:p w14:paraId="0C93FFE8"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B5C68" w:rsidRPr="002205EB" w14:paraId="53EDB78C" w14:textId="77777777" w:rsidTr="000009CD">
        <w:trPr>
          <w:trHeight w:val="223"/>
          <w:jc w:val="center"/>
        </w:trPr>
        <w:tc>
          <w:tcPr>
            <w:tcW w:w="1382" w:type="pct"/>
            <w:tcBorders>
              <w:bottom w:val="single" w:sz="18" w:space="0" w:color="auto"/>
            </w:tcBorders>
          </w:tcPr>
          <w:p w14:paraId="6BDE9244"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549E31EA" w14:textId="52086C57" w:rsidR="00EB5C68" w:rsidRPr="00EB5731" w:rsidDel="0087685C" w:rsidRDefault="000C663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r>
    </w:tbl>
    <w:p w14:paraId="269E4873" w14:textId="77777777" w:rsidR="00D0591B" w:rsidRPr="002205EB" w:rsidRDefault="00D0591B" w:rsidP="00072418">
      <w:pPr>
        <w:rPr>
          <w:rFonts w:ascii="Times" w:eastAsia="Times" w:hAnsi="Times" w:cs="Times"/>
          <w:color w:val="000000" w:themeColor="text1"/>
        </w:rPr>
      </w:pPr>
    </w:p>
    <w:p w14:paraId="42BE6924" w14:textId="2AA32948" w:rsidR="0052207F" w:rsidRPr="002205EB" w:rsidRDefault="0052207F" w:rsidP="0052207F">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.16</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second model</w:t>
      </w:r>
      <w:r w:rsidRPr="002205EB">
        <w:rPr>
          <w:rFonts w:ascii="Times" w:eastAsia="Times" w:hAnsi="Times" w:cs="Times"/>
          <w:sz w:val="18"/>
          <w:szCs w:val="18"/>
        </w:rPr>
        <w:t xml:space="preserve"> confusion matrix.</w:t>
      </w:r>
    </w:p>
    <w:p w14:paraId="5153EB6F"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52207F" w:rsidRPr="002205EB" w14:paraId="51AE41EC" w14:textId="77777777" w:rsidTr="00EB5731">
        <w:trPr>
          <w:trHeight w:val="241"/>
          <w:jc w:val="center"/>
        </w:trPr>
        <w:tc>
          <w:tcPr>
            <w:tcW w:w="1394" w:type="pct"/>
            <w:tcBorders>
              <w:top w:val="single" w:sz="12" w:space="0" w:color="000000" w:themeColor="text1"/>
              <w:bottom w:val="single" w:sz="6" w:space="0" w:color="000000" w:themeColor="text1"/>
            </w:tcBorders>
          </w:tcPr>
          <w:p w14:paraId="09ADFAB9" w14:textId="77777777" w:rsidR="0052207F" w:rsidRPr="002205EB" w:rsidRDefault="0052207F"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7278377D"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8F59DAA"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1</w:t>
            </w:r>
          </w:p>
        </w:tc>
      </w:tr>
      <w:tr w:rsidR="0052207F" w:rsidRPr="002205EB" w14:paraId="76E3F73E" w14:textId="77777777" w:rsidTr="000009CD">
        <w:trPr>
          <w:trHeight w:val="223"/>
          <w:jc w:val="center"/>
        </w:trPr>
        <w:tc>
          <w:tcPr>
            <w:tcW w:w="1394" w:type="pct"/>
          </w:tcPr>
          <w:p w14:paraId="2523D94C"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B53F4ED" w14:textId="26164EC6"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1,</w:t>
            </w:r>
            <w:r w:rsidR="000C663B" w:rsidRPr="002205EB">
              <w:rPr>
                <w:rFonts w:ascii="Times" w:eastAsia="Times" w:hAnsi="Times" w:cs="Times"/>
                <w:sz w:val="18"/>
                <w:szCs w:val="18"/>
              </w:rPr>
              <w:t>187</w:t>
            </w:r>
          </w:p>
        </w:tc>
        <w:tc>
          <w:tcPr>
            <w:tcW w:w="1628" w:type="pct"/>
          </w:tcPr>
          <w:p w14:paraId="0EE80A68" w14:textId="56F47E8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w:t>
            </w:r>
          </w:p>
        </w:tc>
      </w:tr>
      <w:tr w:rsidR="0052207F" w:rsidRPr="002205EB" w14:paraId="1E625C67" w14:textId="77777777" w:rsidTr="000009CD">
        <w:trPr>
          <w:trHeight w:val="223"/>
          <w:jc w:val="center"/>
        </w:trPr>
        <w:tc>
          <w:tcPr>
            <w:tcW w:w="1394" w:type="pct"/>
            <w:tcBorders>
              <w:bottom w:val="single" w:sz="12" w:space="0" w:color="auto"/>
            </w:tcBorders>
          </w:tcPr>
          <w:p w14:paraId="2290FFF5"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FB82C5A" w14:textId="35A4B500" w:rsidR="0052207F" w:rsidRPr="002205EB" w:rsidRDefault="000C663B" w:rsidP="00344B57">
            <w:pPr>
              <w:rPr>
                <w:rFonts w:ascii="Times" w:eastAsia="Times" w:hAnsi="Times" w:cs="Times"/>
                <w:sz w:val="18"/>
                <w:szCs w:val="18"/>
              </w:rPr>
            </w:pPr>
            <w:r w:rsidRPr="002205EB">
              <w:rPr>
                <w:rFonts w:ascii="Times" w:eastAsia="Times" w:hAnsi="Times" w:cs="Times"/>
                <w:sz w:val="18"/>
                <w:szCs w:val="18"/>
              </w:rPr>
              <w:t>307</w:t>
            </w:r>
          </w:p>
        </w:tc>
        <w:tc>
          <w:tcPr>
            <w:tcW w:w="1628" w:type="pct"/>
            <w:tcBorders>
              <w:bottom w:val="single" w:sz="12" w:space="0" w:color="auto"/>
            </w:tcBorders>
          </w:tcPr>
          <w:p w14:paraId="478A4413" w14:textId="7271D34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127</w:t>
            </w:r>
          </w:p>
        </w:tc>
      </w:tr>
    </w:tbl>
    <w:p w14:paraId="7253B1B7" w14:textId="77777777" w:rsidR="00D0591B" w:rsidRPr="002205EB" w:rsidRDefault="00D0591B" w:rsidP="00072418">
      <w:pPr>
        <w:rPr>
          <w:rFonts w:ascii="Times" w:eastAsia="Times" w:hAnsi="Times" w:cs="Times"/>
          <w:color w:val="000000" w:themeColor="text1"/>
        </w:rPr>
      </w:pPr>
    </w:p>
    <w:p w14:paraId="0FD5A707" w14:textId="41D16134" w:rsidR="00B933C3" w:rsidRPr="002205EB" w:rsidRDefault="00856334" w:rsidP="0069787E">
      <w:pPr>
        <w:jc w:val="both"/>
        <w:rPr>
          <w:rFonts w:ascii="Times" w:eastAsia="Times" w:hAnsi="Times" w:cs="Times"/>
          <w:color w:val="000000" w:themeColor="text1"/>
          <w:sz w:val="20"/>
          <w:szCs w:val="20"/>
        </w:rPr>
      </w:pPr>
      <w:r>
        <w:rPr>
          <w:rFonts w:ascii="Times" w:eastAsia="Times" w:hAnsi="Times" w:cs="Times"/>
          <w:color w:val="000000" w:themeColor="text1"/>
          <w:sz w:val="20"/>
          <w:szCs w:val="20"/>
        </w:rPr>
        <w:t xml:space="preserve">  Table 7</w:t>
      </w:r>
      <w:r w:rsidR="00C63978">
        <w:rPr>
          <w:rFonts w:ascii="Times" w:eastAsia="Times" w:hAnsi="Times" w:cs="Times"/>
          <w:color w:val="000000" w:themeColor="text1"/>
          <w:sz w:val="20"/>
          <w:szCs w:val="20"/>
        </w:rPr>
        <w:t>.15</w:t>
      </w:r>
      <w:r w:rsidR="009301B9" w:rsidRPr="002205EB">
        <w:rPr>
          <w:rFonts w:ascii="Times" w:eastAsia="Times" w:hAnsi="Times" w:cs="Times"/>
          <w:color w:val="000000" w:themeColor="text1"/>
          <w:sz w:val="20"/>
          <w:szCs w:val="20"/>
        </w:rPr>
        <w:t xml:space="preserve"> displays the SVM metrics for the second model. This model has a classification accuracy of </w:t>
      </w:r>
      <w:r w:rsidR="009301B9" w:rsidRPr="002205EB">
        <w:rPr>
          <w:rFonts w:ascii="Times" w:eastAsia="Times" w:hAnsi="Times" w:cs="Times"/>
          <w:sz w:val="18"/>
          <w:szCs w:val="18"/>
        </w:rPr>
        <w:t>82.66</w:t>
      </w:r>
      <w:r w:rsidR="009301B9" w:rsidRPr="00EB5731">
        <w:rPr>
          <w:rFonts w:ascii="Times,Times,PMingLiU" w:eastAsia="Times,Times,PMingLiU" w:hAnsi="Times,Times,PMingLiU" w:cs="Times,Times,PMingLiU"/>
          <w:sz w:val="18"/>
          <w:szCs w:val="18"/>
        </w:rPr>
        <w:t xml:space="preserve">%. </w:t>
      </w:r>
      <w:r w:rsidR="009301B9" w:rsidRPr="002205EB">
        <w:rPr>
          <w:rFonts w:ascii="Times" w:eastAsia="Times" w:hAnsi="Times" w:cs="Times"/>
          <w:color w:val="000000" w:themeColor="text1"/>
          <w:sz w:val="20"/>
          <w:szCs w:val="20"/>
        </w:rPr>
        <w:t xml:space="preserve">There is </w:t>
      </w:r>
      <w:r w:rsidR="00A4245F">
        <w:rPr>
          <w:rFonts w:ascii="Times" w:eastAsia="Times" w:hAnsi="Times" w:cs="Times"/>
          <w:color w:val="000000" w:themeColor="text1"/>
          <w:sz w:val="20"/>
          <w:szCs w:val="20"/>
        </w:rPr>
        <w:t>1</w:t>
      </w:r>
      <w:r w:rsidR="00A4245F" w:rsidRPr="002205EB">
        <w:rPr>
          <w:rFonts w:ascii="Times" w:eastAsia="Times" w:hAnsi="Times" w:cs="Times"/>
          <w:color w:val="000000" w:themeColor="text1"/>
          <w:sz w:val="20"/>
          <w:szCs w:val="20"/>
        </w:rPr>
        <w:t xml:space="preserve"> </w:t>
      </w:r>
      <w:r w:rsidR="009301B9" w:rsidRPr="002205EB">
        <w:rPr>
          <w:rFonts w:ascii="Times" w:eastAsia="Times" w:hAnsi="Times" w:cs="Times"/>
          <w:color w:val="000000" w:themeColor="text1"/>
          <w:sz w:val="20"/>
          <w:szCs w:val="20"/>
        </w:rPr>
        <w:t>non-hack that is classified as a hack and 307 hacks that are classified as a</w:t>
      </w:r>
      <w:r>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.16</w:t>
      </w:r>
      <w:r w:rsidR="009301B9" w:rsidRPr="002205EB">
        <w:rPr>
          <w:rFonts w:ascii="Times" w:eastAsia="Times" w:hAnsi="Times" w:cs="Times"/>
          <w:color w:val="000000" w:themeColor="text1"/>
          <w:sz w:val="20"/>
          <w:szCs w:val="20"/>
        </w:rPr>
        <w:t xml:space="preserve">. </w:t>
      </w:r>
    </w:p>
    <w:p w14:paraId="7FC610A5" w14:textId="4A7C27ED" w:rsidR="00430B7B" w:rsidRPr="002205EB" w:rsidRDefault="00430B7B" w:rsidP="0069787E">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4245F">
        <w:rPr>
          <w:rFonts w:ascii="Times" w:eastAsia="Times" w:hAnsi="Times" w:cs="Times"/>
          <w:color w:val="000000" w:themeColor="text1"/>
          <w:sz w:val="20"/>
          <w:szCs w:val="20"/>
        </w:rPr>
        <w:t>A</w:t>
      </w:r>
      <w:r w:rsidR="00FF451E" w:rsidRPr="002205EB">
        <w:rPr>
          <w:rFonts w:ascii="Times" w:eastAsia="Times" w:hAnsi="Times" w:cs="Times"/>
          <w:color w:val="000000" w:themeColor="text1"/>
          <w:sz w:val="20"/>
          <w:szCs w:val="20"/>
        </w:rPr>
        <w:t xml:space="preserve"> third SVM model </w:t>
      </w:r>
      <w:r w:rsidR="00495A33">
        <w:rPr>
          <w:rFonts w:ascii="Times" w:eastAsia="Times" w:hAnsi="Times" w:cs="Times"/>
          <w:color w:val="000000" w:themeColor="text1"/>
          <w:sz w:val="20"/>
          <w:szCs w:val="20"/>
        </w:rPr>
        <w:t>is</w:t>
      </w:r>
      <w:r w:rsidR="00FF451E" w:rsidRPr="002205EB">
        <w:rPr>
          <w:rFonts w:ascii="Times" w:eastAsia="Times" w:hAnsi="Times" w:cs="Times"/>
          <w:color w:val="000000" w:themeColor="text1"/>
          <w:sz w:val="20"/>
          <w:szCs w:val="20"/>
        </w:rPr>
        <w:t xml:space="preserve"> trained and tested</w:t>
      </w:r>
      <w:r w:rsidR="00CB2112">
        <w:rPr>
          <w:rFonts w:ascii="Times" w:eastAsia="Times" w:hAnsi="Times" w:cs="Times"/>
          <w:color w:val="000000" w:themeColor="text1"/>
          <w:sz w:val="20"/>
          <w:szCs w:val="20"/>
        </w:rPr>
        <w:t xml:space="preserve"> with only</w:t>
      </w:r>
      <w:r w:rsidR="00FF451E" w:rsidRPr="002205EB">
        <w:rPr>
          <w:rFonts w:ascii="Times" w:eastAsia="Times" w:hAnsi="Times" w:cs="Times"/>
          <w:color w:val="000000" w:themeColor="text1"/>
          <w:sz w:val="20"/>
          <w:szCs w:val="20"/>
        </w:rPr>
        <w:t xml:space="preserve"> </w:t>
      </w:r>
      <w:proofErr w:type="spellStart"/>
      <w:r w:rsidR="00CB2112" w:rsidRPr="00B83BE8">
        <w:rPr>
          <w:rFonts w:ascii="Times" w:eastAsia="Times" w:hAnsi="Times" w:cs="Times"/>
          <w:i/>
          <w:color w:val="000000" w:themeColor="text1"/>
          <w:sz w:val="20"/>
          <w:szCs w:val="20"/>
        </w:rPr>
        <w:t>block_n_txs</w:t>
      </w:r>
      <w:proofErr w:type="spellEnd"/>
      <w:r w:rsidR="00CB2112" w:rsidRPr="00B83BE8">
        <w:rPr>
          <w:rFonts w:ascii="Times" w:eastAsia="Times" w:hAnsi="Times" w:cs="Times"/>
          <w:i/>
          <w:color w:val="000000" w:themeColor="text1"/>
          <w:sz w:val="20"/>
          <w:szCs w:val="20"/>
        </w:rPr>
        <w:t xml:space="preserve"> </w:t>
      </w:r>
      <w:r w:rsidR="00CB2112">
        <w:rPr>
          <w:rFonts w:ascii="Times" w:eastAsia="Times" w:hAnsi="Times" w:cs="Times"/>
          <w:color w:val="000000" w:themeColor="text1"/>
          <w:sz w:val="20"/>
          <w:szCs w:val="20"/>
        </w:rPr>
        <w:t>and</w:t>
      </w:r>
      <w:r w:rsidR="00CB2112" w:rsidRPr="00B83BE8">
        <w:rPr>
          <w:rFonts w:ascii="Times" w:eastAsia="Times" w:hAnsi="Times" w:cs="Times"/>
          <w:i/>
          <w:color w:val="000000" w:themeColor="text1"/>
          <w:sz w:val="20"/>
          <w:szCs w:val="20"/>
        </w:rPr>
        <w:t xml:space="preserve"> </w:t>
      </w:r>
      <w:proofErr w:type="spellStart"/>
      <w:r w:rsidR="00CB2112" w:rsidRPr="00E50DAC">
        <w:rPr>
          <w:rFonts w:ascii="Times" w:eastAsia="Times" w:hAnsi="Times" w:cs="Times"/>
          <w:i/>
          <w:color w:val="000000" w:themeColor="text1"/>
          <w:sz w:val="20"/>
          <w:szCs w:val="20"/>
        </w:rPr>
        <w:t>n_inputs</w:t>
      </w:r>
      <w:proofErr w:type="spellEnd"/>
      <w:r w:rsidR="009C58A5">
        <w:rPr>
          <w:rFonts w:ascii="Times" w:eastAsia="Times" w:hAnsi="Times" w:cs="Times"/>
          <w:color w:val="000000" w:themeColor="text1"/>
          <w:sz w:val="20"/>
          <w:szCs w:val="20"/>
        </w:rPr>
        <w:t>. Table 7</w:t>
      </w:r>
      <w:r w:rsidR="00C63978">
        <w:rPr>
          <w:rFonts w:ascii="Times" w:eastAsia="Times" w:hAnsi="Times" w:cs="Times"/>
          <w:color w:val="000000" w:themeColor="text1"/>
          <w:sz w:val="20"/>
          <w:szCs w:val="20"/>
        </w:rPr>
        <w:t>.17</w:t>
      </w:r>
      <w:r w:rsidR="00272D0F" w:rsidRPr="002205EB">
        <w:rPr>
          <w:rFonts w:ascii="Times" w:eastAsia="Times" w:hAnsi="Times" w:cs="Times"/>
          <w:color w:val="000000" w:themeColor="text1"/>
          <w:sz w:val="20"/>
          <w:szCs w:val="20"/>
        </w:rPr>
        <w:t xml:space="preserve"> displays the SVM metrics for the</w:t>
      </w:r>
      <w:r w:rsidR="008F3A1B">
        <w:rPr>
          <w:rFonts w:ascii="Times" w:eastAsia="Times" w:hAnsi="Times" w:cs="Times"/>
          <w:color w:val="000000" w:themeColor="text1"/>
          <w:sz w:val="20"/>
          <w:szCs w:val="20"/>
        </w:rPr>
        <w:t xml:space="preserve"> third </w:t>
      </w:r>
      <w:r w:rsidR="00272D0F" w:rsidRPr="002205EB">
        <w:rPr>
          <w:rFonts w:ascii="Times" w:eastAsia="Times" w:hAnsi="Times" w:cs="Times"/>
          <w:color w:val="000000" w:themeColor="text1"/>
          <w:sz w:val="20"/>
          <w:szCs w:val="20"/>
        </w:rPr>
        <w:t xml:space="preserve">model. This model has a classification accuracy of </w:t>
      </w:r>
      <w:r w:rsidR="00147FE5" w:rsidRPr="002205EB">
        <w:rPr>
          <w:rFonts w:ascii="Times" w:eastAsia="Times" w:hAnsi="Times" w:cs="Times"/>
          <w:sz w:val="18"/>
          <w:szCs w:val="18"/>
        </w:rPr>
        <w:t>85.96</w:t>
      </w:r>
      <w:r w:rsidR="00272D0F" w:rsidRPr="00EB5731">
        <w:rPr>
          <w:rFonts w:ascii="Times,Times,PMingLiU" w:eastAsia="Times,Times,PMingLiU" w:hAnsi="Times,Times,PMingLiU" w:cs="Times,Times,PMingLiU"/>
          <w:sz w:val="18"/>
          <w:szCs w:val="18"/>
        </w:rPr>
        <w:t xml:space="preserve">%. </w:t>
      </w:r>
      <w:r w:rsidR="00272D0F" w:rsidRPr="002205EB">
        <w:rPr>
          <w:rFonts w:ascii="Times" w:eastAsia="Times" w:hAnsi="Times" w:cs="Times"/>
          <w:color w:val="000000" w:themeColor="text1"/>
          <w:sz w:val="20"/>
          <w:szCs w:val="20"/>
        </w:rPr>
        <w:t xml:space="preserve">There </w:t>
      </w:r>
      <w:r w:rsidR="00147FE5" w:rsidRPr="002205EB">
        <w:rPr>
          <w:rFonts w:ascii="Times" w:eastAsia="Times" w:hAnsi="Times" w:cs="Times"/>
          <w:color w:val="000000" w:themeColor="text1"/>
          <w:sz w:val="20"/>
          <w:szCs w:val="20"/>
        </w:rPr>
        <w:t>are 189</w:t>
      </w:r>
      <w:r w:rsidR="00272D0F" w:rsidRPr="002205EB">
        <w:rPr>
          <w:rFonts w:ascii="Times" w:eastAsia="Times" w:hAnsi="Times" w:cs="Times"/>
          <w:color w:val="000000" w:themeColor="text1"/>
          <w:sz w:val="20"/>
          <w:szCs w:val="20"/>
        </w:rPr>
        <w:t xml:space="preserve"> non-hack</w:t>
      </w:r>
      <w:r w:rsidR="00147FE5" w:rsidRPr="002205EB">
        <w:rPr>
          <w:rFonts w:ascii="Times" w:eastAsia="Times" w:hAnsi="Times" w:cs="Times"/>
          <w:color w:val="000000" w:themeColor="text1"/>
          <w:sz w:val="20"/>
          <w:szCs w:val="20"/>
        </w:rPr>
        <w:t>s</w:t>
      </w:r>
      <w:r w:rsidR="00272D0F" w:rsidRPr="002205EB">
        <w:rPr>
          <w:rFonts w:ascii="Times" w:eastAsia="Times" w:hAnsi="Times" w:cs="Times"/>
          <w:color w:val="000000" w:themeColor="text1"/>
          <w:sz w:val="20"/>
          <w:szCs w:val="20"/>
        </w:rPr>
        <w:t xml:space="preserve"> that </w:t>
      </w:r>
      <w:r w:rsidR="00147FE5" w:rsidRPr="002205EB">
        <w:rPr>
          <w:rFonts w:ascii="Times" w:eastAsia="Times" w:hAnsi="Times" w:cs="Times"/>
          <w:color w:val="000000" w:themeColor="text1"/>
          <w:sz w:val="20"/>
          <w:szCs w:val="20"/>
        </w:rPr>
        <w:t>are</w:t>
      </w:r>
      <w:r w:rsidR="00272D0F" w:rsidRPr="002205EB">
        <w:rPr>
          <w:rFonts w:ascii="Times" w:eastAsia="Times" w:hAnsi="Times" w:cs="Times"/>
          <w:color w:val="000000" w:themeColor="text1"/>
          <w:sz w:val="20"/>
          <w:szCs w:val="20"/>
        </w:rPr>
        <w:t xml:space="preserve"> classified as a hack and </w:t>
      </w:r>
      <w:r w:rsidR="00B81838">
        <w:rPr>
          <w:rFonts w:ascii="Times" w:eastAsia="Times" w:hAnsi="Times" w:cs="Times"/>
          <w:color w:val="000000" w:themeColor="text1"/>
          <w:sz w:val="20"/>
          <w:szCs w:val="20"/>
        </w:rPr>
        <w:t>0</w:t>
      </w:r>
      <w:r w:rsidR="00B81838" w:rsidRPr="002205EB">
        <w:rPr>
          <w:rFonts w:ascii="Times" w:eastAsia="Times" w:hAnsi="Times" w:cs="Times"/>
          <w:color w:val="000000" w:themeColor="text1"/>
          <w:sz w:val="20"/>
          <w:szCs w:val="20"/>
        </w:rPr>
        <w:t xml:space="preserve"> </w:t>
      </w:r>
      <w:r w:rsidR="00272D0F" w:rsidRPr="002205EB">
        <w:rPr>
          <w:rFonts w:ascii="Times" w:eastAsia="Times" w:hAnsi="Times" w:cs="Times"/>
          <w:color w:val="000000" w:themeColor="text1"/>
          <w:sz w:val="20"/>
          <w:szCs w:val="20"/>
        </w:rPr>
        <w:t>hacks that are classified as a</w:t>
      </w:r>
      <w:r w:rsidR="009C58A5">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.18</w:t>
      </w:r>
      <w:r w:rsidR="00272D0F" w:rsidRPr="002205EB">
        <w:rPr>
          <w:rFonts w:ascii="Times" w:eastAsia="Times" w:hAnsi="Times" w:cs="Times"/>
          <w:color w:val="000000" w:themeColor="text1"/>
          <w:sz w:val="20"/>
          <w:szCs w:val="20"/>
        </w:rPr>
        <w:t>.</w:t>
      </w:r>
    </w:p>
    <w:p w14:paraId="770BB3E1" w14:textId="77777777" w:rsidR="00C30D62" w:rsidRPr="002205EB" w:rsidRDefault="00C30D62" w:rsidP="00072418">
      <w:pPr>
        <w:rPr>
          <w:rFonts w:ascii="Times" w:eastAsia="Times" w:hAnsi="Times" w:cs="Times"/>
          <w:color w:val="000000" w:themeColor="text1"/>
        </w:rPr>
      </w:pPr>
    </w:p>
    <w:p w14:paraId="2E81179C" w14:textId="4C72A3A4" w:rsidR="00327E8C" w:rsidRPr="002205EB" w:rsidRDefault="00327E8C" w:rsidP="00327E8C">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.17</w:t>
      </w:r>
      <w:r w:rsidR="00AC7AC2" w:rsidRPr="00565038">
        <w:rPr>
          <w:rFonts w:ascii="Times" w:eastAsia="Times" w:hAnsi="Times" w:cs="Times"/>
          <w:b/>
          <w:sz w:val="18"/>
          <w:szCs w:val="18"/>
        </w:rPr>
        <w:t>.</w:t>
      </w:r>
      <w:r w:rsidRPr="002205EB">
        <w:rPr>
          <w:rFonts w:ascii="Times" w:eastAsia="Times" w:hAnsi="Times" w:cs="Times"/>
          <w:sz w:val="18"/>
          <w:szCs w:val="18"/>
        </w:rPr>
        <w:t xml:space="preserve"> </w:t>
      </w:r>
      <w:r w:rsidR="00AC7AC2" w:rsidRPr="002205EB">
        <w:rPr>
          <w:rFonts w:ascii="Times" w:eastAsia="Times" w:hAnsi="Times" w:cs="Times"/>
          <w:sz w:val="18"/>
          <w:szCs w:val="18"/>
        </w:rPr>
        <w:t xml:space="preserve">SVM </w:t>
      </w:r>
      <w:r w:rsidR="002043BF">
        <w:rPr>
          <w:rFonts w:ascii="Times" w:eastAsia="Times" w:hAnsi="Times" w:cs="Times"/>
          <w:sz w:val="18"/>
          <w:szCs w:val="18"/>
        </w:rPr>
        <w:t>third</w:t>
      </w:r>
      <w:r w:rsidR="00B81838">
        <w:rPr>
          <w:rFonts w:ascii="Times" w:eastAsia="Times" w:hAnsi="Times" w:cs="Times"/>
          <w:sz w:val="18"/>
          <w:szCs w:val="18"/>
        </w:rPr>
        <w:t xml:space="preserve"> </w:t>
      </w:r>
      <w:r w:rsidR="00147FE5" w:rsidRPr="002205EB">
        <w:rPr>
          <w:rFonts w:ascii="Times" w:eastAsia="Times" w:hAnsi="Times" w:cs="Times"/>
          <w:sz w:val="18"/>
          <w:szCs w:val="18"/>
        </w:rPr>
        <w:t xml:space="preserve">model </w:t>
      </w:r>
      <w:r w:rsidR="00595F57" w:rsidRPr="002205EB">
        <w:rPr>
          <w:rFonts w:ascii="Times" w:eastAsia="Times" w:hAnsi="Times" w:cs="Times"/>
          <w:sz w:val="18"/>
          <w:szCs w:val="18"/>
        </w:rPr>
        <w:t>metrics</w:t>
      </w:r>
      <w:r w:rsidRPr="002205EB">
        <w:rPr>
          <w:rFonts w:ascii="Times" w:eastAsia="Times" w:hAnsi="Times" w:cs="Times"/>
          <w:sz w:val="18"/>
          <w:szCs w:val="18"/>
        </w:rPr>
        <w:t>.</w:t>
      </w:r>
    </w:p>
    <w:p w14:paraId="3A17E723" w14:textId="109C5F2E" w:rsidR="008178A1" w:rsidRPr="002205EB" w:rsidRDefault="008178A1" w:rsidP="008178A1">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6B2F52" w:rsidRPr="002205EB" w14:paraId="6D114156" w14:textId="384AC7EB" w:rsidTr="00EB5731">
        <w:trPr>
          <w:trHeight w:val="241"/>
          <w:jc w:val="center"/>
        </w:trPr>
        <w:tc>
          <w:tcPr>
            <w:tcW w:w="1382" w:type="pct"/>
            <w:tcBorders>
              <w:top w:val="single" w:sz="12" w:space="0" w:color="000000" w:themeColor="text1"/>
              <w:bottom w:val="single" w:sz="6" w:space="0" w:color="000000" w:themeColor="text1"/>
            </w:tcBorders>
          </w:tcPr>
          <w:p w14:paraId="16E394CC" w14:textId="2FFD0A35" w:rsidR="006B2F52" w:rsidRPr="002205EB" w:rsidRDefault="006B2F52"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3D00F48" w14:textId="64B5B20C"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4FE70756" w14:textId="61804885"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344FF406" w14:textId="235F2053"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33139940" w14:textId="62652E89"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Support</w:t>
            </w:r>
          </w:p>
        </w:tc>
      </w:tr>
      <w:tr w:rsidR="006B2F52" w:rsidRPr="002205EB" w14:paraId="6B471B1B" w14:textId="7FD291AF" w:rsidTr="00327E8C">
        <w:trPr>
          <w:trHeight w:val="223"/>
          <w:jc w:val="center"/>
        </w:trPr>
        <w:tc>
          <w:tcPr>
            <w:tcW w:w="1382" w:type="pct"/>
          </w:tcPr>
          <w:p w14:paraId="48BDF31C" w14:textId="30508FC4"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3A245735" w14:textId="7A6FDA2C" w:rsidR="006B2F52" w:rsidRPr="002205EB" w:rsidRDefault="00C21B26"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1F326486" w14:textId="70A5D218" w:rsidR="006B2F52" w:rsidRPr="00EB5731" w:rsidRDefault="00147FE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0.84</w:t>
            </w:r>
          </w:p>
        </w:tc>
        <w:tc>
          <w:tcPr>
            <w:tcW w:w="855" w:type="pct"/>
          </w:tcPr>
          <w:p w14:paraId="0EA7E652" w14:textId="2479E120"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91</w:t>
            </w:r>
          </w:p>
        </w:tc>
        <w:tc>
          <w:tcPr>
            <w:tcW w:w="855" w:type="pct"/>
          </w:tcPr>
          <w:p w14:paraId="28F6D811" w14:textId="125701DF"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6B2F52" w:rsidRPr="002205EB" w14:paraId="4DEA9C30" w14:textId="75855BF3" w:rsidTr="00327E8C">
        <w:trPr>
          <w:trHeight w:val="223"/>
          <w:jc w:val="center"/>
        </w:trPr>
        <w:tc>
          <w:tcPr>
            <w:tcW w:w="1382" w:type="pct"/>
          </w:tcPr>
          <w:p w14:paraId="21E7BE04" w14:textId="1DA81365"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527165CF" w14:textId="72BE4C95" w:rsidR="006B2F52" w:rsidRPr="002205EB" w:rsidRDefault="00784FBB"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70</w:t>
            </w:r>
          </w:p>
        </w:tc>
        <w:tc>
          <w:tcPr>
            <w:tcW w:w="855" w:type="pct"/>
          </w:tcPr>
          <w:p w14:paraId="635BA58A" w14:textId="6721C3BC"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C0F2C4D" w14:textId="098CE6AB"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82</w:t>
            </w:r>
          </w:p>
        </w:tc>
        <w:tc>
          <w:tcPr>
            <w:tcW w:w="855" w:type="pct"/>
          </w:tcPr>
          <w:p w14:paraId="52DBA162" w14:textId="196E729C"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6B2F52" w:rsidRPr="002205EB" w14:paraId="3258A869" w14:textId="30279DF4" w:rsidTr="000009CD">
        <w:trPr>
          <w:trHeight w:val="223"/>
          <w:jc w:val="center"/>
        </w:trPr>
        <w:tc>
          <w:tcPr>
            <w:tcW w:w="1382" w:type="pct"/>
          </w:tcPr>
          <w:p w14:paraId="3C76BD59" w14:textId="6E17D4AB"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324AC5FE" w14:textId="7D79EF61" w:rsidR="006B2F52" w:rsidRPr="002205EB" w:rsidRDefault="00AE206C"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92</w:t>
            </w:r>
          </w:p>
        </w:tc>
        <w:tc>
          <w:tcPr>
            <w:tcW w:w="855" w:type="pct"/>
          </w:tcPr>
          <w:p w14:paraId="799A5FC3" w14:textId="49E16475"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88</w:t>
            </w:r>
          </w:p>
        </w:tc>
        <w:tc>
          <w:tcPr>
            <w:tcW w:w="855" w:type="pct"/>
          </w:tcPr>
          <w:p w14:paraId="29D25E9C" w14:textId="66D7BF08"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89</w:t>
            </w:r>
          </w:p>
        </w:tc>
        <w:tc>
          <w:tcPr>
            <w:tcW w:w="855" w:type="pct"/>
          </w:tcPr>
          <w:p w14:paraId="7DED222E" w14:textId="29ED2E27"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6B2F52" w:rsidRPr="002205EB" w14:paraId="37FE2634" w14:textId="5F418064" w:rsidTr="000009CD">
        <w:trPr>
          <w:trHeight w:val="223"/>
          <w:jc w:val="center"/>
        </w:trPr>
        <w:tc>
          <w:tcPr>
            <w:tcW w:w="1382" w:type="pct"/>
            <w:tcBorders>
              <w:bottom w:val="single" w:sz="12" w:space="0" w:color="auto"/>
            </w:tcBorders>
          </w:tcPr>
          <w:p w14:paraId="0E41A5A1" w14:textId="57400CDE"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5EDD962E" w14:textId="614F6779" w:rsidR="00D6480A" w:rsidRPr="00EB5731" w:rsidDel="0087685C" w:rsidRDefault="00714330" w:rsidP="00327E8C">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85.96</w:t>
            </w:r>
            <w:r w:rsidR="003B2796" w:rsidRPr="00EB5731">
              <w:rPr>
                <w:rFonts w:ascii="Times,Times,PMingLiU" w:eastAsia="Times,Times,PMingLiU" w:hAnsi="Times,Times,PMingLiU" w:cs="Times,Times,PMingLiU"/>
                <w:sz w:val="18"/>
                <w:szCs w:val="18"/>
              </w:rPr>
              <w:t>%</w:t>
            </w:r>
          </w:p>
        </w:tc>
      </w:tr>
    </w:tbl>
    <w:p w14:paraId="3FCC3425" w14:textId="77777777" w:rsidR="006B2F52" w:rsidRPr="002205EB" w:rsidRDefault="006B2F52" w:rsidP="00072418">
      <w:pPr>
        <w:rPr>
          <w:rFonts w:ascii="Times" w:eastAsia="Times" w:hAnsi="Times" w:cs="Times"/>
          <w:color w:val="000000" w:themeColor="text1"/>
        </w:rPr>
      </w:pPr>
    </w:p>
    <w:p w14:paraId="570C10ED" w14:textId="5B4E12A7" w:rsidR="003A64B9" w:rsidRPr="002205EB" w:rsidRDefault="003A64B9" w:rsidP="452C587D">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.18</w:t>
      </w:r>
      <w:r w:rsidRPr="00565038">
        <w:rPr>
          <w:rFonts w:ascii="Times" w:eastAsia="Times" w:hAnsi="Times" w:cs="Times"/>
          <w:b/>
          <w:sz w:val="18"/>
          <w:szCs w:val="18"/>
        </w:rPr>
        <w:t>.</w:t>
      </w:r>
      <w:r w:rsidRPr="002205EB">
        <w:rPr>
          <w:rFonts w:ascii="Times" w:eastAsia="Times" w:hAnsi="Times" w:cs="Times"/>
          <w:sz w:val="18"/>
          <w:szCs w:val="18"/>
        </w:rPr>
        <w:t xml:space="preserve"> </w:t>
      </w:r>
      <w:r w:rsidR="00F72D3F" w:rsidRPr="002205EB">
        <w:rPr>
          <w:rFonts w:ascii="Times" w:eastAsia="Times" w:hAnsi="Times" w:cs="Times"/>
          <w:sz w:val="18"/>
          <w:szCs w:val="18"/>
        </w:rPr>
        <w:t>SVM</w:t>
      </w:r>
      <w:r w:rsidRPr="002205EB">
        <w:rPr>
          <w:rFonts w:ascii="Times" w:eastAsia="Times" w:hAnsi="Times" w:cs="Times"/>
          <w:sz w:val="18"/>
          <w:szCs w:val="18"/>
        </w:rPr>
        <w:t xml:space="preserve"> </w:t>
      </w:r>
      <w:r w:rsidR="00B81838">
        <w:rPr>
          <w:rFonts w:ascii="Times" w:eastAsia="Times" w:hAnsi="Times" w:cs="Times"/>
          <w:sz w:val="18"/>
          <w:szCs w:val="18"/>
        </w:rPr>
        <w:t xml:space="preserve">third </w:t>
      </w:r>
      <w:r w:rsidR="00714330" w:rsidRPr="002205EB">
        <w:rPr>
          <w:rFonts w:ascii="Times" w:eastAsia="Times" w:hAnsi="Times" w:cs="Times"/>
          <w:sz w:val="18"/>
          <w:szCs w:val="18"/>
        </w:rPr>
        <w:t>model</w:t>
      </w:r>
      <w:r w:rsidR="00B81838">
        <w:rPr>
          <w:rFonts w:ascii="Times" w:eastAsia="Times" w:hAnsi="Times" w:cs="Times"/>
          <w:sz w:val="18"/>
          <w:szCs w:val="18"/>
        </w:rPr>
        <w:t xml:space="preserve"> </w:t>
      </w:r>
      <w:r w:rsidR="00714330" w:rsidRPr="002205EB">
        <w:rPr>
          <w:rFonts w:ascii="Times" w:eastAsia="Times" w:hAnsi="Times" w:cs="Times"/>
          <w:sz w:val="18"/>
          <w:szCs w:val="18"/>
        </w:rPr>
        <w:t>c</w:t>
      </w:r>
      <w:r w:rsidRPr="002205EB">
        <w:rPr>
          <w:rFonts w:ascii="Times" w:eastAsia="Times" w:hAnsi="Times" w:cs="Times"/>
          <w:sz w:val="18"/>
          <w:szCs w:val="18"/>
        </w:rPr>
        <w:t xml:space="preserve">onfusion </w:t>
      </w:r>
      <w:r w:rsidR="00714330" w:rsidRPr="002205EB">
        <w:rPr>
          <w:rFonts w:ascii="Times" w:eastAsia="Times" w:hAnsi="Times" w:cs="Times"/>
          <w:sz w:val="18"/>
          <w:szCs w:val="18"/>
        </w:rPr>
        <w:t>m</w:t>
      </w:r>
      <w:r w:rsidRPr="002205EB">
        <w:rPr>
          <w:rFonts w:ascii="Times" w:eastAsia="Times" w:hAnsi="Times" w:cs="Times"/>
          <w:sz w:val="18"/>
          <w:szCs w:val="18"/>
        </w:rPr>
        <w:t>atrix.</w:t>
      </w:r>
    </w:p>
    <w:p w14:paraId="393E4B29" w14:textId="6949D6CE" w:rsidR="00C51ECE" w:rsidRPr="002205EB" w:rsidRDefault="00C51ECE"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3A64B9" w:rsidRPr="002205EB" w14:paraId="1B23E849" w14:textId="77777777" w:rsidTr="00EB5731">
        <w:trPr>
          <w:trHeight w:val="241"/>
          <w:jc w:val="center"/>
        </w:trPr>
        <w:tc>
          <w:tcPr>
            <w:tcW w:w="1394" w:type="pct"/>
            <w:tcBorders>
              <w:top w:val="single" w:sz="12" w:space="0" w:color="000000" w:themeColor="text1"/>
              <w:bottom w:val="single" w:sz="6" w:space="0" w:color="000000" w:themeColor="text1"/>
            </w:tcBorders>
          </w:tcPr>
          <w:p w14:paraId="3B14A4B2" w14:textId="77777777" w:rsidR="003A64B9" w:rsidRPr="002205EB" w:rsidRDefault="003A64B9"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21FF1B1B"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52BF9780"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1</w:t>
            </w:r>
          </w:p>
        </w:tc>
      </w:tr>
      <w:tr w:rsidR="003A64B9" w:rsidRPr="002205EB" w14:paraId="2CF07015" w14:textId="77777777" w:rsidTr="000009CD">
        <w:trPr>
          <w:trHeight w:val="223"/>
          <w:jc w:val="center"/>
        </w:trPr>
        <w:tc>
          <w:tcPr>
            <w:tcW w:w="1394" w:type="pct"/>
          </w:tcPr>
          <w:p w14:paraId="4B9309BE"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2E993F7" w14:textId="66C04B1F" w:rsidR="003A64B9" w:rsidRPr="002205EB" w:rsidRDefault="00714330" w:rsidP="00975EE0">
            <w:pPr>
              <w:rPr>
                <w:rFonts w:ascii="Times" w:eastAsia="Times" w:hAnsi="Times" w:cs="Times"/>
                <w:sz w:val="18"/>
                <w:szCs w:val="18"/>
              </w:rPr>
            </w:pPr>
            <w:r w:rsidRPr="002205EB">
              <w:rPr>
                <w:rFonts w:ascii="Times" w:eastAsia="Times" w:hAnsi="Times" w:cs="Times"/>
                <w:sz w:val="18"/>
                <w:szCs w:val="18"/>
              </w:rPr>
              <w:t>999</w:t>
            </w:r>
          </w:p>
        </w:tc>
        <w:tc>
          <w:tcPr>
            <w:tcW w:w="1628" w:type="pct"/>
          </w:tcPr>
          <w:p w14:paraId="35DE51AF" w14:textId="7A0EE0B7" w:rsidR="003A64B9" w:rsidRPr="00EB5731" w:rsidRDefault="004B0FCD"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189</w:t>
            </w:r>
          </w:p>
        </w:tc>
      </w:tr>
      <w:tr w:rsidR="003A64B9" w:rsidRPr="002205EB" w14:paraId="21A064CC" w14:textId="77777777" w:rsidTr="000009CD">
        <w:trPr>
          <w:trHeight w:val="223"/>
          <w:jc w:val="center"/>
        </w:trPr>
        <w:tc>
          <w:tcPr>
            <w:tcW w:w="1394" w:type="pct"/>
            <w:tcBorders>
              <w:bottom w:val="single" w:sz="18" w:space="0" w:color="auto"/>
            </w:tcBorders>
          </w:tcPr>
          <w:p w14:paraId="1F089060"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269775F0" w14:textId="1A9F7A16" w:rsidR="003A64B9" w:rsidRPr="002205EB" w:rsidRDefault="006B4DE3"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1B944178" w14:textId="2634326B" w:rsidR="003A64B9" w:rsidRPr="00EB5731" w:rsidRDefault="003A64B9"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6B4DE3" w:rsidRPr="002205EB">
              <w:rPr>
                <w:rFonts w:ascii="Times" w:eastAsia="Times" w:hAnsi="Times" w:cs="Times"/>
                <w:sz w:val="18"/>
                <w:szCs w:val="18"/>
              </w:rPr>
              <w:t>34</w:t>
            </w:r>
          </w:p>
        </w:tc>
      </w:tr>
    </w:tbl>
    <w:p w14:paraId="3333CA0D" w14:textId="603F8195" w:rsidR="00C51ECE" w:rsidRPr="002205EB" w:rsidRDefault="00C51ECE" w:rsidP="00072418">
      <w:pPr>
        <w:rPr>
          <w:rFonts w:ascii="Times" w:eastAsia="Times" w:hAnsi="Times" w:cs="Times"/>
          <w:color w:val="000000" w:themeColor="text1"/>
        </w:rPr>
      </w:pPr>
    </w:p>
    <w:p w14:paraId="27DAA72A" w14:textId="0AF1038F" w:rsidR="007B4C76" w:rsidRPr="002205EB" w:rsidRDefault="00D25F8C" w:rsidP="00D25F8C">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5B223F04" wp14:editId="0103F400">
            <wp:extent cx="4392295" cy="2773045"/>
            <wp:effectExtent l="19050" t="19050" r="2730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1 at 12.24.12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2295" cy="2773045"/>
                    </a:xfrm>
                    <a:prstGeom prst="rect">
                      <a:avLst/>
                    </a:prstGeom>
                    <a:ln>
                      <a:solidFill>
                        <a:schemeClr val="tx1"/>
                      </a:solidFill>
                    </a:ln>
                  </pic:spPr>
                </pic:pic>
              </a:graphicData>
            </a:graphic>
          </wp:inline>
        </w:drawing>
      </w:r>
    </w:p>
    <w:p w14:paraId="3CBD9764" w14:textId="77777777" w:rsidR="00614AC4" w:rsidRPr="002205EB" w:rsidRDefault="00614AC4" w:rsidP="003A64B9">
      <w:pPr>
        <w:jc w:val="center"/>
        <w:rPr>
          <w:rFonts w:ascii="Times" w:hAnsi="Times"/>
          <w:b/>
          <w:bCs/>
          <w:sz w:val="18"/>
          <w:szCs w:val="18"/>
        </w:rPr>
      </w:pPr>
    </w:p>
    <w:p w14:paraId="4E925230" w14:textId="2B9442FA" w:rsidR="003A64B9" w:rsidRPr="002205EB" w:rsidRDefault="003A64B9" w:rsidP="003A64B9">
      <w:pPr>
        <w:jc w:val="center"/>
        <w:rPr>
          <w:rFonts w:ascii="Times" w:eastAsia="Times" w:hAnsi="Times" w:cs="Times"/>
          <w:sz w:val="18"/>
          <w:szCs w:val="18"/>
        </w:rPr>
      </w:pPr>
      <w:r w:rsidRPr="00B83BE8">
        <w:rPr>
          <w:rFonts w:ascii="Times" w:eastAsia="Times" w:hAnsi="Times" w:cs="Times"/>
          <w:b/>
          <w:sz w:val="18"/>
          <w:szCs w:val="18"/>
        </w:rPr>
        <w:t xml:space="preserve">Figure </w:t>
      </w:r>
      <w:r w:rsidR="009C58A5" w:rsidRPr="00E50DAC">
        <w:rPr>
          <w:rFonts w:ascii="Times" w:eastAsia="Times" w:hAnsi="Times" w:cs="Times"/>
          <w:b/>
          <w:sz w:val="18"/>
          <w:szCs w:val="18"/>
        </w:rPr>
        <w:t>7</w:t>
      </w:r>
      <w:r w:rsidR="007D042B" w:rsidRPr="00E50DAC">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A66403">
        <w:rPr>
          <w:rFonts w:ascii="Times" w:eastAsia="Times" w:hAnsi="Times" w:cs="Times"/>
          <w:color w:val="000000" w:themeColor="text1"/>
          <w:sz w:val="18"/>
          <w:szCs w:val="18"/>
        </w:rPr>
        <w:t>third model</w:t>
      </w:r>
      <w:r w:rsidR="003077E0"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Pr="002205EB">
        <w:rPr>
          <w:rFonts w:ascii="Times" w:eastAsia="Times" w:hAnsi="Times" w:cs="Times"/>
          <w:color w:val="000000" w:themeColor="text1"/>
          <w:sz w:val="18"/>
          <w:szCs w:val="18"/>
        </w:rPr>
        <w:t>results.</w:t>
      </w:r>
    </w:p>
    <w:p w14:paraId="0021E9F8" w14:textId="77777777" w:rsidR="00C51ECE" w:rsidRPr="002205EB" w:rsidRDefault="00C51ECE" w:rsidP="00072418">
      <w:pPr>
        <w:rPr>
          <w:rFonts w:ascii="Times" w:eastAsia="Times" w:hAnsi="Times" w:cs="Times"/>
          <w:color w:val="000000" w:themeColor="text1"/>
        </w:rPr>
      </w:pPr>
    </w:p>
    <w:p w14:paraId="1FFB7ED0" w14:textId="4DB6805C" w:rsidR="00C51ECE" w:rsidRPr="002205EB" w:rsidRDefault="00947410" w:rsidP="00D4619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CF4968" w:rsidRPr="002205EB">
        <w:rPr>
          <w:rFonts w:ascii="Times" w:eastAsia="Times" w:hAnsi="Times" w:cs="Times"/>
          <w:color w:val="000000" w:themeColor="text1"/>
          <w:sz w:val="20"/>
          <w:szCs w:val="20"/>
        </w:rPr>
        <w:t xml:space="preserve"> </w:t>
      </w:r>
      <w:r w:rsidR="009C58A5">
        <w:rPr>
          <w:rFonts w:ascii="Times" w:eastAsia="Times" w:hAnsi="Times" w:cs="Times"/>
          <w:color w:val="000000" w:themeColor="text1"/>
          <w:sz w:val="20"/>
          <w:szCs w:val="20"/>
        </w:rPr>
        <w:t>Figure 7</w:t>
      </w:r>
      <w:r w:rsidR="004361A4" w:rsidRPr="002205EB">
        <w:rPr>
          <w:rFonts w:ascii="Times" w:eastAsia="Times" w:hAnsi="Times" w:cs="Times"/>
          <w:color w:val="000000" w:themeColor="text1"/>
          <w:sz w:val="20"/>
          <w:szCs w:val="20"/>
        </w:rPr>
        <w:t xml:space="preserve">.6 </w:t>
      </w:r>
      <w:r w:rsidR="00496E4F" w:rsidRPr="002205EB">
        <w:rPr>
          <w:rFonts w:ascii="Times" w:eastAsia="Times" w:hAnsi="Times" w:cs="Times"/>
          <w:color w:val="000000" w:themeColor="text1"/>
          <w:sz w:val="20"/>
          <w:szCs w:val="20"/>
        </w:rPr>
        <w:t xml:space="preserve">displays the results of the third </w:t>
      </w:r>
      <w:r w:rsidR="00F81408" w:rsidRPr="002205EB">
        <w:rPr>
          <w:rFonts w:ascii="Times" w:eastAsia="Times" w:hAnsi="Times" w:cs="Times"/>
          <w:color w:val="000000" w:themeColor="text1"/>
          <w:sz w:val="20"/>
          <w:szCs w:val="20"/>
        </w:rPr>
        <w:t>SVM</w:t>
      </w:r>
      <w:r w:rsidR="00496E4F" w:rsidRPr="002205EB">
        <w:rPr>
          <w:rFonts w:ascii="Times" w:eastAsia="Times" w:hAnsi="Times" w:cs="Times"/>
          <w:color w:val="000000" w:themeColor="text1"/>
          <w:sz w:val="20"/>
          <w:szCs w:val="20"/>
        </w:rPr>
        <w:t xml:space="preserve"> model. The orange shaded areas are the hacks and the blue shaded areas are the non-hack</w:t>
      </w:r>
      <w:r w:rsidR="00560A97">
        <w:rPr>
          <w:rFonts w:ascii="Times" w:eastAsia="Times" w:hAnsi="Times" w:cs="Times"/>
          <w:color w:val="000000" w:themeColor="text1"/>
          <w:sz w:val="20"/>
          <w:szCs w:val="20"/>
        </w:rPr>
        <w:t>s</w:t>
      </w:r>
      <w:r w:rsidR="00496E4F" w:rsidRPr="002205EB">
        <w:rPr>
          <w:rFonts w:ascii="Times" w:eastAsia="Times" w:hAnsi="Times" w:cs="Times"/>
          <w:color w:val="000000" w:themeColor="text1"/>
          <w:sz w:val="20"/>
          <w:szCs w:val="20"/>
        </w:rPr>
        <w:t>. The orange triangles represent the hacks classified values whereas the blue squares represent the non-hack classi</w:t>
      </w:r>
      <w:r w:rsidR="009C58A5">
        <w:rPr>
          <w:rFonts w:ascii="Times" w:eastAsia="Times" w:hAnsi="Times" w:cs="Times"/>
          <w:color w:val="000000" w:themeColor="text1"/>
          <w:sz w:val="20"/>
          <w:szCs w:val="20"/>
        </w:rPr>
        <w:t>fied values.</w:t>
      </w:r>
    </w:p>
    <w:p w14:paraId="1E1B1857" w14:textId="4D92DC8A" w:rsidR="00947410" w:rsidRPr="002205EB" w:rsidRDefault="009C58A5" w:rsidP="00947410">
      <w:pPr>
        <w:pStyle w:val="heading20"/>
      </w:pPr>
      <w:r>
        <w:t>7</w:t>
      </w:r>
      <w:r w:rsidR="00947410" w:rsidRPr="002205EB">
        <w:t>.</w:t>
      </w:r>
      <w:r w:rsidR="0043130A" w:rsidRPr="002205EB">
        <w:t>4</w:t>
      </w:r>
      <w:r w:rsidR="00947410" w:rsidRPr="002205EB">
        <w:t xml:space="preserve">   </w:t>
      </w:r>
      <w:r w:rsidR="00947410" w:rsidRPr="002205EB">
        <w:rPr>
          <w:color w:val="000000" w:themeColor="text1"/>
        </w:rPr>
        <w:t xml:space="preserve">A </w:t>
      </w:r>
      <w:r w:rsidR="007B7473" w:rsidRPr="002205EB">
        <w:rPr>
          <w:color w:val="000000" w:themeColor="text1"/>
        </w:rPr>
        <w:t>C</w:t>
      </w:r>
      <w:r w:rsidR="00947410" w:rsidRPr="002205EB">
        <w:rPr>
          <w:color w:val="000000" w:themeColor="text1"/>
        </w:rPr>
        <w:t>omparison of all Models</w:t>
      </w:r>
    </w:p>
    <w:p w14:paraId="0068F15A" w14:textId="384E62D8" w:rsidR="00533E3F" w:rsidRDefault="00E13682" w:rsidP="00D4619F">
      <w:pPr>
        <w:jc w:val="both"/>
        <w:rPr>
          <w:rFonts w:ascii="Times" w:eastAsia="Times" w:hAnsi="Times" w:cs="Times"/>
          <w:color w:val="000000" w:themeColor="text1"/>
          <w:sz w:val="20"/>
          <w:szCs w:val="20"/>
        </w:rPr>
      </w:pPr>
      <w:bookmarkStart w:id="606" w:name="_Hlk518992743"/>
      <w:del w:id="607" w:author="Daniel Engels" w:date="2018-08-01T15:11:00Z">
        <w:r w:rsidDel="00BA0312">
          <w:rPr>
            <w:rFonts w:ascii="Times" w:eastAsia="Times" w:hAnsi="Times" w:cs="Times"/>
            <w:color w:val="000000" w:themeColor="text1"/>
            <w:sz w:val="20"/>
            <w:szCs w:val="20"/>
          </w:rPr>
          <w:delText>Here</w:delText>
        </w:r>
        <w:r w:rsidR="007273F6" w:rsidDel="00BA0312">
          <w:rPr>
            <w:rFonts w:ascii="Times" w:eastAsia="Times" w:hAnsi="Times" w:cs="Times"/>
            <w:color w:val="000000" w:themeColor="text1"/>
            <w:sz w:val="20"/>
            <w:szCs w:val="20"/>
          </w:rPr>
          <w:delText xml:space="preserve">, we perform a comparative study of the model performances. </w:delText>
        </w:r>
      </w:del>
      <w:r w:rsidR="003A5D41">
        <w:rPr>
          <w:rFonts w:ascii="Times" w:eastAsia="Times" w:hAnsi="Times" w:cs="Times"/>
          <w:color w:val="000000" w:themeColor="text1"/>
          <w:sz w:val="20"/>
          <w:szCs w:val="20"/>
        </w:rPr>
        <w:t xml:space="preserve">We </w:t>
      </w:r>
      <w:r w:rsidR="00EA124A">
        <w:rPr>
          <w:rFonts w:ascii="Times" w:eastAsia="Times" w:hAnsi="Times" w:cs="Times"/>
          <w:color w:val="000000" w:themeColor="text1"/>
          <w:sz w:val="20"/>
          <w:szCs w:val="20"/>
        </w:rPr>
        <w:t>build</w:t>
      </w:r>
      <w:r w:rsidR="003A5D41">
        <w:rPr>
          <w:rFonts w:ascii="Times" w:eastAsia="Times" w:hAnsi="Times" w:cs="Times"/>
          <w:color w:val="000000" w:themeColor="text1"/>
          <w:sz w:val="20"/>
          <w:szCs w:val="20"/>
        </w:rPr>
        <w:t xml:space="preserve"> Random Forest, </w:t>
      </w:r>
      <w:r w:rsidR="003A5D41" w:rsidRPr="00B83BE8">
        <w:rPr>
          <w:rFonts w:ascii="Times" w:eastAsia="Times" w:hAnsi="Times" w:cs="Times"/>
          <w:i/>
          <w:color w:val="000000" w:themeColor="text1"/>
          <w:sz w:val="20"/>
          <w:szCs w:val="20"/>
        </w:rPr>
        <w:t>K</w:t>
      </w:r>
      <w:r w:rsidR="003A5D41">
        <w:rPr>
          <w:rFonts w:ascii="Times" w:eastAsia="Times" w:hAnsi="Times" w:cs="Times"/>
          <w:color w:val="000000" w:themeColor="text1"/>
          <w:sz w:val="20"/>
          <w:szCs w:val="20"/>
        </w:rPr>
        <w:t>NN</w:t>
      </w:r>
      <w:ins w:id="608" w:author="Daniel Engels" w:date="2018-08-01T15:11:00Z">
        <w:r w:rsidR="00BA0312">
          <w:rPr>
            <w:rFonts w:ascii="Times" w:eastAsia="Times" w:hAnsi="Times" w:cs="Times"/>
            <w:color w:val="000000" w:themeColor="text1"/>
            <w:sz w:val="20"/>
            <w:szCs w:val="20"/>
          </w:rPr>
          <w:t>,</w:t>
        </w:r>
      </w:ins>
      <w:r w:rsidR="003A5D41">
        <w:rPr>
          <w:rFonts w:ascii="Times" w:eastAsia="Times" w:hAnsi="Times" w:cs="Times"/>
          <w:color w:val="000000" w:themeColor="text1"/>
          <w:sz w:val="20"/>
          <w:szCs w:val="20"/>
        </w:rPr>
        <w:t xml:space="preserve"> and SVM models</w:t>
      </w:r>
      <w:r w:rsidR="00B667D7">
        <w:rPr>
          <w:rFonts w:ascii="Times" w:eastAsia="Times" w:hAnsi="Times" w:cs="Times"/>
          <w:color w:val="000000" w:themeColor="text1"/>
          <w:sz w:val="20"/>
          <w:szCs w:val="20"/>
        </w:rPr>
        <w:t xml:space="preserve"> with</w:t>
      </w:r>
      <w:r w:rsidR="00A2275C">
        <w:rPr>
          <w:rFonts w:ascii="Times" w:eastAsia="Times" w:hAnsi="Times" w:cs="Times"/>
          <w:color w:val="000000" w:themeColor="text1"/>
          <w:sz w:val="20"/>
          <w:szCs w:val="20"/>
        </w:rPr>
        <w:t xml:space="preserve"> </w:t>
      </w:r>
      <w:r w:rsidR="00533E3F">
        <w:rPr>
          <w:rFonts w:ascii="Times" w:eastAsia="Times" w:hAnsi="Times" w:cs="Times"/>
          <w:color w:val="000000" w:themeColor="text1"/>
          <w:sz w:val="20"/>
          <w:szCs w:val="20"/>
        </w:rPr>
        <w:t xml:space="preserve">all 10 </w:t>
      </w:r>
      <w:r w:rsidR="00B667D7">
        <w:rPr>
          <w:rFonts w:ascii="Times" w:eastAsia="Times" w:hAnsi="Times" w:cs="Times"/>
          <w:color w:val="000000" w:themeColor="text1"/>
          <w:sz w:val="20"/>
          <w:szCs w:val="20"/>
        </w:rPr>
        <w:t xml:space="preserve">features </w:t>
      </w:r>
      <w:r w:rsidR="00D139DF">
        <w:rPr>
          <w:rFonts w:ascii="Times" w:eastAsia="Times" w:hAnsi="Times" w:cs="Times"/>
          <w:color w:val="000000" w:themeColor="text1"/>
          <w:sz w:val="20"/>
          <w:szCs w:val="20"/>
        </w:rPr>
        <w:t>and reduced model</w:t>
      </w:r>
      <w:r w:rsidR="00AB4C76">
        <w:rPr>
          <w:rFonts w:ascii="Times" w:eastAsia="Times" w:hAnsi="Times" w:cs="Times"/>
          <w:color w:val="000000" w:themeColor="text1"/>
          <w:sz w:val="20"/>
          <w:szCs w:val="20"/>
        </w:rPr>
        <w:t>s with the top 8 and 7 features</w:t>
      </w:r>
      <w:r w:rsidR="006717BB">
        <w:rPr>
          <w:rFonts w:ascii="Times" w:eastAsia="Times" w:hAnsi="Times" w:cs="Times"/>
          <w:color w:val="000000" w:themeColor="text1"/>
          <w:sz w:val="20"/>
          <w:szCs w:val="20"/>
        </w:rPr>
        <w:t xml:space="preserve">, respectively. We consider </w:t>
      </w:r>
      <w:r w:rsidR="00533E3F">
        <w:rPr>
          <w:rFonts w:ascii="Times" w:eastAsia="Times" w:hAnsi="Times" w:cs="Times"/>
          <w:color w:val="000000" w:themeColor="text1"/>
          <w:sz w:val="20"/>
          <w:szCs w:val="20"/>
        </w:rPr>
        <w:t>a</w:t>
      </w:r>
      <w:r w:rsidR="0077542C">
        <w:rPr>
          <w:rFonts w:ascii="Times" w:eastAsia="Times" w:hAnsi="Times" w:cs="Times"/>
          <w:color w:val="000000" w:themeColor="text1"/>
          <w:sz w:val="20"/>
          <w:szCs w:val="20"/>
        </w:rPr>
        <w:t xml:space="preserve">n 80/20 </w:t>
      </w:r>
      <w:r w:rsidR="00F44BD4">
        <w:rPr>
          <w:rFonts w:ascii="Times" w:eastAsia="Times" w:hAnsi="Times" w:cs="Times"/>
          <w:color w:val="000000" w:themeColor="text1"/>
          <w:sz w:val="20"/>
          <w:szCs w:val="20"/>
        </w:rPr>
        <w:t>split for all of the aforementioned models.</w:t>
      </w:r>
      <w:r w:rsidR="00E93449">
        <w:rPr>
          <w:rFonts w:ascii="Times" w:eastAsia="Times" w:hAnsi="Times" w:cs="Times"/>
          <w:color w:val="000000" w:themeColor="text1"/>
          <w:sz w:val="20"/>
          <w:szCs w:val="20"/>
        </w:rPr>
        <w:t xml:space="preserve"> The accuracies for all of these models</w:t>
      </w:r>
      <w:r w:rsidR="00C65188">
        <w:rPr>
          <w:rFonts w:ascii="Times" w:eastAsia="Times" w:hAnsi="Times" w:cs="Times"/>
          <w:color w:val="000000" w:themeColor="text1"/>
          <w:sz w:val="20"/>
          <w:szCs w:val="20"/>
        </w:rPr>
        <w:t xml:space="preserve"> are presented in Table 7.19 and </w:t>
      </w:r>
      <w:r w:rsidR="004E7318">
        <w:rPr>
          <w:rFonts w:ascii="Times" w:eastAsia="Times" w:hAnsi="Times" w:cs="Times"/>
          <w:color w:val="000000" w:themeColor="text1"/>
          <w:sz w:val="20"/>
          <w:szCs w:val="20"/>
        </w:rPr>
        <w:t>Figu</w:t>
      </w:r>
      <w:r w:rsidR="00473DC7">
        <w:rPr>
          <w:rFonts w:ascii="Times" w:eastAsia="Times" w:hAnsi="Times" w:cs="Times"/>
          <w:color w:val="000000" w:themeColor="text1"/>
          <w:sz w:val="20"/>
          <w:szCs w:val="20"/>
        </w:rPr>
        <w:t>re 7.7.</w:t>
      </w:r>
      <w:ins w:id="609" w:author="Daniel Engels" w:date="2018-08-01T15:11:00Z">
        <w:r w:rsidR="00BA0312">
          <w:rPr>
            <w:rFonts w:ascii="Times" w:eastAsia="Times" w:hAnsi="Times" w:cs="Times"/>
            <w:color w:val="000000" w:themeColor="text1"/>
            <w:sz w:val="20"/>
            <w:szCs w:val="20"/>
          </w:rPr>
          <w:t xml:space="preserve"> NEED TO WALK THE READER THROUGH THE COMPARISON</w:t>
        </w:r>
      </w:ins>
      <w:ins w:id="610" w:author="Daniel Engels" w:date="2018-08-01T15:13:00Z">
        <w:r w:rsidR="00BA0312">
          <w:rPr>
            <w:rFonts w:ascii="Times" w:eastAsia="Times" w:hAnsi="Times" w:cs="Times"/>
            <w:color w:val="000000" w:themeColor="text1"/>
            <w:sz w:val="20"/>
            <w:szCs w:val="20"/>
          </w:rPr>
          <w:t>. DON’T JUST THROW STUFF INTO A TABLE AND EXPECT THE READER TO FIGURE IT OUT.</w:t>
        </w:r>
      </w:ins>
    </w:p>
    <w:bookmarkEnd w:id="606"/>
    <w:p w14:paraId="4172DFA6" w14:textId="77777777" w:rsidR="00497D18" w:rsidRPr="002205EB" w:rsidRDefault="00497D18" w:rsidP="00072418">
      <w:pPr>
        <w:rPr>
          <w:rFonts w:ascii="Times" w:eastAsia="Times" w:hAnsi="Times" w:cs="Times"/>
          <w:color w:val="000000" w:themeColor="text1"/>
        </w:rPr>
      </w:pPr>
    </w:p>
    <w:p w14:paraId="6EA6ED2B" w14:textId="780AE3C0" w:rsidR="00BF09C8" w:rsidRPr="002205EB" w:rsidRDefault="00BF09C8" w:rsidP="00BF09C8">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E37271" w:rsidRPr="00E50DAC">
        <w:rPr>
          <w:rFonts w:ascii="Times" w:eastAsia="Times" w:hAnsi="Times" w:cs="Times"/>
          <w:b/>
          <w:sz w:val="18"/>
          <w:szCs w:val="18"/>
        </w:rPr>
        <w:t>.19</w:t>
      </w:r>
      <w:r w:rsidRPr="00E50DAC">
        <w:rPr>
          <w:rFonts w:ascii="Times" w:eastAsia="Times" w:hAnsi="Times" w:cs="Times"/>
          <w:b/>
          <w:sz w:val="18"/>
          <w:szCs w:val="18"/>
        </w:rPr>
        <w:t>.</w:t>
      </w:r>
      <w:r w:rsidRPr="002205EB">
        <w:rPr>
          <w:rFonts w:ascii="Times" w:eastAsia="Times" w:hAnsi="Times" w:cs="Times"/>
          <w:sz w:val="18"/>
          <w:szCs w:val="18"/>
        </w:rPr>
        <w:t xml:space="preserve"> Model </w:t>
      </w:r>
      <w:r w:rsidR="00A74D9F" w:rsidRPr="002205EB">
        <w:rPr>
          <w:rFonts w:ascii="Times" w:eastAsia="Times" w:hAnsi="Times" w:cs="Times"/>
          <w:sz w:val="18"/>
          <w:szCs w:val="18"/>
        </w:rPr>
        <w:t>comparison for 80</w:t>
      </w:r>
      <w:r w:rsidR="00566512">
        <w:rPr>
          <w:rFonts w:ascii="Times" w:eastAsia="Times" w:hAnsi="Times" w:cs="Times"/>
          <w:sz w:val="18"/>
          <w:szCs w:val="18"/>
        </w:rPr>
        <w:t>/</w:t>
      </w:r>
      <w:r w:rsidR="00AD7E45">
        <w:rPr>
          <w:rFonts w:ascii="Times" w:eastAsia="Times" w:hAnsi="Times" w:cs="Times"/>
          <w:sz w:val="18"/>
          <w:szCs w:val="18"/>
        </w:rPr>
        <w:t>2</w:t>
      </w:r>
      <w:r w:rsidR="00A74D9F" w:rsidRPr="002205EB">
        <w:rPr>
          <w:rFonts w:ascii="Times" w:eastAsia="Times" w:hAnsi="Times" w:cs="Times"/>
          <w:sz w:val="18"/>
          <w:szCs w:val="18"/>
        </w:rPr>
        <w:t>0 split</w:t>
      </w:r>
      <w:r w:rsidRPr="002205EB">
        <w:rPr>
          <w:rFonts w:ascii="Times" w:eastAsia="Times" w:hAnsi="Times" w:cs="Times"/>
          <w:sz w:val="18"/>
          <w:szCs w:val="18"/>
        </w:rPr>
        <w:t>.</w:t>
      </w:r>
    </w:p>
    <w:p w14:paraId="14DFE85B" w14:textId="77777777" w:rsidR="003B1ABE" w:rsidRPr="002205EB" w:rsidRDefault="003B1ABE" w:rsidP="003B1ABE">
      <w:pPr>
        <w:rPr>
          <w:rFonts w:ascii="Times" w:eastAsia="Times" w:hAnsi="Times" w:cs="Times"/>
          <w:color w:val="000000" w:themeColor="text1"/>
        </w:rPr>
      </w:pPr>
    </w:p>
    <w:tbl>
      <w:tblPr>
        <w:tblW w:w="3968" w:type="pct"/>
        <w:jc w:val="center"/>
        <w:tblLayout w:type="fixed"/>
        <w:tblLook w:val="0000" w:firstRow="0" w:lastRow="0" w:firstColumn="0" w:lastColumn="0" w:noHBand="0" w:noVBand="0"/>
      </w:tblPr>
      <w:tblGrid>
        <w:gridCol w:w="2161"/>
        <w:gridCol w:w="1169"/>
        <w:gridCol w:w="1080"/>
        <w:gridCol w:w="1079"/>
      </w:tblGrid>
      <w:tr w:rsidR="00FC21E9" w:rsidRPr="002205EB" w14:paraId="13E4FC1E" w14:textId="77777777" w:rsidTr="00EB5731">
        <w:trPr>
          <w:trHeight w:val="241"/>
          <w:jc w:val="center"/>
        </w:trPr>
        <w:tc>
          <w:tcPr>
            <w:tcW w:w="1968" w:type="pct"/>
            <w:tcBorders>
              <w:top w:val="single" w:sz="12" w:space="0" w:color="000000" w:themeColor="text1"/>
              <w:bottom w:val="single" w:sz="6" w:space="0" w:color="000000" w:themeColor="text1"/>
            </w:tcBorders>
          </w:tcPr>
          <w:p w14:paraId="1C862C99" w14:textId="58D2B0FD"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Model</w:t>
            </w:r>
          </w:p>
        </w:tc>
        <w:tc>
          <w:tcPr>
            <w:tcW w:w="1065" w:type="pct"/>
            <w:tcBorders>
              <w:top w:val="single" w:sz="12" w:space="0" w:color="000000" w:themeColor="text1"/>
              <w:bottom w:val="single" w:sz="6" w:space="0" w:color="000000" w:themeColor="text1"/>
            </w:tcBorders>
          </w:tcPr>
          <w:p w14:paraId="6269BA21" w14:textId="712C976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10 Features</w:t>
            </w:r>
          </w:p>
        </w:tc>
        <w:tc>
          <w:tcPr>
            <w:tcW w:w="984" w:type="pct"/>
            <w:tcBorders>
              <w:top w:val="single" w:sz="12" w:space="0" w:color="000000" w:themeColor="text1"/>
              <w:bottom w:val="single" w:sz="6" w:space="0" w:color="000000" w:themeColor="text1"/>
            </w:tcBorders>
          </w:tcPr>
          <w:p w14:paraId="0D1667F2" w14:textId="1F29F81B"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8 Features</w:t>
            </w:r>
          </w:p>
        </w:tc>
        <w:tc>
          <w:tcPr>
            <w:tcW w:w="983" w:type="pct"/>
            <w:tcBorders>
              <w:top w:val="single" w:sz="12" w:space="0" w:color="000000" w:themeColor="text1"/>
              <w:bottom w:val="single" w:sz="6" w:space="0" w:color="000000" w:themeColor="text1"/>
            </w:tcBorders>
          </w:tcPr>
          <w:p w14:paraId="2F9E6E3B" w14:textId="6DB13E9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7 Features</w:t>
            </w:r>
          </w:p>
        </w:tc>
      </w:tr>
      <w:tr w:rsidR="00FC21E9" w:rsidRPr="002205EB" w14:paraId="262B1C48" w14:textId="77777777" w:rsidTr="002205EB">
        <w:trPr>
          <w:trHeight w:val="223"/>
          <w:jc w:val="center"/>
        </w:trPr>
        <w:tc>
          <w:tcPr>
            <w:tcW w:w="1968" w:type="pct"/>
          </w:tcPr>
          <w:p w14:paraId="52A8C7AA" w14:textId="1A0F39B3" w:rsidR="00FC21E9" w:rsidRPr="002205EB" w:rsidDel="0087685C" w:rsidRDefault="00BF09C8" w:rsidP="00344B57">
            <w:pPr>
              <w:rPr>
                <w:rFonts w:ascii="Times" w:eastAsia="Times" w:hAnsi="Times" w:cs="Times"/>
                <w:sz w:val="18"/>
                <w:szCs w:val="18"/>
              </w:rPr>
            </w:pPr>
            <w:r w:rsidRPr="002205EB">
              <w:rPr>
                <w:rFonts w:ascii="Times" w:eastAsia="Times" w:hAnsi="Times" w:cs="Times"/>
                <w:sz w:val="18"/>
                <w:szCs w:val="18"/>
              </w:rPr>
              <w:t>Random Forest</w:t>
            </w:r>
          </w:p>
        </w:tc>
        <w:tc>
          <w:tcPr>
            <w:tcW w:w="1065" w:type="pct"/>
          </w:tcPr>
          <w:p w14:paraId="3000AA83" w14:textId="0576386F" w:rsidR="00FC21E9" w:rsidRPr="002205EB" w:rsidRDefault="00BF09C8" w:rsidP="00344B57">
            <w:pPr>
              <w:rPr>
                <w:rFonts w:ascii="Times" w:eastAsia="Times" w:hAnsi="Times" w:cs="Times"/>
                <w:sz w:val="18"/>
                <w:szCs w:val="18"/>
              </w:rPr>
            </w:pPr>
            <w:r w:rsidRPr="002205EB">
              <w:rPr>
                <w:rFonts w:ascii="Times" w:eastAsia="Times" w:hAnsi="Times" w:cs="Times"/>
                <w:sz w:val="18"/>
                <w:szCs w:val="18"/>
              </w:rPr>
              <w:t>100</w:t>
            </w:r>
            <w:r w:rsidR="00FC21E9" w:rsidRPr="002205EB">
              <w:rPr>
                <w:rFonts w:ascii="Times" w:eastAsia="Times" w:hAnsi="Times" w:cs="Times"/>
                <w:sz w:val="18"/>
                <w:szCs w:val="18"/>
              </w:rPr>
              <w:t>.00</w:t>
            </w:r>
            <w:r w:rsidRPr="002205EB">
              <w:rPr>
                <w:rFonts w:ascii="Times" w:eastAsia="Times" w:hAnsi="Times" w:cs="Times"/>
                <w:sz w:val="18"/>
                <w:szCs w:val="18"/>
              </w:rPr>
              <w:t>%</w:t>
            </w:r>
          </w:p>
        </w:tc>
        <w:tc>
          <w:tcPr>
            <w:tcW w:w="984" w:type="pct"/>
          </w:tcPr>
          <w:p w14:paraId="249A30B1" w14:textId="2B1E3DC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c>
          <w:tcPr>
            <w:tcW w:w="983" w:type="pct"/>
          </w:tcPr>
          <w:p w14:paraId="4A4ACC9E" w14:textId="7E0E5720" w:rsidR="00FC21E9" w:rsidRPr="00EB5731" w:rsidRDefault="00BF09C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r w:rsidR="00FC21E9" w:rsidRPr="002205EB" w14:paraId="062BDAA5" w14:textId="77777777" w:rsidTr="000009CD">
        <w:trPr>
          <w:trHeight w:val="223"/>
          <w:jc w:val="center"/>
        </w:trPr>
        <w:tc>
          <w:tcPr>
            <w:tcW w:w="1968" w:type="pct"/>
          </w:tcPr>
          <w:p w14:paraId="5EE8B2C6" w14:textId="2D26AFC4"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K-Nearest Neighbor</w:t>
            </w:r>
          </w:p>
        </w:tc>
        <w:tc>
          <w:tcPr>
            <w:tcW w:w="1065" w:type="pct"/>
          </w:tcPr>
          <w:p w14:paraId="201F2DBF" w14:textId="6F388D2A"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99.96%</w:t>
            </w:r>
          </w:p>
        </w:tc>
        <w:tc>
          <w:tcPr>
            <w:tcW w:w="984" w:type="pct"/>
          </w:tcPr>
          <w:p w14:paraId="672ACDBA" w14:textId="425478A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98.83%</w:t>
            </w:r>
          </w:p>
        </w:tc>
        <w:tc>
          <w:tcPr>
            <w:tcW w:w="983" w:type="pct"/>
          </w:tcPr>
          <w:p w14:paraId="70235480" w14:textId="632CC6D6"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99.88%</w:t>
            </w:r>
          </w:p>
        </w:tc>
      </w:tr>
      <w:tr w:rsidR="00FC21E9" w:rsidRPr="002205EB" w14:paraId="2C683EA1" w14:textId="77777777" w:rsidTr="000009CD">
        <w:trPr>
          <w:trHeight w:val="223"/>
          <w:jc w:val="center"/>
        </w:trPr>
        <w:tc>
          <w:tcPr>
            <w:tcW w:w="1968" w:type="pct"/>
            <w:tcBorders>
              <w:bottom w:val="single" w:sz="12" w:space="0" w:color="auto"/>
            </w:tcBorders>
          </w:tcPr>
          <w:p w14:paraId="5B6FABC7" w14:textId="0BCA823F"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Support-Vector Machine</w:t>
            </w:r>
          </w:p>
        </w:tc>
        <w:tc>
          <w:tcPr>
            <w:tcW w:w="1065" w:type="pct"/>
            <w:tcBorders>
              <w:bottom w:val="single" w:sz="12" w:space="0" w:color="auto"/>
            </w:tcBorders>
          </w:tcPr>
          <w:p w14:paraId="661DE834" w14:textId="3AC2B555"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97.76%</w:t>
            </w:r>
          </w:p>
        </w:tc>
        <w:tc>
          <w:tcPr>
            <w:tcW w:w="984" w:type="pct"/>
            <w:tcBorders>
              <w:bottom w:val="single" w:sz="12" w:space="0" w:color="auto"/>
            </w:tcBorders>
          </w:tcPr>
          <w:p w14:paraId="2461F6D9" w14:textId="62E76E23"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c>
          <w:tcPr>
            <w:tcW w:w="983" w:type="pct"/>
            <w:tcBorders>
              <w:bottom w:val="single" w:sz="12" w:space="0" w:color="auto"/>
            </w:tcBorders>
          </w:tcPr>
          <w:p w14:paraId="5D47A225" w14:textId="197EA50A"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85.96%</w:t>
            </w:r>
          </w:p>
        </w:tc>
      </w:tr>
    </w:tbl>
    <w:p w14:paraId="5EF534D3" w14:textId="55908992" w:rsidR="00140623" w:rsidRPr="002205EB" w:rsidRDefault="00140623" w:rsidP="00140623">
      <w:pPr>
        <w:rPr>
          <w:rFonts w:ascii="Times" w:eastAsia="Times" w:hAnsi="Times" w:cs="Times"/>
          <w:color w:val="000000" w:themeColor="text1"/>
        </w:rPr>
      </w:pPr>
    </w:p>
    <w:p w14:paraId="7AE946ED" w14:textId="77777777" w:rsidR="00140623" w:rsidRPr="002205EB" w:rsidRDefault="00140623" w:rsidP="00865F80">
      <w:pPr>
        <w:jc w:val="center"/>
        <w:rPr>
          <w:rFonts w:ascii="Times" w:eastAsia="Times" w:hAnsi="Times" w:cs="Times"/>
          <w:color w:val="000000" w:themeColor="text1"/>
        </w:rPr>
      </w:pPr>
    </w:p>
    <w:p w14:paraId="236B429E" w14:textId="1DFD0DDD" w:rsidR="00C51ECE" w:rsidRPr="002205EB" w:rsidRDefault="00140623" w:rsidP="00865F80">
      <w:pPr>
        <w:jc w:val="center"/>
        <w:rPr>
          <w:rFonts w:ascii="Times" w:eastAsia="Times" w:hAnsi="Times"/>
          <w:b/>
          <w:sz w:val="18"/>
          <w:szCs w:val="18"/>
        </w:rPr>
      </w:pPr>
      <w:r w:rsidRPr="002205EB">
        <w:rPr>
          <w:rFonts w:ascii="Times" w:hAnsi="Times"/>
          <w:b/>
          <w:bCs/>
          <w:noProof/>
          <w:sz w:val="18"/>
          <w:szCs w:val="18"/>
        </w:rPr>
        <w:lastRenderedPageBreak/>
        <w:drawing>
          <wp:inline distT="0" distB="0" distL="0" distR="0" wp14:anchorId="10099B9F" wp14:editId="0AC097A5">
            <wp:extent cx="4392295" cy="2513965"/>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08 at 9.23.1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2295" cy="2513965"/>
                    </a:xfrm>
                    <a:prstGeom prst="rect">
                      <a:avLst/>
                    </a:prstGeom>
                    <a:ln>
                      <a:solidFill>
                        <a:schemeClr val="tx1"/>
                      </a:solidFill>
                    </a:ln>
                  </pic:spPr>
                </pic:pic>
              </a:graphicData>
            </a:graphic>
          </wp:inline>
        </w:drawing>
      </w:r>
    </w:p>
    <w:p w14:paraId="1113BDFC" w14:textId="77777777" w:rsidR="00614AC4" w:rsidRPr="002205EB" w:rsidRDefault="00614AC4" w:rsidP="00865F80">
      <w:pPr>
        <w:jc w:val="center"/>
        <w:rPr>
          <w:rFonts w:ascii="Times" w:hAnsi="Times"/>
          <w:b/>
          <w:bCs/>
          <w:sz w:val="18"/>
          <w:szCs w:val="18"/>
        </w:rPr>
      </w:pPr>
    </w:p>
    <w:p w14:paraId="6110DA9F" w14:textId="76B53DC2" w:rsidR="00865F80" w:rsidRPr="002205EB" w:rsidRDefault="00865F80" w:rsidP="00865F80">
      <w:pPr>
        <w:jc w:val="center"/>
        <w:rPr>
          <w:rFonts w:ascii="Times" w:eastAsia="Times" w:hAnsi="Times" w:cs="Times"/>
          <w:sz w:val="18"/>
          <w:szCs w:val="18"/>
        </w:rPr>
      </w:pPr>
      <w:r w:rsidRPr="00B83BE8">
        <w:rPr>
          <w:rFonts w:ascii="Times" w:eastAsia="Times" w:hAnsi="Times" w:cs="Times"/>
          <w:b/>
          <w:sz w:val="18"/>
          <w:szCs w:val="18"/>
        </w:rPr>
        <w:t xml:space="preserve">Figure </w:t>
      </w:r>
      <w:r w:rsidR="00465B8B" w:rsidRPr="00E50DAC">
        <w:rPr>
          <w:rFonts w:ascii="Times" w:eastAsia="Times" w:hAnsi="Times" w:cs="Times"/>
          <w:b/>
          <w:sz w:val="18"/>
          <w:szCs w:val="18"/>
        </w:rPr>
        <w:t>7</w:t>
      </w:r>
      <w:r w:rsidR="00614AC4" w:rsidRPr="00E50DAC">
        <w:rPr>
          <w:rFonts w:ascii="Times" w:eastAsia="Times" w:hAnsi="Times" w:cs="Times"/>
          <w:b/>
          <w:sz w:val="18"/>
          <w:szCs w:val="18"/>
        </w:rPr>
        <w:t>.7</w:t>
      </w:r>
      <w:r w:rsidRPr="00E50DAC">
        <w:rPr>
          <w:rFonts w:ascii="Times" w:eastAsia="Times" w:hAnsi="Times" w:cs="Times"/>
          <w:b/>
          <w:sz w:val="18"/>
          <w:szCs w:val="18"/>
        </w:rPr>
        <w:t>.</w:t>
      </w:r>
      <w:r w:rsidRPr="002205EB">
        <w:rPr>
          <w:rFonts w:ascii="Times" w:eastAsia="Times" w:hAnsi="Times" w:cs="Times"/>
          <w:color w:val="000000" w:themeColor="text1"/>
          <w:sz w:val="18"/>
          <w:szCs w:val="18"/>
        </w:rPr>
        <w:t xml:space="preserve"> Comparison of the 80</w:t>
      </w:r>
      <w:r w:rsidR="00A80AB6">
        <w:rPr>
          <w:rFonts w:ascii="Times" w:eastAsia="Times" w:hAnsi="Times" w:cs="Times"/>
          <w:color w:val="000000" w:themeColor="text1"/>
          <w:sz w:val="18"/>
          <w:szCs w:val="18"/>
        </w:rPr>
        <w:t>/</w:t>
      </w:r>
      <w:r w:rsidRPr="002205EB">
        <w:rPr>
          <w:rFonts w:ascii="Times" w:eastAsia="Times" w:hAnsi="Times" w:cs="Times"/>
          <w:color w:val="000000" w:themeColor="text1"/>
          <w:sz w:val="18"/>
          <w:szCs w:val="18"/>
        </w:rPr>
        <w:t xml:space="preserve">20 split </w:t>
      </w:r>
      <w:r w:rsidR="00044C0F" w:rsidRPr="002205EB">
        <w:rPr>
          <w:rFonts w:ascii="Times" w:eastAsia="Times" w:hAnsi="Times" w:cs="Times"/>
          <w:color w:val="000000" w:themeColor="text1"/>
          <w:sz w:val="18"/>
          <w:szCs w:val="18"/>
        </w:rPr>
        <w:t>models</w:t>
      </w:r>
      <w:r w:rsidRPr="002205EB">
        <w:rPr>
          <w:rFonts w:ascii="Times" w:eastAsia="Times" w:hAnsi="Times" w:cs="Times"/>
          <w:color w:val="000000" w:themeColor="text1"/>
          <w:sz w:val="18"/>
          <w:szCs w:val="18"/>
        </w:rPr>
        <w:t>.</w:t>
      </w:r>
    </w:p>
    <w:p w14:paraId="6AE8D27B" w14:textId="35C4DFE7" w:rsidR="0DB43D82" w:rsidRPr="00EB5731" w:rsidRDefault="0DB43D82" w:rsidP="28E95414">
      <w:pPr>
        <w:spacing w:line="259" w:lineRule="auto"/>
        <w:jc w:val="center"/>
        <w:rPr>
          <w:rFonts w:ascii="Times" w:eastAsia="Times" w:hAnsi="Times" w:cs="Times"/>
          <w:b/>
          <w:sz w:val="18"/>
          <w:szCs w:val="18"/>
        </w:rPr>
      </w:pPr>
    </w:p>
    <w:p w14:paraId="55C8AF21" w14:textId="4677A867" w:rsidR="2F50249C" w:rsidRPr="00EB5731" w:rsidRDefault="00465B8B" w:rsidP="00E218C3">
      <w:pPr>
        <w:pStyle w:val="heading10"/>
        <w:rPr>
          <w:rFonts w:eastAsia="Times" w:cs="Times"/>
          <w:b w:val="0"/>
        </w:rPr>
      </w:pPr>
      <w:r w:rsidRPr="00EB5731">
        <w:rPr>
          <w:rFonts w:eastAsia="Times" w:cs="Times"/>
        </w:rPr>
        <w:t>8</w:t>
      </w:r>
      <w:r w:rsidR="00D17156" w:rsidRPr="00EB5731">
        <w:rPr>
          <w:rFonts w:eastAsia="Times" w:cs="Times"/>
        </w:rPr>
        <w:t xml:space="preserve">   </w:t>
      </w:r>
      <w:r w:rsidR="2F50249C" w:rsidRPr="00EB5731">
        <w:rPr>
          <w:rFonts w:eastAsia="Times" w:cs="Times"/>
        </w:rPr>
        <w:t>Ethical Discussion</w:t>
      </w:r>
    </w:p>
    <w:p w14:paraId="18887058" w14:textId="69897B3F" w:rsidR="00565038" w:rsidRPr="00D4619F" w:rsidRDefault="00565038" w:rsidP="00D4619F">
      <w:pPr>
        <w:jc w:val="both"/>
        <w:rPr>
          <w:rFonts w:ascii="PMingLiU,Times" w:eastAsia="PMingLiU,Times" w:hAnsi="PMingLiU,Times" w:cs="PMingLiU,Times"/>
          <w:color w:val="000000" w:themeColor="text1"/>
        </w:rPr>
      </w:pPr>
      <w:r w:rsidRPr="00EB5731">
        <w:rPr>
          <w:rFonts w:ascii="Times" w:eastAsia="Times" w:hAnsi="Times" w:cs="Times"/>
          <w:color w:val="000000" w:themeColor="text1"/>
          <w:sz w:val="20"/>
          <w:szCs w:val="20"/>
        </w:rPr>
        <w:t>The A</w:t>
      </w:r>
      <w:r w:rsidRPr="00255D60">
        <w:rPr>
          <w:rFonts w:ascii="Times" w:eastAsia="Times" w:hAnsi="Times" w:cs="Times"/>
          <w:color w:val="000000" w:themeColor="text1"/>
          <w:sz w:val="20"/>
          <w:szCs w:val="20"/>
        </w:rPr>
        <w:t xml:space="preserve">ssociation for Computing Machinery’s (ACM) code of ethics contains 24 imperatives </w:t>
      </w:r>
      <w:r w:rsidR="00E30CB0" w:rsidRPr="00EB5731">
        <w:rPr>
          <w:rFonts w:ascii="Times" w:eastAsia="Times" w:hAnsi="Times" w:cs="Times"/>
          <w:color w:val="000000" w:themeColor="text1"/>
          <w:sz w:val="20"/>
          <w:szCs w:val="20"/>
        </w:rPr>
        <w:t>by</w:t>
      </w:r>
      <w:r w:rsidRPr="00255D60">
        <w:rPr>
          <w:rFonts w:ascii="Times" w:eastAsia="Times" w:hAnsi="Times" w:cs="Times"/>
          <w:color w:val="000000" w:themeColor="text1"/>
          <w:sz w:val="20"/>
          <w:szCs w:val="20"/>
        </w:rPr>
        <w:t xml:space="preserve"> which all professionals should adhere</w:t>
      </w:r>
      <w:r w:rsidR="00A002E0" w:rsidRPr="00EB5731">
        <w:rPr>
          <w:rFonts w:ascii="Times" w:eastAsia="Times" w:hAnsi="Times" w:cs="Times"/>
          <w:color w:val="000000" w:themeColor="text1"/>
          <w:sz w:val="20"/>
          <w:szCs w:val="20"/>
        </w:rPr>
        <w:t xml:space="preserve"> [13]</w:t>
      </w:r>
      <w:r w:rsidRPr="00255D60">
        <w:rPr>
          <w:rFonts w:ascii="Times" w:eastAsia="Times" w:hAnsi="Times" w:cs="Times"/>
          <w:color w:val="000000" w:themeColor="text1"/>
          <w:sz w:val="20"/>
          <w:szCs w:val="20"/>
        </w:rPr>
        <w:t xml:space="preserve">. Among them, </w:t>
      </w:r>
      <w:r w:rsidR="00C17A7A" w:rsidRPr="00EB5731">
        <w:rPr>
          <w:rFonts w:ascii="Times" w:eastAsia="Times" w:hAnsi="Times" w:cs="Times"/>
          <w:color w:val="000000" w:themeColor="text1"/>
          <w:sz w:val="20"/>
          <w:szCs w:val="20"/>
        </w:rPr>
        <w:t xml:space="preserve">“Avoid harm to others” and </w:t>
      </w:r>
      <w:r w:rsidRPr="00255D60">
        <w:rPr>
          <w:rFonts w:ascii="Times" w:eastAsia="Times" w:hAnsi="Times" w:cs="Times"/>
          <w:color w:val="000000" w:themeColor="text1"/>
          <w:sz w:val="20"/>
          <w:szCs w:val="20"/>
        </w:rPr>
        <w:t xml:space="preserve">“Respect the privacy of others” </w:t>
      </w:r>
      <w:r w:rsidR="00C17A7A" w:rsidRPr="00EB5731">
        <w:rPr>
          <w:rFonts w:ascii="Times" w:eastAsia="Times" w:hAnsi="Times" w:cs="Times"/>
          <w:color w:val="000000" w:themeColor="text1"/>
          <w:sz w:val="20"/>
          <w:szCs w:val="20"/>
        </w:rPr>
        <w:t>are</w:t>
      </w:r>
      <w:r w:rsidRPr="00255D60">
        <w:rPr>
          <w:rFonts w:ascii="Times" w:eastAsia="Times" w:hAnsi="Times" w:cs="Times"/>
          <w:color w:val="000000" w:themeColor="text1"/>
          <w:sz w:val="20"/>
          <w:szCs w:val="20"/>
        </w:rPr>
        <w:t xml:space="preserve"> arguably the most relevant to </w:t>
      </w:r>
      <w:del w:id="611" w:author="Daniel Engels" w:date="2018-08-01T15:13:00Z">
        <w:r w:rsidRPr="00255D60" w:rsidDel="00F47706">
          <w:rPr>
            <w:rFonts w:ascii="Times" w:eastAsia="Times" w:hAnsi="Times" w:cs="Times"/>
            <w:color w:val="000000" w:themeColor="text1"/>
            <w:sz w:val="20"/>
            <w:szCs w:val="20"/>
          </w:rPr>
          <w:delText>our work here.</w:delText>
        </w:r>
      </w:del>
      <w:ins w:id="612" w:author="Daniel Engels" w:date="2018-08-01T15:13:00Z">
        <w:r w:rsidR="00F47706">
          <w:rPr>
            <w:rFonts w:ascii="Times" w:eastAsia="Times" w:hAnsi="Times" w:cs="Times"/>
            <w:color w:val="000000" w:themeColor="text1"/>
            <w:sz w:val="20"/>
            <w:szCs w:val="20"/>
          </w:rPr>
          <w:t>trust in cryptocurrency transactions.</w:t>
        </w:r>
      </w:ins>
    </w:p>
    <w:p w14:paraId="4F5117E7" w14:textId="50A8F07E" w:rsidR="00604F66" w:rsidRDefault="00193754" w:rsidP="00C25543">
      <w:pPr>
        <w:pStyle w:val="p1a"/>
        <w:ind w:firstLine="270"/>
      </w:pPr>
      <w:del w:id="613" w:author="Daniel Engels" w:date="2018-08-01T15:15:00Z">
        <w:r w:rsidDel="00F47706">
          <w:delText>First and foremost</w:delText>
        </w:r>
        <w:r w:rsidR="00C25543" w:rsidDel="00F47706">
          <w:delText xml:space="preserve">, </w:delText>
        </w:r>
      </w:del>
      <w:ins w:id="614" w:author="Daniel Engels" w:date="2018-08-01T15:15:00Z">
        <w:r w:rsidR="00F47706">
          <w:t>O</w:t>
        </w:r>
      </w:ins>
      <w:del w:id="615" w:author="Daniel Engels" w:date="2018-08-01T15:15:00Z">
        <w:r w:rsidR="00C25543" w:rsidDel="00F47706">
          <w:delText>o</w:delText>
        </w:r>
      </w:del>
      <w:r w:rsidR="00C25543">
        <w:t xml:space="preserve">ur risk scoring </w:t>
      </w:r>
      <w:r w:rsidR="00E3541C">
        <w:t xml:space="preserve">methodology </w:t>
      </w:r>
      <w:r w:rsidR="00C25543">
        <w:t xml:space="preserve">has the potential to do harm to </w:t>
      </w:r>
      <w:r w:rsidR="00E3541C">
        <w:t xml:space="preserve">law-abiding </w:t>
      </w:r>
      <w:r w:rsidR="00C25543">
        <w:t xml:space="preserve">cryptocurrency users. No machine learning model is 100% accurate. </w:t>
      </w:r>
      <w:r w:rsidR="004A663E">
        <w:t>As a result</w:t>
      </w:r>
      <w:r w:rsidR="00C25543">
        <w:t xml:space="preserve">, </w:t>
      </w:r>
      <w:r w:rsidR="007D2F3D">
        <w:t xml:space="preserve">our machine learning models </w:t>
      </w:r>
      <w:r w:rsidR="004952C2">
        <w:t xml:space="preserve">are capable </w:t>
      </w:r>
      <w:r w:rsidR="008E49E2">
        <w:t>of overstating</w:t>
      </w:r>
      <w:r w:rsidR="004A663E">
        <w:t xml:space="preserve"> </w:t>
      </w:r>
      <w:r w:rsidR="0086268F">
        <w:t>a user’s frequency of transaction</w:t>
      </w:r>
      <w:r w:rsidR="00783BD8">
        <w:t>s</w:t>
      </w:r>
      <w:r w:rsidR="0086268F">
        <w:t xml:space="preserve"> with </w:t>
      </w:r>
      <w:del w:id="616" w:author="Daniel Engels" w:date="2018-08-01T15:15:00Z">
        <w:r w:rsidR="0086268F" w:rsidDel="00F47706">
          <w:delText>a</w:delText>
        </w:r>
        <w:r w:rsidR="0060222E" w:rsidDel="00F47706">
          <w:delText xml:space="preserve">ddresses </w:delText>
        </w:r>
      </w:del>
      <w:ins w:id="617" w:author="Daniel Engels" w:date="2018-08-01T15:15:00Z">
        <w:r w:rsidR="00F47706">
          <w:t>entities</w:t>
        </w:r>
        <w:r w:rsidR="00F47706">
          <w:t xml:space="preserve"> </w:t>
        </w:r>
      </w:ins>
      <w:r w:rsidR="00630912">
        <w:t>associated with a hack or theft of a cryptocurrency exchange.</w:t>
      </w:r>
      <w:r w:rsidR="00C25543">
        <w:t xml:space="preserve"> </w:t>
      </w:r>
      <w:r w:rsidR="005842B1">
        <w:t>This would make other users less likely to engage in transactions with such a</w:t>
      </w:r>
      <w:r w:rsidR="00A32872">
        <w:t xml:space="preserve"> user, despite the user’s </w:t>
      </w:r>
      <w:r w:rsidR="006009AB">
        <w:t>non-malicious</w:t>
      </w:r>
      <w:r w:rsidR="00A32872">
        <w:t xml:space="preserve"> intentions</w:t>
      </w:r>
      <w:ins w:id="618" w:author="Daniel Engels" w:date="2018-08-01T15:16:00Z">
        <w:r w:rsidR="00F47706">
          <w:t xml:space="preserve"> and </w:t>
        </w:r>
      </w:ins>
      <w:ins w:id="619" w:author="Daniel Engels" w:date="2018-08-01T15:18:00Z">
        <w:r w:rsidR="00F47706">
          <w:t xml:space="preserve">perfectly </w:t>
        </w:r>
      </w:ins>
      <w:ins w:id="620" w:author="Daniel Engels" w:date="2018-08-01T15:16:00Z">
        <w:r w:rsidR="00F47706">
          <w:t xml:space="preserve">legal </w:t>
        </w:r>
      </w:ins>
      <w:ins w:id="621" w:author="Daniel Engels" w:date="2018-08-01T15:18:00Z">
        <w:r w:rsidR="00F47706">
          <w:t>trans</w:t>
        </w:r>
      </w:ins>
      <w:ins w:id="622" w:author="Daniel Engels" w:date="2018-08-01T15:16:00Z">
        <w:r w:rsidR="00F47706">
          <w:t>actions</w:t>
        </w:r>
      </w:ins>
      <w:r w:rsidR="00A32872">
        <w:t>.</w:t>
      </w:r>
      <w:r w:rsidR="005842B1">
        <w:t xml:space="preserve"> </w:t>
      </w:r>
      <w:r w:rsidR="00FE7B32">
        <w:t>Consequently, undue harm</w:t>
      </w:r>
      <w:r w:rsidR="00736646">
        <w:t xml:space="preserve"> would be</w:t>
      </w:r>
      <w:r w:rsidR="005D5CF4">
        <w:t xml:space="preserve"> caused to that user by restricting </w:t>
      </w:r>
      <w:r w:rsidR="00B17A75">
        <w:t>their</w:t>
      </w:r>
      <w:r w:rsidR="005D5CF4">
        <w:t xml:space="preserve"> ability to do business in the </w:t>
      </w:r>
      <w:r w:rsidR="00604F66">
        <w:t>marketplace.</w:t>
      </w:r>
    </w:p>
    <w:p w14:paraId="015B0A05" w14:textId="3A5F96BB" w:rsidR="00780DDD" w:rsidRDefault="0039415B">
      <w:pPr>
        <w:pStyle w:val="p1a"/>
        <w:ind w:firstLine="270"/>
        <w:rPr>
          <w:color w:val="000000" w:themeColor="text1"/>
        </w:rPr>
      </w:pPr>
      <w:del w:id="623" w:author="Daniel Engels" w:date="2018-08-01T15:18:00Z">
        <w:r w:rsidDel="00F47706">
          <w:delText>Secondly</w:delText>
        </w:r>
      </w:del>
      <w:ins w:id="624" w:author="Daniel Engels" w:date="2018-08-01T15:18:00Z">
        <w:r w:rsidR="00F47706">
          <w:t>Additionally</w:t>
        </w:r>
      </w:ins>
      <w:r>
        <w:t xml:space="preserve">, </w:t>
      </w:r>
      <w:r w:rsidR="00B61310">
        <w:t xml:space="preserve">our approach </w:t>
      </w:r>
      <w:r w:rsidR="00762FFC">
        <w:t>arguably restricts the privacy of cryptocurrency users.</w:t>
      </w:r>
      <w:r w:rsidR="003D016C">
        <w:rPr>
          <w:color w:val="000000" w:themeColor="text1"/>
        </w:rPr>
        <w:t xml:space="preserve"> </w:t>
      </w:r>
      <w:r w:rsidR="00F83EA7">
        <w:rPr>
          <w:color w:val="000000" w:themeColor="text1"/>
        </w:rPr>
        <w:t>By</w:t>
      </w:r>
      <w:r w:rsidR="00075147">
        <w:rPr>
          <w:color w:val="000000" w:themeColor="text1"/>
        </w:rPr>
        <w:t xml:space="preserve"> developing and publicizing a risk score for each cryptocurrency user, </w:t>
      </w:r>
      <w:r w:rsidR="00FF58CF">
        <w:rPr>
          <w:color w:val="000000" w:themeColor="text1"/>
        </w:rPr>
        <w:t xml:space="preserve">we are </w:t>
      </w:r>
      <w:r w:rsidR="002671C2">
        <w:rPr>
          <w:color w:val="000000" w:themeColor="text1"/>
        </w:rPr>
        <w:t xml:space="preserve">revealing information about </w:t>
      </w:r>
      <w:r w:rsidR="007B4BD2">
        <w:rPr>
          <w:color w:val="000000" w:themeColor="text1"/>
        </w:rPr>
        <w:t>their</w:t>
      </w:r>
      <w:r w:rsidR="00A75A0A">
        <w:rPr>
          <w:color w:val="000000" w:themeColor="text1"/>
        </w:rPr>
        <w:t xml:space="preserve"> </w:t>
      </w:r>
      <w:r w:rsidR="005D33A4">
        <w:rPr>
          <w:color w:val="000000" w:themeColor="text1"/>
        </w:rPr>
        <w:t xml:space="preserve">possible </w:t>
      </w:r>
      <w:r w:rsidR="00317C64">
        <w:rPr>
          <w:color w:val="000000" w:themeColor="text1"/>
        </w:rPr>
        <w:t xml:space="preserve">inclination to </w:t>
      </w:r>
      <w:r w:rsidR="005D33A4">
        <w:rPr>
          <w:color w:val="000000" w:themeColor="text1"/>
        </w:rPr>
        <w:t xml:space="preserve">engage in </w:t>
      </w:r>
      <w:r w:rsidR="00317C64">
        <w:rPr>
          <w:color w:val="000000" w:themeColor="text1"/>
        </w:rPr>
        <w:t>un</w:t>
      </w:r>
      <w:r w:rsidR="005D33A4">
        <w:rPr>
          <w:color w:val="000000" w:themeColor="text1"/>
        </w:rPr>
        <w:t>lawful activit</w:t>
      </w:r>
      <w:r w:rsidR="006A281B">
        <w:rPr>
          <w:color w:val="000000" w:themeColor="text1"/>
        </w:rPr>
        <w:t>ies</w:t>
      </w:r>
      <w:r w:rsidR="00A75A0A">
        <w:rPr>
          <w:color w:val="000000" w:themeColor="text1"/>
        </w:rPr>
        <w:t xml:space="preserve">. </w:t>
      </w:r>
      <w:r w:rsidR="00800808">
        <w:rPr>
          <w:color w:val="000000" w:themeColor="text1"/>
        </w:rPr>
        <w:t xml:space="preserve">While the identity of </w:t>
      </w:r>
      <w:r w:rsidR="00780DDD">
        <w:rPr>
          <w:color w:val="000000" w:themeColor="text1"/>
        </w:rPr>
        <w:t>each</w:t>
      </w:r>
      <w:r w:rsidR="00800808">
        <w:rPr>
          <w:color w:val="000000" w:themeColor="text1"/>
        </w:rPr>
        <w:t xml:space="preserve"> user </w:t>
      </w:r>
      <w:r w:rsidR="0033784F">
        <w:rPr>
          <w:color w:val="000000" w:themeColor="text1"/>
        </w:rPr>
        <w:t xml:space="preserve">is not explicitly disclosed, </w:t>
      </w:r>
      <w:r w:rsidR="00CC4664">
        <w:rPr>
          <w:color w:val="000000" w:themeColor="text1"/>
        </w:rPr>
        <w:t>a single number that represents one’s risk score</w:t>
      </w:r>
      <w:r w:rsidR="000021D7">
        <w:rPr>
          <w:color w:val="000000" w:themeColor="text1"/>
        </w:rPr>
        <w:t>, on the surface, says much about th</w:t>
      </w:r>
      <w:r w:rsidR="00D41CF1">
        <w:rPr>
          <w:color w:val="000000" w:themeColor="text1"/>
        </w:rPr>
        <w:t xml:space="preserve">e kind of individuals and entities </w:t>
      </w:r>
      <w:r w:rsidR="00DA27BA">
        <w:rPr>
          <w:color w:val="000000" w:themeColor="text1"/>
        </w:rPr>
        <w:t xml:space="preserve">– whether good, bad or neutral – </w:t>
      </w:r>
      <w:r w:rsidR="00D41CF1">
        <w:rPr>
          <w:color w:val="000000" w:themeColor="text1"/>
        </w:rPr>
        <w:t xml:space="preserve">with which </w:t>
      </w:r>
      <w:r w:rsidR="00FE0FCF">
        <w:rPr>
          <w:color w:val="000000" w:themeColor="text1"/>
        </w:rPr>
        <w:t>a</w:t>
      </w:r>
      <w:r w:rsidR="00D41CF1">
        <w:rPr>
          <w:color w:val="000000" w:themeColor="text1"/>
        </w:rPr>
        <w:t xml:space="preserve"> user </w:t>
      </w:r>
      <w:r w:rsidR="004244E0">
        <w:rPr>
          <w:color w:val="000000" w:themeColor="text1"/>
        </w:rPr>
        <w:t>makes transactions</w:t>
      </w:r>
      <w:r w:rsidR="00780DDD">
        <w:rPr>
          <w:color w:val="000000" w:themeColor="text1"/>
        </w:rPr>
        <w:t xml:space="preserve">. </w:t>
      </w:r>
      <w:r w:rsidR="00861F4B">
        <w:rPr>
          <w:color w:val="000000" w:themeColor="text1"/>
        </w:rPr>
        <w:t>Th</w:t>
      </w:r>
      <w:r w:rsidR="00A616E5">
        <w:rPr>
          <w:color w:val="000000" w:themeColor="text1"/>
        </w:rPr>
        <w:t>is</w:t>
      </w:r>
      <w:r w:rsidR="00984A24">
        <w:rPr>
          <w:color w:val="000000" w:themeColor="text1"/>
        </w:rPr>
        <w:t xml:space="preserve"> privacy concern becomes especially salient if a user would prefer </w:t>
      </w:r>
      <w:r w:rsidR="00780DDD">
        <w:rPr>
          <w:color w:val="000000" w:themeColor="text1"/>
        </w:rPr>
        <w:t>not to share the address ID’s they</w:t>
      </w:r>
      <w:r w:rsidR="007D050E">
        <w:rPr>
          <w:color w:val="000000" w:themeColor="text1"/>
        </w:rPr>
        <w:t xml:space="preserve"> ha</w:t>
      </w:r>
      <w:r w:rsidR="00780DDD">
        <w:rPr>
          <w:color w:val="000000" w:themeColor="text1"/>
        </w:rPr>
        <w:t>ve transacted with in the past.</w:t>
      </w:r>
      <w:r w:rsidR="002519A9">
        <w:rPr>
          <w:color w:val="000000" w:themeColor="text1"/>
        </w:rPr>
        <w:t xml:space="preserve"> After all, it i</w:t>
      </w:r>
      <w:r w:rsidR="007D050E">
        <w:rPr>
          <w:color w:val="000000" w:themeColor="text1"/>
        </w:rPr>
        <w:t xml:space="preserve">s the right of </w:t>
      </w:r>
      <w:r w:rsidR="00543F59">
        <w:rPr>
          <w:color w:val="000000" w:themeColor="text1"/>
        </w:rPr>
        <w:t>an individual to</w:t>
      </w:r>
      <w:r w:rsidR="007A413B">
        <w:rPr>
          <w:color w:val="000000" w:themeColor="text1"/>
        </w:rPr>
        <w:t xml:space="preserve"> conceal most type</w:t>
      </w:r>
      <w:r w:rsidR="007429E9">
        <w:rPr>
          <w:color w:val="000000" w:themeColor="text1"/>
        </w:rPr>
        <w:t>s</w:t>
      </w:r>
      <w:r w:rsidR="007A413B">
        <w:rPr>
          <w:color w:val="000000" w:themeColor="text1"/>
        </w:rPr>
        <w:t xml:space="preserve"> of </w:t>
      </w:r>
      <w:r w:rsidR="007D79F3">
        <w:rPr>
          <w:color w:val="000000" w:themeColor="text1"/>
        </w:rPr>
        <w:t xml:space="preserve">personal </w:t>
      </w:r>
      <w:r w:rsidR="007A413B">
        <w:rPr>
          <w:color w:val="000000" w:themeColor="text1"/>
        </w:rPr>
        <w:t>information from</w:t>
      </w:r>
      <w:r w:rsidR="007429E9">
        <w:rPr>
          <w:color w:val="000000" w:themeColor="text1"/>
        </w:rPr>
        <w:t xml:space="preserve"> the general public.</w:t>
      </w:r>
    </w:p>
    <w:p w14:paraId="6C564C7F" w14:textId="6EB9ACB4" w:rsidR="00723B0F" w:rsidRPr="00EB5731" w:rsidRDefault="00160D79" w:rsidP="00EB5731">
      <w:pPr>
        <w:pStyle w:val="p1a"/>
        <w:ind w:firstLine="270"/>
        <w:rPr>
          <w:rFonts w:eastAsia="Times" w:cs="Times"/>
        </w:rPr>
      </w:pPr>
      <w:r w:rsidRPr="00EB5731">
        <w:rPr>
          <w:rFonts w:eastAsia="Times" w:cs="Times"/>
        </w:rPr>
        <w:lastRenderedPageBreak/>
        <w:t xml:space="preserve">The </w:t>
      </w:r>
      <w:del w:id="625" w:author="Daniel Engels" w:date="2018-08-01T15:19:00Z">
        <w:r w:rsidRPr="00EB5731" w:rsidDel="00F47706">
          <w:rPr>
            <w:rFonts w:eastAsia="Times" w:cs="Times"/>
          </w:rPr>
          <w:delText xml:space="preserve">publicization </w:delText>
        </w:r>
      </w:del>
      <w:ins w:id="626" w:author="Daniel Engels" w:date="2018-08-01T15:19:00Z">
        <w:r w:rsidR="00F47706">
          <w:rPr>
            <w:rFonts w:eastAsia="Times" w:cs="Times"/>
          </w:rPr>
          <w:t>publication</w:t>
        </w:r>
        <w:r w:rsidR="00F47706" w:rsidRPr="00EB5731">
          <w:rPr>
            <w:rFonts w:eastAsia="Times" w:cs="Times"/>
          </w:rPr>
          <w:t xml:space="preserve"> </w:t>
        </w:r>
      </w:ins>
      <w:r w:rsidRPr="00EB5731">
        <w:rPr>
          <w:rFonts w:eastAsia="Times" w:cs="Times"/>
        </w:rPr>
        <w:t>of a risk score</w:t>
      </w:r>
      <w:ins w:id="627" w:author="Daniel Engels" w:date="2018-08-01T15:19:00Z">
        <w:r w:rsidR="00F47706">
          <w:rPr>
            <w:rFonts w:eastAsia="Times" w:cs="Times"/>
          </w:rPr>
          <w:t>,</w:t>
        </w:r>
      </w:ins>
      <w:r w:rsidRPr="00EB5731">
        <w:rPr>
          <w:rFonts w:eastAsia="Times" w:cs="Times"/>
        </w:rPr>
        <w:t xml:space="preserve"> such as the one we </w:t>
      </w:r>
      <w:del w:id="628" w:author="Daniel Engels" w:date="2018-08-01T15:20:00Z">
        <w:r w:rsidRPr="00EB5731" w:rsidDel="00F47706">
          <w:rPr>
            <w:rFonts w:eastAsia="Times" w:cs="Times"/>
          </w:rPr>
          <w:delText>propose</w:delText>
        </w:r>
      </w:del>
      <w:ins w:id="629" w:author="Daniel Engels" w:date="2018-08-01T15:20:00Z">
        <w:r w:rsidR="00F47706">
          <w:rPr>
            <w:rFonts w:eastAsia="Times" w:cs="Times"/>
          </w:rPr>
          <w:t>present</w:t>
        </w:r>
      </w:ins>
      <w:ins w:id="630" w:author="Daniel Engels" w:date="2018-08-01T15:19:00Z">
        <w:r w:rsidR="00F47706">
          <w:rPr>
            <w:rFonts w:eastAsia="Times" w:cs="Times"/>
          </w:rPr>
          <w:t>,</w:t>
        </w:r>
      </w:ins>
      <w:r w:rsidRPr="00EB5731">
        <w:rPr>
          <w:rFonts w:eastAsia="Times" w:cs="Times"/>
        </w:rPr>
        <w:t xml:space="preserve"> </w:t>
      </w:r>
      <w:del w:id="631" w:author="Daniel Engels" w:date="2018-08-01T15:20:00Z">
        <w:r w:rsidRPr="00EB5731" w:rsidDel="00F47706">
          <w:rPr>
            <w:rFonts w:eastAsia="Times" w:cs="Times"/>
          </w:rPr>
          <w:delText>in this paper</w:delText>
        </w:r>
        <w:r w:rsidR="00F40FB2" w:rsidRPr="00EB5731" w:rsidDel="00F47706">
          <w:rPr>
            <w:rFonts w:eastAsia="Times" w:cs="Times"/>
          </w:rPr>
          <w:delText xml:space="preserve"> </w:delText>
        </w:r>
      </w:del>
      <w:r w:rsidR="00F40FB2" w:rsidRPr="00EB5731">
        <w:rPr>
          <w:rFonts w:eastAsia="Times" w:cs="Times"/>
        </w:rPr>
        <w:t xml:space="preserve">generates </w:t>
      </w:r>
      <w:r w:rsidR="00006E1A" w:rsidRPr="00EB5731">
        <w:rPr>
          <w:rFonts w:eastAsia="Times" w:cs="Times"/>
        </w:rPr>
        <w:t xml:space="preserve">additional questions that may have not come to light previously. </w:t>
      </w:r>
      <w:r w:rsidR="00D64616" w:rsidRPr="00EB5731">
        <w:rPr>
          <w:rFonts w:eastAsia="Times" w:cs="Times"/>
        </w:rPr>
        <w:t xml:space="preserve">For </w:t>
      </w:r>
      <w:del w:id="632" w:author="Daniel Engels" w:date="2018-08-01T15:20:00Z">
        <w:r w:rsidR="00D64616" w:rsidRPr="00EB5731" w:rsidDel="00F47706">
          <w:rPr>
            <w:rFonts w:eastAsia="Times" w:cs="Times"/>
          </w:rPr>
          <w:delText>starters</w:delText>
        </w:r>
      </w:del>
      <w:ins w:id="633" w:author="Daniel Engels" w:date="2018-08-01T15:20:00Z">
        <w:r w:rsidR="00F47706">
          <w:rPr>
            <w:rFonts w:eastAsia="Times" w:cs="Times"/>
          </w:rPr>
          <w:t>example</w:t>
        </w:r>
      </w:ins>
      <w:r w:rsidR="00D64616" w:rsidRPr="00EB5731">
        <w:rPr>
          <w:rFonts w:eastAsia="Times" w:cs="Times"/>
        </w:rPr>
        <w:t xml:space="preserve">, </w:t>
      </w:r>
      <w:r w:rsidR="002353EF" w:rsidRPr="00EB5731">
        <w:rPr>
          <w:rFonts w:eastAsia="Times" w:cs="Times"/>
        </w:rPr>
        <w:t xml:space="preserve">would </w:t>
      </w:r>
      <w:r w:rsidR="0069235F" w:rsidRPr="00EB5731">
        <w:rPr>
          <w:rFonts w:eastAsia="Times" w:cs="Times"/>
        </w:rPr>
        <w:t xml:space="preserve">a cryptocurrency user have the option to </w:t>
      </w:r>
      <w:r w:rsidR="003A3D0B" w:rsidRPr="00EB5731">
        <w:rPr>
          <w:rFonts w:eastAsia="Times" w:cs="Times"/>
        </w:rPr>
        <w:t>“opt out” of their risk score being viewable by all other users?</w:t>
      </w:r>
      <w:r w:rsidR="008213A9" w:rsidRPr="00EB5731">
        <w:rPr>
          <w:rFonts w:eastAsia="Times" w:cs="Times"/>
        </w:rPr>
        <w:t xml:space="preserve"> If so, how many users could realistically be expected to</w:t>
      </w:r>
      <w:r w:rsidR="005372A5" w:rsidRPr="00EB5731">
        <w:rPr>
          <w:rFonts w:eastAsia="Times" w:cs="Times"/>
        </w:rPr>
        <w:t xml:space="preserve"> </w:t>
      </w:r>
      <w:r w:rsidR="006339DD" w:rsidRPr="00EB5731">
        <w:rPr>
          <w:rFonts w:eastAsia="Times" w:cs="Times"/>
        </w:rPr>
        <w:t>remove their</w:t>
      </w:r>
      <w:r w:rsidR="004A7E42" w:rsidRPr="00EB5731">
        <w:rPr>
          <w:rFonts w:eastAsia="Times" w:cs="Times"/>
        </w:rPr>
        <w:t xml:space="preserve"> user ID</w:t>
      </w:r>
      <w:r w:rsidR="006339DD" w:rsidRPr="00EB5731">
        <w:rPr>
          <w:rFonts w:eastAsia="Times" w:cs="Times"/>
        </w:rPr>
        <w:t xml:space="preserve"> from the risk scoring list?</w:t>
      </w:r>
      <w:r w:rsidR="00134E3C" w:rsidRPr="00EB5731">
        <w:rPr>
          <w:rFonts w:eastAsia="Times" w:cs="Times"/>
        </w:rPr>
        <w:t xml:space="preserve"> If the vast majority of users</w:t>
      </w:r>
      <w:r w:rsidR="00621CF5" w:rsidRPr="00EB5731">
        <w:rPr>
          <w:rFonts w:eastAsia="Times" w:cs="Times"/>
        </w:rPr>
        <w:t xml:space="preserve"> opt out, </w:t>
      </w:r>
      <w:r w:rsidR="00E90D74" w:rsidRPr="00EB5731">
        <w:rPr>
          <w:rFonts w:eastAsia="Times" w:cs="Times"/>
        </w:rPr>
        <w:t xml:space="preserve">that severely reduces </w:t>
      </w:r>
      <w:r w:rsidR="00501CD7" w:rsidRPr="00EB5731">
        <w:rPr>
          <w:rFonts w:eastAsia="Times" w:cs="Times"/>
        </w:rPr>
        <w:t xml:space="preserve">the usefulness of the </w:t>
      </w:r>
      <w:r w:rsidR="00BD5437" w:rsidRPr="00EB5731">
        <w:rPr>
          <w:rFonts w:eastAsia="Times" w:cs="Times"/>
        </w:rPr>
        <w:t xml:space="preserve">risk scoring concept. </w:t>
      </w:r>
      <w:r w:rsidR="00644557" w:rsidRPr="00EB5731">
        <w:rPr>
          <w:rFonts w:eastAsia="Times" w:cs="Times"/>
        </w:rPr>
        <w:t xml:space="preserve">If users are not </w:t>
      </w:r>
      <w:r w:rsidR="008C5F71" w:rsidRPr="00EB5731">
        <w:rPr>
          <w:rFonts w:eastAsia="Times" w:cs="Times"/>
        </w:rPr>
        <w:t xml:space="preserve">given </w:t>
      </w:r>
      <w:r w:rsidR="00644557" w:rsidRPr="00EB5731">
        <w:rPr>
          <w:rFonts w:eastAsia="Times" w:cs="Times"/>
        </w:rPr>
        <w:t xml:space="preserve">opt-out </w:t>
      </w:r>
      <w:del w:id="634" w:author="Daniel Engels" w:date="2018-08-01T15:20:00Z">
        <w:r w:rsidR="00644557" w:rsidRPr="00EB5731" w:rsidDel="00F47706">
          <w:rPr>
            <w:rFonts w:eastAsia="Times" w:cs="Times"/>
          </w:rPr>
          <w:delText>ability</w:delText>
        </w:r>
      </w:del>
      <w:ins w:id="635" w:author="Daniel Engels" w:date="2018-08-01T15:20:00Z">
        <w:r w:rsidR="00F47706">
          <w:rPr>
            <w:rFonts w:eastAsia="Times" w:cs="Times"/>
          </w:rPr>
          <w:t>opportunity</w:t>
        </w:r>
      </w:ins>
      <w:r w:rsidR="008C5F71" w:rsidRPr="00EB5731">
        <w:rPr>
          <w:rFonts w:eastAsia="Times" w:cs="Times"/>
        </w:rPr>
        <w:t>,</w:t>
      </w:r>
      <w:r w:rsidR="00743179" w:rsidRPr="00EB5731">
        <w:rPr>
          <w:rFonts w:eastAsia="Times" w:cs="Times"/>
        </w:rPr>
        <w:t xml:space="preserve"> that raises the concern of </w:t>
      </w:r>
      <w:r w:rsidR="00EC700B" w:rsidRPr="00EB5731">
        <w:rPr>
          <w:rFonts w:eastAsia="Times" w:cs="Times"/>
        </w:rPr>
        <w:t xml:space="preserve">the aforementioned </w:t>
      </w:r>
      <w:r w:rsidR="00743179" w:rsidRPr="00EB5731">
        <w:rPr>
          <w:rFonts w:eastAsia="Times" w:cs="Times"/>
        </w:rPr>
        <w:t>privacy restriction</w:t>
      </w:r>
      <w:r w:rsidR="00EC700B" w:rsidRPr="00EB5731">
        <w:rPr>
          <w:rFonts w:eastAsia="Times" w:cs="Times"/>
        </w:rPr>
        <w:t>.</w:t>
      </w:r>
      <w:r w:rsidR="00292A89" w:rsidRPr="00EB5731">
        <w:rPr>
          <w:rFonts w:eastAsia="Times" w:cs="Times"/>
        </w:rPr>
        <w:t xml:space="preserve"> Moreover,</w:t>
      </w:r>
      <w:r w:rsidR="002D055F" w:rsidRPr="00EB5731">
        <w:rPr>
          <w:rFonts w:eastAsia="Times" w:cs="Times"/>
        </w:rPr>
        <w:t xml:space="preserve"> who or what </w:t>
      </w:r>
      <w:r w:rsidR="006D596E" w:rsidRPr="00EB5731">
        <w:rPr>
          <w:rFonts w:eastAsia="Times" w:cs="Times"/>
        </w:rPr>
        <w:t xml:space="preserve">would be in charge of </w:t>
      </w:r>
      <w:r w:rsidR="009C1D3C" w:rsidRPr="00EB5731">
        <w:rPr>
          <w:rFonts w:eastAsia="Times" w:cs="Times"/>
        </w:rPr>
        <w:t xml:space="preserve">storing </w:t>
      </w:r>
      <w:r w:rsidR="00D87677" w:rsidRPr="00EB5731">
        <w:rPr>
          <w:rFonts w:eastAsia="Times" w:cs="Times"/>
        </w:rPr>
        <w:t xml:space="preserve">and </w:t>
      </w:r>
      <w:r w:rsidR="006D596E" w:rsidRPr="00EB5731">
        <w:rPr>
          <w:rFonts w:eastAsia="Times" w:cs="Times"/>
        </w:rPr>
        <w:t xml:space="preserve">managing our risk score </w:t>
      </w:r>
      <w:r w:rsidR="002855EB" w:rsidRPr="00EB5731">
        <w:rPr>
          <w:rFonts w:eastAsia="Times" w:cs="Times"/>
        </w:rPr>
        <w:t>database</w:t>
      </w:r>
      <w:r w:rsidR="006D596E" w:rsidRPr="00EB5731">
        <w:rPr>
          <w:rFonts w:eastAsia="Times" w:cs="Times"/>
        </w:rPr>
        <w:t>?</w:t>
      </w:r>
      <w:r w:rsidR="00D408B6" w:rsidRPr="00EB5731">
        <w:rPr>
          <w:rFonts w:eastAsia="Times" w:cs="Times"/>
        </w:rPr>
        <w:t xml:space="preserve"> If an </w:t>
      </w:r>
      <w:r w:rsidR="008F74EC" w:rsidRPr="00EB5731">
        <w:rPr>
          <w:rFonts w:eastAsia="Times" w:cs="Times"/>
        </w:rPr>
        <w:t>independent third-party</w:t>
      </w:r>
      <w:r w:rsidR="00CF24CA" w:rsidRPr="00EB5731">
        <w:rPr>
          <w:rFonts w:eastAsia="Times" w:cs="Times"/>
        </w:rPr>
        <w:t xml:space="preserve"> is responsible, would</w:t>
      </w:r>
      <w:r w:rsidR="00D7682F" w:rsidRPr="00EB5731">
        <w:rPr>
          <w:rFonts w:eastAsia="Times" w:cs="Times"/>
        </w:rPr>
        <w:t xml:space="preserve"> tha</w:t>
      </w:r>
      <w:r w:rsidR="00D87677" w:rsidRPr="00EB5731">
        <w:rPr>
          <w:rFonts w:eastAsia="Times" w:cs="Times"/>
        </w:rPr>
        <w:t xml:space="preserve">t </w:t>
      </w:r>
      <w:r w:rsidR="00747939" w:rsidRPr="00EB5731">
        <w:rPr>
          <w:rFonts w:eastAsia="Times" w:cs="Times"/>
        </w:rPr>
        <w:t xml:space="preserve">undermine the </w:t>
      </w:r>
      <w:r w:rsidR="00ED00CA" w:rsidRPr="00EB5731">
        <w:rPr>
          <w:rFonts w:eastAsia="Times" w:cs="Times"/>
        </w:rPr>
        <w:t>de-centralized</w:t>
      </w:r>
      <w:r w:rsidR="008E0A65" w:rsidRPr="00EB5731">
        <w:rPr>
          <w:rFonts w:eastAsia="Times" w:cs="Times"/>
        </w:rPr>
        <w:t xml:space="preserve"> nature of </w:t>
      </w:r>
      <w:r w:rsidR="00747939" w:rsidRPr="00EB5731">
        <w:rPr>
          <w:rFonts w:eastAsia="Times" w:cs="Times"/>
        </w:rPr>
        <w:t xml:space="preserve">the cryptocurrency </w:t>
      </w:r>
      <w:r w:rsidR="003F3FA3" w:rsidRPr="00EB5731">
        <w:rPr>
          <w:rFonts w:eastAsia="Times" w:cs="Times"/>
        </w:rPr>
        <w:t>marketplace?</w:t>
      </w:r>
      <w:r w:rsidR="00497C07" w:rsidRPr="00EB5731">
        <w:rPr>
          <w:rFonts w:eastAsia="Times" w:cs="Times"/>
        </w:rPr>
        <w:t xml:space="preserve"> </w:t>
      </w:r>
      <w:r w:rsidR="000E76EF" w:rsidRPr="00EB5731">
        <w:rPr>
          <w:rFonts w:eastAsia="Times" w:cs="Times"/>
        </w:rPr>
        <w:t xml:space="preserve">These are just some of the many questions that would need to be </w:t>
      </w:r>
      <w:r w:rsidR="00727FBE" w:rsidRPr="00EB5731">
        <w:rPr>
          <w:rFonts w:eastAsia="Times" w:cs="Times"/>
        </w:rPr>
        <w:t xml:space="preserve">carefully </w:t>
      </w:r>
      <w:r w:rsidR="000E76EF" w:rsidRPr="00EB5731">
        <w:rPr>
          <w:rFonts w:eastAsia="Times" w:cs="Times"/>
        </w:rPr>
        <w:t>answered</w:t>
      </w:r>
      <w:r w:rsidR="0029389D" w:rsidRPr="00EB5731">
        <w:rPr>
          <w:rFonts w:eastAsia="Times" w:cs="Times"/>
        </w:rPr>
        <w:t xml:space="preserve"> before our risk scorin</w:t>
      </w:r>
      <w:r w:rsidR="0054504D" w:rsidRPr="00EB5731">
        <w:rPr>
          <w:rFonts w:eastAsia="Times" w:cs="Times"/>
        </w:rPr>
        <w:t xml:space="preserve">g methodology could be </w:t>
      </w:r>
      <w:ins w:id="636" w:author="Daniel Engels" w:date="2018-08-01T15:21:00Z">
        <w:r w:rsidR="00F47706">
          <w:rPr>
            <w:rFonts w:eastAsia="Times" w:cs="Times"/>
          </w:rPr>
          <w:t xml:space="preserve">ethically and practically </w:t>
        </w:r>
      </w:ins>
      <w:r w:rsidR="0054504D" w:rsidRPr="00EB5731">
        <w:rPr>
          <w:rFonts w:eastAsia="Times" w:cs="Times"/>
        </w:rPr>
        <w:t>implemented in the marketplace.</w:t>
      </w:r>
      <w:r w:rsidR="000E76EF" w:rsidRPr="00EB5731">
        <w:rPr>
          <w:rFonts w:eastAsia="Times" w:cs="Times"/>
        </w:rPr>
        <w:t xml:space="preserve"> </w:t>
      </w:r>
    </w:p>
    <w:p w14:paraId="394B115B" w14:textId="342C9ED8" w:rsidR="009553A9" w:rsidRPr="00F26AF9" w:rsidRDefault="00465B8B" w:rsidP="00E218C3">
      <w:pPr>
        <w:pStyle w:val="heading10"/>
        <w:rPr>
          <w:rFonts w:eastAsia="Times" w:cs="Times"/>
          <w:b w:val="0"/>
        </w:rPr>
      </w:pPr>
      <w:r w:rsidRPr="000751DE">
        <w:rPr>
          <w:rFonts w:eastAsia="Times" w:cs="Times"/>
        </w:rPr>
        <w:t>9</w:t>
      </w:r>
      <w:r w:rsidR="00D17156" w:rsidRPr="00EB5731">
        <w:rPr>
          <w:rFonts w:eastAsia="Times" w:cs="Times"/>
        </w:rPr>
        <w:t xml:space="preserve">   </w:t>
      </w:r>
      <w:commentRangeStart w:id="637"/>
      <w:r w:rsidR="00373C18" w:rsidRPr="000751DE">
        <w:rPr>
          <w:rFonts w:eastAsia="Times" w:cs="Times"/>
        </w:rPr>
        <w:t>Conclusions</w:t>
      </w:r>
      <w:commentRangeEnd w:id="637"/>
      <w:r w:rsidR="00F47706">
        <w:rPr>
          <w:rStyle w:val="CommentReference"/>
          <w:b w:val="0"/>
        </w:rPr>
        <w:commentReference w:id="637"/>
      </w:r>
    </w:p>
    <w:p w14:paraId="061F7341" w14:textId="00B0362E" w:rsidR="00A4245F" w:rsidRPr="00EB5731" w:rsidRDefault="5B96EF72" w:rsidP="5B96EF72">
      <w:pPr>
        <w:spacing w:line="259" w:lineRule="auto"/>
        <w:jc w:val="both"/>
        <w:rPr>
          <w:rFonts w:ascii="Times" w:eastAsia="Times" w:hAnsi="Times" w:cs="Times"/>
          <w:sz w:val="20"/>
          <w:szCs w:val="20"/>
          <w:lang w:eastAsia="de-DE"/>
        </w:rPr>
      </w:pPr>
      <w:r w:rsidRPr="00551C37">
        <w:rPr>
          <w:rFonts w:ascii="Times" w:eastAsia="Times" w:hAnsi="Times" w:cs="Times"/>
          <w:sz w:val="20"/>
          <w:szCs w:val="20"/>
          <w:lang w:eastAsia="de-DE"/>
        </w:rPr>
        <w:t>I</w:t>
      </w:r>
      <w:r w:rsidRPr="00EB5731">
        <w:rPr>
          <w:rFonts w:ascii="Times" w:eastAsia="Times" w:hAnsi="Times" w:cs="Times"/>
          <w:sz w:val="20"/>
          <w:szCs w:val="20"/>
          <w:lang w:eastAsia="de-DE"/>
        </w:rPr>
        <w:t xml:space="preserve">n our study, we have used key machine learning techniques to classify transactions based on propensity of risk involved in a transaction. We start with a baseline model with all relevant features followed by reduced models trained with key features selected from the baseline model. </w:t>
      </w:r>
      <w:r w:rsidR="008E4370">
        <w:rPr>
          <w:rFonts w:ascii="Times" w:eastAsia="Times" w:hAnsi="Times" w:cs="Times"/>
          <w:sz w:val="20"/>
          <w:szCs w:val="20"/>
          <w:lang w:eastAsia="de-DE"/>
        </w:rPr>
        <w:t>B</w:t>
      </w:r>
      <w:r w:rsidRPr="00EB5731">
        <w:rPr>
          <w:rFonts w:ascii="Times" w:eastAsia="Times" w:hAnsi="Times" w:cs="Times"/>
          <w:sz w:val="20"/>
          <w:szCs w:val="20"/>
          <w:lang w:eastAsia="de-DE"/>
        </w:rPr>
        <w:t xml:space="preserve">oth </w:t>
      </w:r>
      <w:r w:rsidR="007A7943">
        <w:rPr>
          <w:rFonts w:ascii="Times" w:eastAsia="Times" w:hAnsi="Times" w:cs="Times"/>
          <w:sz w:val="20"/>
          <w:szCs w:val="20"/>
          <w:lang w:eastAsia="de-DE"/>
        </w:rPr>
        <w:t xml:space="preserve">the </w:t>
      </w:r>
      <w:r w:rsidR="000C7652">
        <w:rPr>
          <w:rFonts w:ascii="Times" w:eastAsia="Times" w:hAnsi="Times" w:cs="Times"/>
          <w:sz w:val="20"/>
          <w:szCs w:val="20"/>
          <w:lang w:eastAsia="de-DE"/>
        </w:rPr>
        <w:t>R</w:t>
      </w:r>
      <w:r w:rsidRPr="00EB5731">
        <w:rPr>
          <w:rFonts w:ascii="Times" w:eastAsia="Times" w:hAnsi="Times" w:cs="Times"/>
          <w:sz w:val="20"/>
          <w:szCs w:val="20"/>
          <w:lang w:eastAsia="de-DE"/>
        </w:rPr>
        <w:t xml:space="preserve">andom </w:t>
      </w:r>
      <w:r w:rsidR="000C7652">
        <w:rPr>
          <w:rFonts w:ascii="Times" w:eastAsia="Times" w:hAnsi="Times" w:cs="Times"/>
          <w:sz w:val="20"/>
          <w:szCs w:val="20"/>
          <w:lang w:eastAsia="de-DE"/>
        </w:rPr>
        <w:t>F</w:t>
      </w:r>
      <w:r w:rsidRPr="00EB5731">
        <w:rPr>
          <w:rFonts w:ascii="Times" w:eastAsia="Times" w:hAnsi="Times" w:cs="Times"/>
          <w:sz w:val="20"/>
          <w:szCs w:val="20"/>
          <w:lang w:eastAsia="de-DE"/>
        </w:rPr>
        <w:t xml:space="preserve">orest and </w:t>
      </w:r>
      <w:r w:rsidR="000C7652" w:rsidRPr="007A7943">
        <w:rPr>
          <w:rFonts w:ascii="Times" w:eastAsia="Times" w:hAnsi="Times" w:cs="Times"/>
          <w:i/>
          <w:sz w:val="20"/>
          <w:szCs w:val="20"/>
          <w:lang w:eastAsia="de-DE"/>
        </w:rPr>
        <w:t>K</w:t>
      </w:r>
      <w:r w:rsidRPr="00EB5731">
        <w:rPr>
          <w:rFonts w:ascii="Times" w:eastAsia="Times" w:hAnsi="Times" w:cs="Times"/>
          <w:sz w:val="20"/>
          <w:szCs w:val="20"/>
          <w:lang w:eastAsia="de-DE"/>
        </w:rPr>
        <w:t>-</w:t>
      </w:r>
      <w:r w:rsidR="007A7943">
        <w:rPr>
          <w:rFonts w:ascii="Times" w:eastAsia="Times" w:hAnsi="Times" w:cs="Times"/>
          <w:sz w:val="20"/>
          <w:szCs w:val="20"/>
          <w:lang w:eastAsia="de-DE"/>
        </w:rPr>
        <w:t>N</w:t>
      </w:r>
      <w:r w:rsidRPr="00EB5731">
        <w:rPr>
          <w:rFonts w:ascii="Times" w:eastAsia="Times" w:hAnsi="Times" w:cs="Times"/>
          <w:sz w:val="20"/>
          <w:szCs w:val="20"/>
          <w:lang w:eastAsia="de-DE"/>
        </w:rPr>
        <w:t xml:space="preserve">earest </w:t>
      </w:r>
      <w:r w:rsidR="007A7943">
        <w:rPr>
          <w:rFonts w:ascii="Times" w:eastAsia="Times" w:hAnsi="Times" w:cs="Times"/>
          <w:sz w:val="20"/>
          <w:szCs w:val="20"/>
          <w:lang w:eastAsia="de-DE"/>
        </w:rPr>
        <w:t>N</w:t>
      </w:r>
      <w:r w:rsidRPr="00EB5731">
        <w:rPr>
          <w:rFonts w:ascii="Times" w:eastAsia="Times" w:hAnsi="Times" w:cs="Times"/>
          <w:sz w:val="20"/>
          <w:szCs w:val="20"/>
          <w:lang w:eastAsia="de-DE"/>
        </w:rPr>
        <w:t>eighbors method</w:t>
      </w:r>
      <w:r w:rsidR="007A7943">
        <w:rPr>
          <w:rFonts w:ascii="Times" w:eastAsia="Times" w:hAnsi="Times" w:cs="Times"/>
          <w:sz w:val="20"/>
          <w:szCs w:val="20"/>
          <w:lang w:eastAsia="de-DE"/>
        </w:rPr>
        <w:t>s</w:t>
      </w:r>
      <w:r w:rsidRPr="00EB5731">
        <w:rPr>
          <w:rFonts w:ascii="Times" w:eastAsia="Times" w:hAnsi="Times" w:cs="Times"/>
          <w:sz w:val="20"/>
          <w:szCs w:val="20"/>
          <w:lang w:eastAsia="de-DE"/>
        </w:rPr>
        <w:t xml:space="preserve"> provide almost a perfect classification for </w:t>
      </w:r>
      <w:r w:rsidR="00275890">
        <w:rPr>
          <w:rFonts w:ascii="Times" w:eastAsia="Times" w:hAnsi="Times" w:cs="Times"/>
          <w:sz w:val="20"/>
          <w:szCs w:val="20"/>
          <w:lang w:eastAsia="de-DE"/>
        </w:rPr>
        <w:t xml:space="preserve">the </w:t>
      </w:r>
      <w:r w:rsidRPr="00EB5731">
        <w:rPr>
          <w:rFonts w:ascii="Times" w:eastAsia="Times" w:hAnsi="Times" w:cs="Times"/>
          <w:sz w:val="20"/>
          <w:szCs w:val="20"/>
          <w:lang w:eastAsia="de-DE"/>
        </w:rPr>
        <w:t>baseline</w:t>
      </w:r>
      <w:r w:rsidR="00275890">
        <w:rPr>
          <w:rFonts w:ascii="Times" w:eastAsia="Times" w:hAnsi="Times" w:cs="Times"/>
          <w:sz w:val="20"/>
          <w:szCs w:val="20"/>
          <w:lang w:eastAsia="de-DE"/>
        </w:rPr>
        <w:t xml:space="preserve"> model</w:t>
      </w:r>
      <w:r w:rsidRPr="00EB5731">
        <w:rPr>
          <w:rFonts w:ascii="Times" w:eastAsia="Times" w:hAnsi="Times" w:cs="Times"/>
          <w:sz w:val="20"/>
          <w:szCs w:val="20"/>
          <w:lang w:eastAsia="de-DE"/>
        </w:rPr>
        <w:t xml:space="preserve"> as well as the reduced models. None of these models ha</w:t>
      </w:r>
      <w:r w:rsidR="00551C37">
        <w:rPr>
          <w:rFonts w:ascii="Times" w:eastAsia="Times" w:hAnsi="Times" w:cs="Times"/>
          <w:sz w:val="20"/>
          <w:szCs w:val="20"/>
          <w:lang w:eastAsia="de-DE"/>
        </w:rPr>
        <w:t>ve</w:t>
      </w:r>
      <w:r w:rsidRPr="00EB5731">
        <w:rPr>
          <w:rFonts w:ascii="Times" w:eastAsia="Times" w:hAnsi="Times" w:cs="Times"/>
          <w:sz w:val="20"/>
          <w:szCs w:val="20"/>
          <w:lang w:eastAsia="de-DE"/>
        </w:rPr>
        <w:t xml:space="preserve"> misclassified a risky transaction as a non-risky one.</w:t>
      </w:r>
    </w:p>
    <w:p w14:paraId="061EE7EE" w14:textId="2B7F187F" w:rsidR="00A4245F" w:rsidRPr="00EB5731" w:rsidRDefault="5B96EF72" w:rsidP="00551C37">
      <w:pPr>
        <w:pStyle w:val="p1a"/>
        <w:spacing w:line="259" w:lineRule="auto"/>
        <w:ind w:firstLine="270"/>
        <w:rPr>
          <w:rFonts w:eastAsia="Times" w:cs="Times"/>
        </w:rPr>
      </w:pPr>
      <w:r w:rsidRPr="00551C37">
        <w:t xml:space="preserve">The method of </w:t>
      </w:r>
      <w:r w:rsidR="00551C37">
        <w:t>S</w:t>
      </w:r>
      <w:r w:rsidRPr="00551C37">
        <w:t xml:space="preserve">upport </w:t>
      </w:r>
      <w:r w:rsidR="00551C37">
        <w:t>V</w:t>
      </w:r>
      <w:r w:rsidRPr="00551C37">
        <w:t xml:space="preserve">ector </w:t>
      </w:r>
      <w:r w:rsidR="00551C37">
        <w:t>M</w:t>
      </w:r>
      <w:r w:rsidRPr="00551C37">
        <w:t xml:space="preserve">achine also provides 98% accuracy in classifying transactions based on predicted risk levels. </w:t>
      </w:r>
      <w:r w:rsidR="00736957">
        <w:t>T</w:t>
      </w:r>
      <w:r w:rsidRPr="00551C37">
        <w:t xml:space="preserve">his method misclassified two of the non-risky transactions but classified all risky transactions correctly. The success level of SVM drops significantly to 83% </w:t>
      </w:r>
      <w:r w:rsidR="0E4510AE" w:rsidRPr="7C0208F2">
        <w:rPr>
          <w:rFonts w:eastAsia="Times" w:cs="Times"/>
        </w:rPr>
        <w:t xml:space="preserve">when </w:t>
      </w:r>
      <w:r w:rsidR="0008582E">
        <w:rPr>
          <w:rFonts w:eastAsia="Times" w:cs="Times"/>
        </w:rPr>
        <w:t xml:space="preserve">the </w:t>
      </w:r>
      <w:r w:rsidRPr="7C0208F2">
        <w:rPr>
          <w:rFonts w:eastAsia="Times" w:cs="Times"/>
        </w:rPr>
        <w:t xml:space="preserve">top 8 influential features are considered. Moreover, this model fails to capture risky transactions in 70% of cases, 307 times out of 434 in total. </w:t>
      </w:r>
      <w:r w:rsidR="064C6361" w:rsidRPr="7C0208F2">
        <w:rPr>
          <w:rFonts w:eastAsia="Times" w:cs="Times"/>
        </w:rPr>
        <w:t xml:space="preserve">The drop </w:t>
      </w:r>
      <w:r w:rsidR="001E1879">
        <w:rPr>
          <w:rFonts w:eastAsia="Times" w:cs="Times"/>
        </w:rPr>
        <w:t>in</w:t>
      </w:r>
      <w:r w:rsidR="064C6361" w:rsidRPr="7C0208F2">
        <w:rPr>
          <w:rFonts w:eastAsia="Times" w:cs="Times"/>
        </w:rPr>
        <w:t xml:space="preserve"> accuracy prompted us to</w:t>
      </w:r>
      <w:r w:rsidRPr="7C0208F2">
        <w:rPr>
          <w:rFonts w:eastAsia="Times" w:cs="Times"/>
        </w:rPr>
        <w:t xml:space="preserve"> retrain SVM based on </w:t>
      </w:r>
      <w:r w:rsidR="00FA332E">
        <w:rPr>
          <w:rFonts w:eastAsia="Times" w:cs="Times"/>
        </w:rPr>
        <w:t xml:space="preserve">the </w:t>
      </w:r>
      <w:r w:rsidRPr="7C0208F2">
        <w:rPr>
          <w:rFonts w:eastAsia="Times" w:cs="Times"/>
        </w:rPr>
        <w:t xml:space="preserve">top 2 important predictors – </w:t>
      </w:r>
      <w:proofErr w:type="spellStart"/>
      <w:r w:rsidRPr="00FA332E">
        <w:rPr>
          <w:rFonts w:eastAsia="Times" w:cs="Times"/>
          <w:i/>
        </w:rPr>
        <w:t>block_n_txs</w:t>
      </w:r>
      <w:proofErr w:type="spellEnd"/>
      <w:r w:rsidRPr="7C0208F2">
        <w:rPr>
          <w:rFonts w:eastAsia="Times" w:cs="Times"/>
        </w:rPr>
        <w:t xml:space="preserve"> (number of transactions in a block) and </w:t>
      </w:r>
      <w:proofErr w:type="spellStart"/>
      <w:r w:rsidRPr="00FA332E">
        <w:rPr>
          <w:rFonts w:eastAsia="Times" w:cs="Times"/>
          <w:i/>
        </w:rPr>
        <w:t>n_inputs</w:t>
      </w:r>
      <w:proofErr w:type="spellEnd"/>
      <w:r w:rsidRPr="7C0208F2">
        <w:rPr>
          <w:rFonts w:eastAsia="Times" w:cs="Times"/>
        </w:rPr>
        <w:t xml:space="preserve"> (number of inputs in a transaction). This model provides a better accuracy of 86% but the key improvement is </w:t>
      </w:r>
      <w:r w:rsidR="00D96D3E">
        <w:rPr>
          <w:rFonts w:eastAsia="Times" w:cs="Times"/>
        </w:rPr>
        <w:t xml:space="preserve">in </w:t>
      </w:r>
      <w:r w:rsidRPr="7C0208F2">
        <w:rPr>
          <w:rFonts w:eastAsia="Times" w:cs="Times"/>
        </w:rPr>
        <w:t>reducing 70% misclassification to no misclassification in case of risky transactions.</w:t>
      </w:r>
    </w:p>
    <w:p w14:paraId="57E314B3" w14:textId="1BCB72B7" w:rsidR="00A4245F" w:rsidRPr="00EB5731" w:rsidRDefault="7B9E14FC" w:rsidP="28906F77">
      <w:pPr>
        <w:pStyle w:val="p1a"/>
        <w:spacing w:line="259" w:lineRule="auto"/>
        <w:ind w:firstLine="270"/>
        <w:rPr>
          <w:rFonts w:eastAsia="Times" w:cs="Times"/>
        </w:rPr>
      </w:pPr>
      <w:r w:rsidRPr="009D00F3">
        <w:t>A s</w:t>
      </w:r>
      <w:r w:rsidR="5EC5D289" w:rsidRPr="00EB5731">
        <w:rPr>
          <w:rFonts w:eastAsia="Times" w:cs="Times"/>
        </w:rPr>
        <w:t xml:space="preserve">uccessful classification leads to a successful </w:t>
      </w:r>
      <w:r w:rsidR="088A25A5" w:rsidRPr="00EB5731">
        <w:rPr>
          <w:rFonts w:eastAsia="Times" w:cs="Times"/>
        </w:rPr>
        <w:t xml:space="preserve">and reliable </w:t>
      </w:r>
      <w:r w:rsidR="5EC5D289" w:rsidRPr="00EB5731">
        <w:rPr>
          <w:rFonts w:eastAsia="Times" w:cs="Times"/>
        </w:rPr>
        <w:t xml:space="preserve">risk scoring mechanism. </w:t>
      </w:r>
      <w:r w:rsidR="5B96EF72" w:rsidRPr="00EB5731">
        <w:rPr>
          <w:rFonts w:eastAsia="Times" w:cs="Times"/>
        </w:rPr>
        <w:t xml:space="preserve">After transactions are classified, all the address </w:t>
      </w:r>
      <w:r w:rsidR="00FE3E92">
        <w:rPr>
          <w:rFonts w:eastAsia="Times" w:cs="Times"/>
        </w:rPr>
        <w:t>ID</w:t>
      </w:r>
      <w:r w:rsidR="5B96EF72" w:rsidRPr="00EB5731">
        <w:rPr>
          <w:rFonts w:eastAsia="Times" w:cs="Times"/>
        </w:rPr>
        <w:t>s are assigned a risk score based on their involvement in risky transactions from their full transaction basket</w:t>
      </w:r>
      <w:r w:rsidR="5856FA25" w:rsidRPr="00EB5731">
        <w:rPr>
          <w:rFonts w:eastAsia="Times" w:cs="Times"/>
        </w:rPr>
        <w:t xml:space="preserve"> to date</w:t>
      </w:r>
      <w:r w:rsidR="5B96EF72" w:rsidRPr="00EB5731">
        <w:rPr>
          <w:rFonts w:eastAsia="Times" w:cs="Times"/>
        </w:rPr>
        <w:t xml:space="preserve">. Address </w:t>
      </w:r>
      <w:r w:rsidR="001C24A4">
        <w:rPr>
          <w:rFonts w:eastAsia="Times" w:cs="Times"/>
        </w:rPr>
        <w:t>ID</w:t>
      </w:r>
      <w:r w:rsidR="5B96EF72" w:rsidRPr="00EB5731">
        <w:rPr>
          <w:rFonts w:eastAsia="Times" w:cs="Times"/>
        </w:rPr>
        <w:t>s with a high</w:t>
      </w:r>
      <w:r w:rsidR="001C24A4">
        <w:rPr>
          <w:rFonts w:eastAsia="Times" w:cs="Times"/>
        </w:rPr>
        <w:t xml:space="preserve"> </w:t>
      </w:r>
      <w:r w:rsidR="5B96EF72" w:rsidRPr="00EB5731">
        <w:rPr>
          <w:rFonts w:eastAsia="Times" w:cs="Times"/>
        </w:rPr>
        <w:t xml:space="preserve">risk score are then flagged and blacklisted. The blacklist works as a guideline for making safe </w:t>
      </w:r>
      <w:r w:rsidR="003A1D04">
        <w:rPr>
          <w:rFonts w:eastAsia="Times" w:cs="Times"/>
        </w:rPr>
        <w:t xml:space="preserve">Bitcoin </w:t>
      </w:r>
      <w:r w:rsidR="5B96EF72" w:rsidRPr="00EB5731">
        <w:rPr>
          <w:rFonts w:eastAsia="Times" w:cs="Times"/>
        </w:rPr>
        <w:t>transactions.</w:t>
      </w:r>
    </w:p>
    <w:p w14:paraId="630E0203" w14:textId="5D9F9FB5" w:rsidR="00A4245F" w:rsidRDefault="5B96EF72" w:rsidP="003F6CBD">
      <w:pPr>
        <w:pStyle w:val="p1a"/>
        <w:ind w:firstLine="270"/>
        <w:rPr>
          <w:rFonts w:eastAsia="Times" w:cs="Times"/>
          <w:color w:val="000000" w:themeColor="text1"/>
        </w:rPr>
      </w:pPr>
      <w:r w:rsidRPr="00EB5731">
        <w:rPr>
          <w:rFonts w:eastAsia="Times" w:cs="Times"/>
        </w:rPr>
        <w:t xml:space="preserve">The success of a financial deal depends largely on trust which can be ensured by the users on either side of a transaction. In a cryptocurrency marketplace where intermediaries are non-existent, a self-attestation mechanism in </w:t>
      </w:r>
      <w:r w:rsidR="003A1D04">
        <w:rPr>
          <w:rFonts w:eastAsia="Times" w:cs="Times"/>
        </w:rPr>
        <w:t xml:space="preserve">the </w:t>
      </w:r>
      <w:r w:rsidRPr="00EB5731">
        <w:rPr>
          <w:rFonts w:eastAsia="Times" w:cs="Times"/>
        </w:rPr>
        <w:t xml:space="preserve">form of a risk score offers a viable alternative to </w:t>
      </w:r>
      <w:r w:rsidR="002261BD">
        <w:rPr>
          <w:rFonts w:eastAsia="Times" w:cs="Times"/>
        </w:rPr>
        <w:t>enhance</w:t>
      </w:r>
      <w:r w:rsidRPr="00EB5731">
        <w:rPr>
          <w:rFonts w:eastAsia="Times" w:cs="Times"/>
        </w:rPr>
        <w:t xml:space="preserve"> trust. It empowers users with </w:t>
      </w:r>
      <w:r w:rsidR="00CD520E">
        <w:rPr>
          <w:rFonts w:eastAsia="Times" w:cs="Times"/>
        </w:rPr>
        <w:t xml:space="preserve">the </w:t>
      </w:r>
      <w:r w:rsidRPr="00EB5731">
        <w:rPr>
          <w:rFonts w:eastAsia="Times" w:cs="Times"/>
        </w:rPr>
        <w:t xml:space="preserve">ability </w:t>
      </w:r>
      <w:r w:rsidR="00CD520E">
        <w:rPr>
          <w:rFonts w:eastAsia="Times" w:cs="Times"/>
        </w:rPr>
        <w:t xml:space="preserve">to </w:t>
      </w:r>
      <w:r w:rsidR="00D66274">
        <w:rPr>
          <w:rFonts w:eastAsia="Times" w:cs="Times"/>
        </w:rPr>
        <w:t>t</w:t>
      </w:r>
      <w:r w:rsidRPr="00EB5731">
        <w:rPr>
          <w:rFonts w:eastAsia="Times" w:cs="Times"/>
        </w:rPr>
        <w:t>ak</w:t>
      </w:r>
      <w:r w:rsidR="00CD520E">
        <w:rPr>
          <w:rFonts w:eastAsia="Times" w:cs="Times"/>
        </w:rPr>
        <w:t>e</w:t>
      </w:r>
      <w:r w:rsidRPr="00EB5731">
        <w:rPr>
          <w:rFonts w:eastAsia="Times" w:cs="Times"/>
        </w:rPr>
        <w:t xml:space="preserve"> careful consideration on</w:t>
      </w:r>
      <w:r w:rsidR="0061102F">
        <w:rPr>
          <w:rFonts w:eastAsia="Times" w:cs="Times"/>
        </w:rPr>
        <w:t xml:space="preserve"> </w:t>
      </w:r>
      <w:r w:rsidR="006C30E9">
        <w:rPr>
          <w:rFonts w:eastAsia="Times" w:cs="Times"/>
        </w:rPr>
        <w:t>others</w:t>
      </w:r>
      <w:r w:rsidR="0061102F">
        <w:rPr>
          <w:rFonts w:eastAsia="Times" w:cs="Times"/>
        </w:rPr>
        <w:t xml:space="preserve"> </w:t>
      </w:r>
      <w:r w:rsidRPr="00EB5731">
        <w:rPr>
          <w:rFonts w:eastAsia="Times" w:cs="Times"/>
        </w:rPr>
        <w:t xml:space="preserve">before </w:t>
      </w:r>
      <w:r w:rsidR="003F14D4">
        <w:rPr>
          <w:rFonts w:eastAsia="Times" w:cs="Times"/>
        </w:rPr>
        <w:t>transacting with them</w:t>
      </w:r>
      <w:r w:rsidRPr="00EB5731">
        <w:rPr>
          <w:rFonts w:eastAsia="Times" w:cs="Times"/>
        </w:rPr>
        <w:t xml:space="preserve">. </w:t>
      </w:r>
    </w:p>
    <w:p w14:paraId="2C16BD09" w14:textId="0F8DF8FC" w:rsidR="00A95702" w:rsidRPr="00FD2D90" w:rsidRDefault="008225B9" w:rsidP="00067F8F">
      <w:pPr>
        <w:pStyle w:val="heading10"/>
        <w:rPr>
          <w:rFonts w:eastAsia="Times" w:cs="Times"/>
          <w:b w:val="0"/>
        </w:rPr>
      </w:pPr>
      <w:r w:rsidRPr="00EB5731">
        <w:rPr>
          <w:rFonts w:eastAsia="Times" w:cs="Times"/>
        </w:rPr>
        <w:lastRenderedPageBreak/>
        <w:t>1</w:t>
      </w:r>
      <w:r w:rsidR="235816D5" w:rsidRPr="00EB5731">
        <w:rPr>
          <w:rFonts w:eastAsia="Times" w:cs="Times"/>
        </w:rPr>
        <w:t>0</w:t>
      </w:r>
      <w:r w:rsidRPr="00EB5731">
        <w:rPr>
          <w:rFonts w:eastAsia="Times" w:cs="Times"/>
        </w:rPr>
        <w:t xml:space="preserve">   Future Work</w:t>
      </w:r>
    </w:p>
    <w:p w14:paraId="1FE771C1" w14:textId="3BC1B668" w:rsidR="7257BD9C" w:rsidRPr="00FD2D90" w:rsidRDefault="7257BD9C" w:rsidP="00FD2D90">
      <w:pPr>
        <w:spacing w:line="259" w:lineRule="auto"/>
        <w:rPr>
          <w:rFonts w:ascii="Times" w:eastAsia="Times" w:hAnsi="Times" w:cs="Times"/>
          <w:b/>
        </w:rPr>
      </w:pPr>
    </w:p>
    <w:p w14:paraId="2E3E0F1C" w14:textId="141927B8" w:rsidR="210AC9B4" w:rsidRPr="0073277C" w:rsidRDefault="210AC9B4" w:rsidP="0073277C">
      <w:pPr>
        <w:spacing w:line="259" w:lineRule="auto"/>
        <w:jc w:val="both"/>
        <w:rPr>
          <w:rFonts w:ascii="Times" w:eastAsia="Times" w:hAnsi="Times" w:cs="Times"/>
          <w:sz w:val="20"/>
          <w:szCs w:val="20"/>
          <w:lang w:eastAsia="de-DE"/>
        </w:rPr>
      </w:pPr>
      <w:r w:rsidRPr="0073277C">
        <w:rPr>
          <w:rFonts w:ascii="Times" w:eastAsia="Times" w:hAnsi="Times" w:cs="Times"/>
          <w:sz w:val="20"/>
          <w:szCs w:val="20"/>
          <w:lang w:eastAsia="de-DE"/>
        </w:rPr>
        <w:t xml:space="preserve">In our present solution, we develop a risk scoring mechanism </w:t>
      </w:r>
      <w:del w:id="638" w:author="Daniel Engels" w:date="2018-08-01T15:23:00Z">
        <w:r w:rsidRPr="0073277C" w:rsidDel="00F47706">
          <w:rPr>
            <w:rFonts w:ascii="Times" w:eastAsia="Times" w:hAnsi="Times" w:cs="Times"/>
            <w:sz w:val="20"/>
            <w:szCs w:val="20"/>
            <w:lang w:eastAsia="de-DE"/>
          </w:rPr>
          <w:delText xml:space="preserve">which </w:delText>
        </w:r>
      </w:del>
      <w:ins w:id="639" w:author="Daniel Engels" w:date="2018-08-01T15:23:00Z">
        <w:r w:rsidR="00F47706">
          <w:rPr>
            <w:rFonts w:ascii="Times" w:eastAsia="Times" w:hAnsi="Times" w:cs="Times"/>
            <w:sz w:val="20"/>
            <w:szCs w:val="20"/>
            <w:lang w:eastAsia="de-DE"/>
          </w:rPr>
          <w:t>that</w:t>
        </w:r>
        <w:r w:rsidR="00F47706" w:rsidRPr="0073277C">
          <w:rPr>
            <w:rFonts w:ascii="Times" w:eastAsia="Times" w:hAnsi="Times" w:cs="Times"/>
            <w:sz w:val="20"/>
            <w:szCs w:val="20"/>
            <w:lang w:eastAsia="de-DE"/>
          </w:rPr>
          <w:t xml:space="preserve"> </w:t>
        </w:r>
      </w:ins>
      <w:r w:rsidRPr="0073277C">
        <w:rPr>
          <w:rFonts w:ascii="Times" w:eastAsia="Times" w:hAnsi="Times" w:cs="Times"/>
          <w:sz w:val="20"/>
          <w:szCs w:val="20"/>
          <w:lang w:eastAsia="de-DE"/>
        </w:rPr>
        <w:t>is predominantly built on</w:t>
      </w:r>
      <w:ins w:id="640" w:author="Daniel Engels" w:date="2018-08-01T15:23:00Z">
        <w:r w:rsidR="00F47706">
          <w:rPr>
            <w:rFonts w:ascii="Times" w:eastAsia="Times" w:hAnsi="Times" w:cs="Times"/>
            <w:sz w:val="20"/>
            <w:szCs w:val="20"/>
            <w:lang w:eastAsia="de-DE"/>
          </w:rPr>
          <w:t xml:space="preserve"> the</w:t>
        </w:r>
      </w:ins>
      <w:r w:rsidRPr="0073277C">
        <w:rPr>
          <w:rFonts w:ascii="Times" w:eastAsia="Times" w:hAnsi="Times" w:cs="Times"/>
          <w:sz w:val="20"/>
          <w:szCs w:val="20"/>
          <w:lang w:eastAsia="de-DE"/>
        </w:rPr>
        <w:t xml:space="preserve"> characteristics of transactions. </w:t>
      </w:r>
      <w:del w:id="641" w:author="Daniel Engels" w:date="2018-08-01T15:23:00Z">
        <w:r w:rsidRPr="0073277C" w:rsidDel="00F47706">
          <w:rPr>
            <w:rFonts w:ascii="Times" w:eastAsia="Times" w:hAnsi="Times" w:cs="Times"/>
            <w:sz w:val="20"/>
            <w:szCs w:val="20"/>
            <w:lang w:eastAsia="de-DE"/>
          </w:rPr>
          <w:delText xml:space="preserve">We </w:delText>
        </w:r>
        <w:r w:rsidR="00222160" w:rsidDel="00F47706">
          <w:rPr>
            <w:rFonts w:ascii="Times" w:eastAsia="Times" w:hAnsi="Times" w:cs="Times"/>
            <w:sz w:val="20"/>
            <w:szCs w:val="20"/>
            <w:lang w:eastAsia="de-DE"/>
          </w:rPr>
          <w:delText xml:space="preserve">may </w:delText>
        </w:r>
        <w:r w:rsidRPr="0073277C" w:rsidDel="00F47706">
          <w:rPr>
            <w:rFonts w:ascii="Times" w:eastAsia="Times" w:hAnsi="Times" w:cs="Times"/>
            <w:sz w:val="20"/>
            <w:szCs w:val="20"/>
            <w:lang w:eastAsia="de-DE"/>
          </w:rPr>
          <w:delText>extend this</w:delText>
        </w:r>
      </w:del>
      <w:ins w:id="642" w:author="Daniel Engels" w:date="2018-08-01T15:23:00Z">
        <w:r w:rsidR="00F47706">
          <w:rPr>
            <w:rFonts w:ascii="Times" w:eastAsia="Times" w:hAnsi="Times" w:cs="Times"/>
            <w:sz w:val="20"/>
            <w:szCs w:val="20"/>
            <w:lang w:eastAsia="de-DE"/>
          </w:rPr>
          <w:t>This</w:t>
        </w:r>
      </w:ins>
      <w:r w:rsidRPr="0073277C">
        <w:rPr>
          <w:rFonts w:ascii="Times" w:eastAsia="Times" w:hAnsi="Times" w:cs="Times"/>
          <w:sz w:val="20"/>
          <w:szCs w:val="20"/>
          <w:lang w:eastAsia="de-DE"/>
        </w:rPr>
        <w:t xml:space="preserve"> work</w:t>
      </w:r>
      <w:ins w:id="643" w:author="Daniel Engels" w:date="2018-08-01T15:23:00Z">
        <w:r w:rsidR="00F47706">
          <w:rPr>
            <w:rFonts w:ascii="Times" w:eastAsia="Times" w:hAnsi="Times" w:cs="Times"/>
            <w:sz w:val="20"/>
            <w:szCs w:val="20"/>
            <w:lang w:eastAsia="de-DE"/>
          </w:rPr>
          <w:t xml:space="preserve"> may be extended</w:t>
        </w:r>
      </w:ins>
      <w:r w:rsidRPr="0073277C">
        <w:rPr>
          <w:rFonts w:ascii="Times" w:eastAsia="Times" w:hAnsi="Times" w:cs="Times"/>
          <w:sz w:val="20"/>
          <w:szCs w:val="20"/>
          <w:lang w:eastAsia="de-DE"/>
        </w:rPr>
        <w:t xml:space="preserve"> to study the impact of additional factors such as whether a transaction is pooled or </w:t>
      </w:r>
      <w:r w:rsidR="00DA1370">
        <w:rPr>
          <w:rFonts w:ascii="Times" w:eastAsia="Times" w:hAnsi="Times" w:cs="Times"/>
          <w:sz w:val="20"/>
          <w:szCs w:val="20"/>
          <w:lang w:eastAsia="de-DE"/>
        </w:rPr>
        <w:t xml:space="preserve">an </w:t>
      </w:r>
      <w:r w:rsidRPr="0073277C">
        <w:rPr>
          <w:rFonts w:ascii="Times" w:eastAsia="Times" w:hAnsi="Times" w:cs="Times"/>
          <w:sz w:val="20"/>
          <w:szCs w:val="20"/>
          <w:lang w:eastAsia="de-DE"/>
        </w:rPr>
        <w:t xml:space="preserve">exchange </w:t>
      </w:r>
      <w:r w:rsidR="00DA1370">
        <w:rPr>
          <w:rFonts w:ascii="Times" w:eastAsia="Times" w:hAnsi="Times" w:cs="Times"/>
          <w:sz w:val="20"/>
          <w:szCs w:val="20"/>
          <w:lang w:eastAsia="de-DE"/>
        </w:rPr>
        <w:t>in</w:t>
      </w:r>
      <w:r w:rsidRPr="0073277C">
        <w:rPr>
          <w:rFonts w:ascii="Times" w:eastAsia="Times" w:hAnsi="Times" w:cs="Times"/>
          <w:sz w:val="20"/>
          <w:szCs w:val="20"/>
          <w:lang w:eastAsia="de-DE"/>
        </w:rPr>
        <w:t xml:space="preserve"> our classification of transactions into risky </w:t>
      </w:r>
      <w:r w:rsidR="00BE0423">
        <w:rPr>
          <w:rFonts w:ascii="Times" w:eastAsia="Times" w:hAnsi="Times" w:cs="Times"/>
          <w:sz w:val="20"/>
          <w:szCs w:val="20"/>
          <w:lang w:eastAsia="de-DE"/>
        </w:rPr>
        <w:t>or</w:t>
      </w:r>
      <w:r w:rsidRPr="0073277C">
        <w:rPr>
          <w:rFonts w:ascii="Times" w:eastAsia="Times" w:hAnsi="Times" w:cs="Times"/>
          <w:sz w:val="20"/>
          <w:szCs w:val="20"/>
          <w:lang w:eastAsia="de-DE"/>
        </w:rPr>
        <w:t xml:space="preserve"> non-risky categories. A pooled transaction is of a newly minted coin that goes to the same input address. An exchange is </w:t>
      </w:r>
      <w:r w:rsidR="00483C86">
        <w:rPr>
          <w:rFonts w:ascii="Times" w:eastAsia="Times" w:hAnsi="Times" w:cs="Times"/>
          <w:sz w:val="20"/>
          <w:szCs w:val="20"/>
          <w:lang w:eastAsia="de-DE"/>
        </w:rPr>
        <w:t>an address in which</w:t>
      </w:r>
      <w:r w:rsidRPr="0073277C">
        <w:rPr>
          <w:rFonts w:ascii="Times" w:eastAsia="Times" w:hAnsi="Times" w:cs="Times"/>
          <w:sz w:val="20"/>
          <w:szCs w:val="20"/>
          <w:lang w:eastAsia="de-DE"/>
        </w:rPr>
        <w:t xml:space="preserve"> a user </w:t>
      </w:r>
      <w:r w:rsidR="00483C86">
        <w:rPr>
          <w:rFonts w:ascii="Times" w:eastAsia="Times" w:hAnsi="Times" w:cs="Times"/>
          <w:sz w:val="20"/>
          <w:szCs w:val="20"/>
          <w:lang w:eastAsia="de-DE"/>
        </w:rPr>
        <w:t xml:space="preserve">can </w:t>
      </w:r>
      <w:r w:rsidRPr="0073277C">
        <w:rPr>
          <w:rFonts w:ascii="Times" w:eastAsia="Times" w:hAnsi="Times" w:cs="Times"/>
          <w:sz w:val="20"/>
          <w:szCs w:val="20"/>
          <w:lang w:eastAsia="de-DE"/>
        </w:rPr>
        <w:t xml:space="preserve">exchange some amount of </w:t>
      </w:r>
      <w:r w:rsidR="00387882">
        <w:rPr>
          <w:rFonts w:ascii="Times" w:eastAsia="Times" w:hAnsi="Times" w:cs="Times"/>
          <w:sz w:val="20"/>
          <w:szCs w:val="20"/>
          <w:lang w:eastAsia="de-DE"/>
        </w:rPr>
        <w:t>Bitcoin</w:t>
      </w:r>
      <w:r w:rsidRPr="0073277C">
        <w:rPr>
          <w:rFonts w:ascii="Times" w:eastAsia="Times" w:hAnsi="Times" w:cs="Times"/>
          <w:sz w:val="20"/>
          <w:szCs w:val="20"/>
          <w:lang w:eastAsia="de-DE"/>
        </w:rPr>
        <w:t xml:space="preserve"> to either another type of </w:t>
      </w:r>
      <w:r w:rsidR="00387882">
        <w:rPr>
          <w:rFonts w:ascii="Times" w:eastAsia="Times" w:hAnsi="Times" w:cs="Times"/>
          <w:sz w:val="20"/>
          <w:szCs w:val="20"/>
          <w:lang w:eastAsia="de-DE"/>
        </w:rPr>
        <w:t>cryptocurrency</w:t>
      </w:r>
      <w:r w:rsidRPr="0073277C">
        <w:rPr>
          <w:rFonts w:ascii="Times" w:eastAsia="Times" w:hAnsi="Times" w:cs="Times"/>
          <w:sz w:val="20"/>
          <w:szCs w:val="20"/>
          <w:lang w:eastAsia="de-DE"/>
        </w:rPr>
        <w:t xml:space="preserve"> or to </w:t>
      </w:r>
      <w:r w:rsidR="00387882">
        <w:rPr>
          <w:rFonts w:ascii="Times" w:eastAsia="Times" w:hAnsi="Times" w:cs="Times"/>
          <w:sz w:val="20"/>
          <w:szCs w:val="20"/>
          <w:lang w:eastAsia="de-DE"/>
        </w:rPr>
        <w:t>fiat currency</w:t>
      </w:r>
      <w:r w:rsidRPr="0073277C">
        <w:rPr>
          <w:rFonts w:ascii="Times" w:eastAsia="Times" w:hAnsi="Times" w:cs="Times"/>
          <w:sz w:val="20"/>
          <w:szCs w:val="20"/>
          <w:lang w:eastAsia="de-DE"/>
        </w:rPr>
        <w:t xml:space="preserve">. These types of transactions can be identified by the output location. Typically, an exchange transaction will have an output to some third-party website. </w:t>
      </w:r>
      <w:r w:rsidR="00BF23D6">
        <w:rPr>
          <w:rFonts w:ascii="Times" w:eastAsia="Times" w:hAnsi="Times" w:cs="Times"/>
          <w:sz w:val="20"/>
          <w:szCs w:val="20"/>
          <w:lang w:eastAsia="de-DE"/>
        </w:rPr>
        <w:t xml:space="preserve">The website </w:t>
      </w:r>
      <w:r w:rsidR="00B83F51">
        <w:rPr>
          <w:rFonts w:ascii="Times" w:eastAsia="Times" w:hAnsi="Times" w:cs="Times"/>
          <w:sz w:val="20"/>
          <w:szCs w:val="20"/>
          <w:lang w:eastAsia="de-DE"/>
        </w:rPr>
        <w:t>m</w:t>
      </w:r>
      <w:r w:rsidRPr="0073277C">
        <w:rPr>
          <w:rFonts w:ascii="Times" w:eastAsia="Times" w:hAnsi="Times" w:cs="Times"/>
          <w:sz w:val="20"/>
          <w:szCs w:val="20"/>
          <w:lang w:eastAsia="de-DE"/>
        </w:rPr>
        <w:t xml:space="preserve">atbea.net </w:t>
      </w:r>
      <w:r w:rsidR="00B83F51">
        <w:rPr>
          <w:rFonts w:ascii="Times" w:eastAsia="Times" w:hAnsi="Times" w:cs="Times"/>
          <w:sz w:val="20"/>
          <w:szCs w:val="20"/>
          <w:lang w:eastAsia="de-DE"/>
        </w:rPr>
        <w:t xml:space="preserve">is a popular source </w:t>
      </w:r>
      <w:r w:rsidR="00D759A4">
        <w:rPr>
          <w:rFonts w:ascii="Times" w:eastAsia="Times" w:hAnsi="Times" w:cs="Times"/>
          <w:sz w:val="20"/>
          <w:szCs w:val="20"/>
          <w:lang w:eastAsia="de-DE"/>
        </w:rPr>
        <w:t>from which to</w:t>
      </w:r>
      <w:r w:rsidRPr="0073277C">
        <w:rPr>
          <w:rFonts w:ascii="Times" w:eastAsia="Times" w:hAnsi="Times" w:cs="Times"/>
          <w:sz w:val="20"/>
          <w:szCs w:val="20"/>
          <w:lang w:eastAsia="de-DE"/>
        </w:rPr>
        <w:t xml:space="preserve"> collect </w:t>
      </w:r>
      <w:r w:rsidR="00B83F51">
        <w:rPr>
          <w:rFonts w:ascii="Times" w:eastAsia="Times" w:hAnsi="Times" w:cs="Times"/>
          <w:sz w:val="20"/>
          <w:szCs w:val="20"/>
          <w:lang w:eastAsia="de-DE"/>
        </w:rPr>
        <w:t xml:space="preserve">this </w:t>
      </w:r>
      <w:r w:rsidRPr="0073277C">
        <w:rPr>
          <w:rFonts w:ascii="Times" w:eastAsia="Times" w:hAnsi="Times" w:cs="Times"/>
          <w:sz w:val="20"/>
          <w:szCs w:val="20"/>
          <w:lang w:eastAsia="de-DE"/>
        </w:rPr>
        <w:t>information.</w:t>
      </w:r>
    </w:p>
    <w:p w14:paraId="085AF0B1" w14:textId="729CF181" w:rsidR="000C45E0" w:rsidRPr="000C45E0" w:rsidRDefault="210AC9B4" w:rsidP="001B723F">
      <w:pPr>
        <w:pStyle w:val="p1a"/>
        <w:keepNext/>
        <w:keepLines/>
        <w:suppressAutoHyphens/>
        <w:ind w:firstLine="274"/>
        <w:pPrChange w:id="644" w:author="Daniel Engels" w:date="2018-08-01T15:25:00Z">
          <w:pPr>
            <w:pStyle w:val="p1a"/>
            <w:spacing w:line="259" w:lineRule="auto"/>
            <w:ind w:firstLine="270"/>
          </w:pPr>
        </w:pPrChange>
      </w:pPr>
      <w:r w:rsidRPr="002D6C8F">
        <w:t>Educating participants in cryptocurrency transaction</w:t>
      </w:r>
      <w:r w:rsidR="007D41C8">
        <w:t>s</w:t>
      </w:r>
      <w:r w:rsidRPr="002D6C8F">
        <w:t xml:space="preserve"> on the advantages of this risk scoring approach is key for blockchain technology to become more </w:t>
      </w:r>
      <w:r w:rsidR="00CC6F6E">
        <w:t>trustworthy</w:t>
      </w:r>
      <w:r w:rsidRPr="002D6C8F">
        <w:t xml:space="preserve"> in the future. While adoption will undoubtedly be slow, pilot t</w:t>
      </w:r>
      <w:r w:rsidRPr="00500C05">
        <w:t xml:space="preserve">esting of our method on real-world cryptocurrency transactions will allow entities to check how a risk score empowers users with a self-guided trust in </w:t>
      </w:r>
      <w:r w:rsidR="008B7870">
        <w:t xml:space="preserve">the </w:t>
      </w:r>
      <w:r w:rsidRPr="00500C05">
        <w:t>crypto world. An advanced analysis to quantify the impact of this proposed risk scoring mechanism in cry</w:t>
      </w:r>
      <w:r w:rsidRPr="00C40BA2">
        <w:t>ptocurrency market</w:t>
      </w:r>
      <w:r w:rsidR="00515BCA">
        <w:t>places</w:t>
      </w:r>
      <w:r w:rsidRPr="00C40BA2">
        <w:t xml:space="preserve"> would then reveal further possible improvements with a viable go-to-market solution for the industry.</w:t>
      </w:r>
      <w:r w:rsidR="000C45E0">
        <w:br w:type="page"/>
      </w:r>
    </w:p>
    <w:p w14:paraId="5BCEEE8F" w14:textId="5E65F453" w:rsidR="00153837" w:rsidRPr="002205EB" w:rsidRDefault="19983E80" w:rsidP="001B723F">
      <w:pPr>
        <w:pStyle w:val="heading10"/>
        <w:outlineLvl w:val="0"/>
      </w:pPr>
      <w:r w:rsidRPr="002205EB">
        <w:lastRenderedPageBreak/>
        <w:t>Refere</w:t>
      </w:r>
      <w:bookmarkStart w:id="645" w:name="_GoBack"/>
      <w:bookmarkEnd w:id="645"/>
      <w:r w:rsidRPr="002205EB">
        <w:t>nce</w:t>
      </w:r>
      <w:r w:rsidR="00AC1CC4" w:rsidRPr="002205EB">
        <w:t>s</w:t>
      </w:r>
    </w:p>
    <w:p w14:paraId="66BD9B37" w14:textId="67E93637" w:rsidR="00CE1335" w:rsidRPr="00441FA1" w:rsidRDefault="00C231E4">
      <w:pPr>
        <w:pStyle w:val="p1a"/>
        <w:numPr>
          <w:ilvl w:val="0"/>
          <w:numId w:val="16"/>
        </w:numPr>
        <w:ind w:left="230" w:hanging="230"/>
        <w:rPr>
          <w:sz w:val="18"/>
          <w:szCs w:val="18"/>
        </w:rPr>
      </w:pPr>
      <w:r w:rsidRPr="00322297">
        <w:rPr>
          <w:sz w:val="18"/>
          <w:szCs w:val="18"/>
        </w:rPr>
        <w:t xml:space="preserve">Louis D. Brandeis, 1914, Other People’s Money and How the Bankers Use It. Frederick A. Stokes Company: New York. Originally published in Harper’s Weekly. Page 92. [Online]. Available: </w:t>
      </w:r>
      <w:hyperlink r:id="rId29" w:history="1">
        <w:r w:rsidR="00CE1335" w:rsidRPr="00441FA1">
          <w:rPr>
            <w:sz w:val="18"/>
            <w:szCs w:val="18"/>
          </w:rPr>
          <w:t>http://www.law.louisville.edu/library/collections/brandeis/node/196</w:t>
        </w:r>
      </w:hyperlink>
      <w:r w:rsidRPr="00322297">
        <w:rPr>
          <w:sz w:val="18"/>
          <w:szCs w:val="18"/>
        </w:rPr>
        <w:t>.</w:t>
      </w:r>
    </w:p>
    <w:p w14:paraId="29A3E3DB" w14:textId="0C424F5A" w:rsidR="00CE1335" w:rsidRPr="00322297" w:rsidRDefault="00760441" w:rsidP="00CE1335">
      <w:pPr>
        <w:pStyle w:val="p1a"/>
        <w:numPr>
          <w:ilvl w:val="0"/>
          <w:numId w:val="16"/>
        </w:numPr>
        <w:ind w:left="230" w:hanging="230"/>
        <w:rPr>
          <w:sz w:val="18"/>
          <w:szCs w:val="18"/>
        </w:rPr>
      </w:pPr>
      <w:r w:rsidRPr="00441FA1">
        <w:rPr>
          <w:sz w:val="18"/>
          <w:szCs w:val="18"/>
        </w:rPr>
        <w:t xml:space="preserve">Satoshi Nakamoto, “Bitcoin: A Peer-to-Peer Electronic Cash System”. Published in 2008 on Bitcoin.org [Online]. Available: </w:t>
      </w:r>
      <w:hyperlink r:id="rId30" w:history="1">
        <w:r w:rsidRPr="00441FA1">
          <w:rPr>
            <w:sz w:val="18"/>
            <w:szCs w:val="18"/>
          </w:rPr>
          <w:t>https://bitcoin.org/bitcoin.pdf</w:t>
        </w:r>
      </w:hyperlink>
    </w:p>
    <w:p w14:paraId="2F5E9A31" w14:textId="7C0B32F6" w:rsidR="005C5E20" w:rsidRPr="00322297" w:rsidRDefault="005C5E20">
      <w:pPr>
        <w:pStyle w:val="p1a"/>
        <w:numPr>
          <w:ilvl w:val="0"/>
          <w:numId w:val="16"/>
        </w:numPr>
        <w:ind w:left="230" w:hanging="230"/>
        <w:rPr>
          <w:sz w:val="18"/>
          <w:szCs w:val="18"/>
        </w:rPr>
      </w:pPr>
      <w:r w:rsidRPr="00441FA1">
        <w:rPr>
          <w:sz w:val="18"/>
          <w:szCs w:val="18"/>
        </w:rPr>
        <w:t xml:space="preserve">Statista, "Number of Blockchain Wallets 2018" [Online]. Available: </w:t>
      </w:r>
      <w:hyperlink r:id="rId31" w:history="1">
        <w:r w:rsidRPr="00441FA1">
          <w:rPr>
            <w:sz w:val="18"/>
            <w:szCs w:val="18"/>
          </w:rPr>
          <w:t>https://www.statista.com/statistics/647374/worldwide-blockchain-wallet-users/</w:t>
        </w:r>
      </w:hyperlink>
    </w:p>
    <w:p w14:paraId="1F64D805" w14:textId="2646D911" w:rsidR="005C5E20" w:rsidRPr="00322297" w:rsidRDefault="005C5E20">
      <w:pPr>
        <w:pStyle w:val="p1a"/>
        <w:numPr>
          <w:ilvl w:val="0"/>
          <w:numId w:val="16"/>
        </w:numPr>
        <w:ind w:left="230" w:hanging="230"/>
        <w:rPr>
          <w:sz w:val="18"/>
          <w:szCs w:val="18"/>
        </w:rPr>
      </w:pPr>
      <w:r w:rsidRPr="00441FA1">
        <w:rPr>
          <w:sz w:val="18"/>
          <w:szCs w:val="18"/>
        </w:rPr>
        <w:t xml:space="preserve">Coin Market Cap, "Cryptocurrency Market Capitalizations," [Online]. Available: https://coinmarketcap.com/A. Marshall “Combined Crypto Market Capitalization Races Past $800 </w:t>
      </w:r>
      <w:proofErr w:type="spellStart"/>
      <w:r w:rsidRPr="00441FA1">
        <w:rPr>
          <w:sz w:val="18"/>
          <w:szCs w:val="18"/>
        </w:rPr>
        <w:t>Bln”Jan</w:t>
      </w:r>
      <w:proofErr w:type="spellEnd"/>
      <w:r w:rsidRPr="00441FA1">
        <w:rPr>
          <w:sz w:val="18"/>
          <w:szCs w:val="18"/>
        </w:rPr>
        <w:t xml:space="preserve"> 07, 2018. [Online]. Available: </w:t>
      </w:r>
      <w:hyperlink r:id="rId32" w:history="1">
        <w:r w:rsidRPr="00441FA1">
          <w:rPr>
            <w:sz w:val="18"/>
            <w:szCs w:val="18"/>
          </w:rPr>
          <w:t>https://cointelegraph.com/news/combined-crypto-market-capitalization-rac</w:t>
        </w:r>
        <w:r w:rsidRPr="00441FA1">
          <w:rPr>
            <w:sz w:val="18"/>
            <w:szCs w:val="18"/>
          </w:rPr>
          <w:t>e</w:t>
        </w:r>
        <w:r w:rsidRPr="00441FA1">
          <w:rPr>
            <w:sz w:val="18"/>
            <w:szCs w:val="18"/>
          </w:rPr>
          <w:t>s-past-800-bln</w:t>
        </w:r>
      </w:hyperlink>
    </w:p>
    <w:p w14:paraId="213BD02B" w14:textId="175A6B11" w:rsidR="002B1E48" w:rsidRPr="00322297" w:rsidRDefault="002B1E48">
      <w:pPr>
        <w:pStyle w:val="p1a"/>
        <w:numPr>
          <w:ilvl w:val="0"/>
          <w:numId w:val="16"/>
        </w:numPr>
        <w:ind w:left="230" w:hanging="230"/>
        <w:rPr>
          <w:sz w:val="18"/>
          <w:szCs w:val="18"/>
        </w:rPr>
      </w:pPr>
      <w:r w:rsidRPr="00441FA1">
        <w:rPr>
          <w:sz w:val="18"/>
          <w:szCs w:val="18"/>
        </w:rPr>
        <w:t xml:space="preserve">Dr. G. Hileman, M. </w:t>
      </w:r>
      <w:proofErr w:type="spellStart"/>
      <w:r w:rsidRPr="00441FA1">
        <w:rPr>
          <w:sz w:val="18"/>
          <w:szCs w:val="18"/>
        </w:rPr>
        <w:t>Rauchs</w:t>
      </w:r>
      <w:proofErr w:type="spellEnd"/>
      <w:r w:rsidRPr="00441FA1">
        <w:rPr>
          <w:sz w:val="18"/>
          <w:szCs w:val="18"/>
        </w:rPr>
        <w:t xml:space="preserve"> University of Cambridge – Judge Business School “Global Cryptocurrency Benchmarking Study”. [Online]. Available: </w:t>
      </w:r>
      <w:hyperlink r:id="rId33" w:history="1">
        <w:r w:rsidRPr="00441FA1">
          <w:rPr>
            <w:sz w:val="18"/>
            <w:szCs w:val="18"/>
          </w:rPr>
          <w:t>https://www.jbs.cam.ac.uk/fileadmin/user_upload/research/centres/alternative-finance/downloads/2017-global-cryptocurrency-benchmarking-study.pdf</w:t>
        </w:r>
      </w:hyperlink>
    </w:p>
    <w:p w14:paraId="06407CD1" w14:textId="11BCE280" w:rsidR="00415925" w:rsidRPr="00322297" w:rsidRDefault="00DB154A">
      <w:pPr>
        <w:pStyle w:val="p1a"/>
        <w:numPr>
          <w:ilvl w:val="0"/>
          <w:numId w:val="16"/>
        </w:numPr>
        <w:ind w:left="230" w:hanging="230"/>
        <w:rPr>
          <w:sz w:val="18"/>
          <w:szCs w:val="18"/>
        </w:rPr>
      </w:pPr>
      <w:proofErr w:type="spellStart"/>
      <w:r w:rsidRPr="00441FA1">
        <w:rPr>
          <w:sz w:val="18"/>
          <w:szCs w:val="18"/>
        </w:rPr>
        <w:t>D</w:t>
      </w:r>
      <w:r w:rsidR="0097112B" w:rsidRPr="00441FA1">
        <w:rPr>
          <w:sz w:val="18"/>
          <w:szCs w:val="18"/>
        </w:rPr>
        <w:t>ata.bitcoinity</w:t>
      </w:r>
      <w:proofErr w:type="spellEnd"/>
      <w:r w:rsidR="0097112B" w:rsidRPr="00441FA1">
        <w:rPr>
          <w:sz w:val="18"/>
          <w:szCs w:val="18"/>
        </w:rPr>
        <w:t xml:space="preserve">, "Bitcoin trading volume," [Online]. </w:t>
      </w:r>
      <w:r w:rsidR="00415925" w:rsidRPr="00441FA1">
        <w:rPr>
          <w:sz w:val="18"/>
          <w:szCs w:val="18"/>
        </w:rPr>
        <w:t xml:space="preserve">Available: </w:t>
      </w:r>
      <w:hyperlink r:id="rId34" w:history="1">
        <w:r w:rsidR="00415925" w:rsidRPr="00441FA1">
          <w:rPr>
            <w:sz w:val="18"/>
            <w:szCs w:val="18"/>
          </w:rPr>
          <w:t>https://data.bitcoinity.org/markets/volume/30d?c=e&amp;t=b</w:t>
        </w:r>
      </w:hyperlink>
    </w:p>
    <w:p w14:paraId="291AE640" w14:textId="5CC46A7F" w:rsidR="00415925" w:rsidRPr="00322297" w:rsidRDefault="00415925">
      <w:pPr>
        <w:pStyle w:val="p1a"/>
        <w:numPr>
          <w:ilvl w:val="0"/>
          <w:numId w:val="16"/>
        </w:numPr>
        <w:ind w:left="230" w:hanging="230"/>
        <w:rPr>
          <w:sz w:val="18"/>
          <w:szCs w:val="18"/>
        </w:rPr>
      </w:pPr>
      <w:proofErr w:type="spellStart"/>
      <w:r w:rsidRPr="00441FA1">
        <w:rPr>
          <w:sz w:val="18"/>
          <w:szCs w:val="18"/>
        </w:rPr>
        <w:t>Trustis</w:t>
      </w:r>
      <w:proofErr w:type="spellEnd"/>
      <w:r w:rsidRPr="00441FA1">
        <w:rPr>
          <w:sz w:val="18"/>
          <w:szCs w:val="18"/>
        </w:rPr>
        <w:t xml:space="preserve">, "Private Key Protection", 2010, [Online]. Available: </w:t>
      </w:r>
      <w:hyperlink r:id="rId35" w:anchor="Contents" w:history="1">
        <w:r w:rsidRPr="00441FA1">
          <w:rPr>
            <w:sz w:val="18"/>
            <w:szCs w:val="18"/>
          </w:rPr>
          <w:t>http://www.trustis.com/pki/bat/guide/private-key-protection.htm#Contents</w:t>
        </w:r>
      </w:hyperlink>
    </w:p>
    <w:p w14:paraId="46075D8C" w14:textId="134ED555" w:rsidR="00415925" w:rsidRPr="00322297" w:rsidRDefault="00415925">
      <w:pPr>
        <w:pStyle w:val="p1a"/>
        <w:numPr>
          <w:ilvl w:val="0"/>
          <w:numId w:val="16"/>
        </w:numPr>
        <w:ind w:left="230" w:hanging="230"/>
        <w:rPr>
          <w:sz w:val="18"/>
          <w:szCs w:val="18"/>
        </w:rPr>
      </w:pPr>
      <w:r w:rsidRPr="00441FA1">
        <w:rPr>
          <w:sz w:val="18"/>
          <w:szCs w:val="18"/>
        </w:rPr>
        <w:t xml:space="preserve">bitcoin, "Securing your Wallet", [Online]. Available: </w:t>
      </w:r>
      <w:hyperlink r:id="rId36" w:anchor="update" w:history="1">
        <w:r w:rsidRPr="00441FA1">
          <w:rPr>
            <w:sz w:val="18"/>
            <w:szCs w:val="18"/>
          </w:rPr>
          <w:t>https://bitcoin.org/en/secure-your-wallet#update</w:t>
        </w:r>
      </w:hyperlink>
    </w:p>
    <w:p w14:paraId="6EE87AE7" w14:textId="77777777" w:rsidR="00B90F24" w:rsidRPr="00441FA1" w:rsidRDefault="00B90F24">
      <w:pPr>
        <w:pStyle w:val="p1a"/>
        <w:numPr>
          <w:ilvl w:val="0"/>
          <w:numId w:val="16"/>
        </w:numPr>
        <w:ind w:left="230" w:hanging="230"/>
        <w:rPr>
          <w:sz w:val="18"/>
          <w:szCs w:val="18"/>
        </w:rPr>
      </w:pPr>
      <w:r w:rsidRPr="00441FA1">
        <w:rPr>
          <w:sz w:val="18"/>
          <w:szCs w:val="18"/>
        </w:rPr>
        <w:t xml:space="preserve">A. </w:t>
      </w:r>
      <w:proofErr w:type="spellStart"/>
      <w:r w:rsidRPr="00441FA1">
        <w:rPr>
          <w:sz w:val="18"/>
          <w:szCs w:val="18"/>
        </w:rPr>
        <w:t>Norry</w:t>
      </w:r>
      <w:proofErr w:type="spellEnd"/>
      <w:r w:rsidRPr="00441FA1">
        <w:rPr>
          <w:sz w:val="18"/>
          <w:szCs w:val="18"/>
        </w:rPr>
        <w:t xml:space="preserve">, "The History of the Mt Gox Hack: Bitcoin's Biggest Heist", [Online]. Available: https://blockonomi.com/mt-gox-hack/ </w:t>
      </w:r>
    </w:p>
    <w:p w14:paraId="33AADFBB" w14:textId="5BF32E80" w:rsidR="00153837" w:rsidRPr="00441FA1" w:rsidRDefault="00B52AAF" w:rsidP="00731E6B">
      <w:pPr>
        <w:pStyle w:val="p1a"/>
        <w:numPr>
          <w:ilvl w:val="0"/>
          <w:numId w:val="16"/>
        </w:numPr>
        <w:ind w:left="230" w:hanging="230"/>
        <w:rPr>
          <w:sz w:val="18"/>
          <w:szCs w:val="18"/>
        </w:rPr>
      </w:pPr>
      <w:r w:rsidRPr="00441FA1">
        <w:rPr>
          <w:sz w:val="18"/>
          <w:szCs w:val="18"/>
        </w:rPr>
        <w:t xml:space="preserve"> </w:t>
      </w:r>
      <w:proofErr w:type="spellStart"/>
      <w:r w:rsidR="00B90F24" w:rsidRPr="00441FA1">
        <w:rPr>
          <w:sz w:val="18"/>
          <w:szCs w:val="18"/>
        </w:rPr>
        <w:t>Coindesk</w:t>
      </w:r>
      <w:proofErr w:type="spellEnd"/>
      <w:r w:rsidR="00B90F24" w:rsidRPr="00441FA1">
        <w:rPr>
          <w:sz w:val="18"/>
          <w:szCs w:val="18"/>
        </w:rPr>
        <w:t>, "</w:t>
      </w:r>
      <w:proofErr w:type="spellStart"/>
      <w:r w:rsidR="00B90F24" w:rsidRPr="00441FA1">
        <w:rPr>
          <w:sz w:val="18"/>
          <w:szCs w:val="18"/>
        </w:rPr>
        <w:t>Coincheck</w:t>
      </w:r>
      <w:proofErr w:type="spellEnd"/>
      <w:r w:rsidR="00B90F24" w:rsidRPr="00441FA1">
        <w:rPr>
          <w:sz w:val="18"/>
          <w:szCs w:val="18"/>
        </w:rPr>
        <w:t xml:space="preserve"> Confirms Crypto Hack Loss Larger Than </w:t>
      </w:r>
      <w:proofErr w:type="spellStart"/>
      <w:r w:rsidR="00B90F24" w:rsidRPr="00441FA1">
        <w:rPr>
          <w:sz w:val="18"/>
          <w:szCs w:val="18"/>
        </w:rPr>
        <w:t>Mt.Gox</w:t>
      </w:r>
      <w:proofErr w:type="spellEnd"/>
      <w:r w:rsidR="00B90F24" w:rsidRPr="00441FA1">
        <w:rPr>
          <w:sz w:val="18"/>
          <w:szCs w:val="18"/>
        </w:rPr>
        <w:t>," [Online]. Available: https://www.coindesk.com/coincheck-confirms-crypto-hack-loss-larger-than-mt-go</w:t>
      </w:r>
      <w:r w:rsidR="00876B72" w:rsidRPr="00441FA1">
        <w:rPr>
          <w:sz w:val="18"/>
          <w:szCs w:val="18"/>
        </w:rPr>
        <w:t>x/</w:t>
      </w:r>
    </w:p>
    <w:p w14:paraId="1D06ADBF" w14:textId="185A9EA7" w:rsidR="00153837" w:rsidRPr="00441FA1" w:rsidRDefault="00231E30" w:rsidP="00731E6B">
      <w:pPr>
        <w:pStyle w:val="p1a"/>
        <w:numPr>
          <w:ilvl w:val="0"/>
          <w:numId w:val="16"/>
        </w:numPr>
        <w:ind w:left="230" w:hanging="230"/>
        <w:rPr>
          <w:sz w:val="18"/>
          <w:szCs w:val="18"/>
        </w:rPr>
      </w:pPr>
      <w:r w:rsidRPr="00441FA1">
        <w:rPr>
          <w:sz w:val="18"/>
          <w:szCs w:val="18"/>
        </w:rPr>
        <w:t xml:space="preserve"> </w:t>
      </w:r>
      <w:r w:rsidR="00173A83" w:rsidRPr="00441FA1">
        <w:rPr>
          <w:sz w:val="18"/>
          <w:szCs w:val="18"/>
        </w:rPr>
        <w:t>Bitcoin Forum. "List of Major Bitcoin Heists, Thefts, Hacks, Scams, and Losses," [Online]. Available: https://bitcointalk.orgindex.php?topic=83794</w:t>
      </w:r>
      <w:r w:rsidRPr="00441FA1">
        <w:rPr>
          <w:sz w:val="18"/>
          <w:szCs w:val="18"/>
        </w:rPr>
        <w:t xml:space="preserve">  </w:t>
      </w:r>
      <w:r w:rsidR="00F11F27" w:rsidRPr="00441FA1">
        <w:rPr>
          <w:sz w:val="18"/>
          <w:szCs w:val="18"/>
        </w:rPr>
        <w:t xml:space="preserve">M. </w:t>
      </w:r>
      <w:proofErr w:type="spellStart"/>
      <w:r w:rsidR="00F11F27" w:rsidRPr="00441FA1">
        <w:rPr>
          <w:sz w:val="18"/>
          <w:szCs w:val="18"/>
        </w:rPr>
        <w:t>Felegyhazi</w:t>
      </w:r>
      <w:proofErr w:type="spellEnd"/>
      <w:r w:rsidR="00F11F27" w:rsidRPr="00441FA1">
        <w:rPr>
          <w:sz w:val="18"/>
          <w:szCs w:val="18"/>
        </w:rPr>
        <w:t xml:space="preserve">, C. </w:t>
      </w:r>
      <w:proofErr w:type="spellStart"/>
      <w:r w:rsidR="00F11F27" w:rsidRPr="00441FA1">
        <w:rPr>
          <w:sz w:val="18"/>
          <w:szCs w:val="18"/>
        </w:rPr>
        <w:t>Kreibich</w:t>
      </w:r>
      <w:proofErr w:type="spellEnd"/>
      <w:r w:rsidR="00F11F27" w:rsidRPr="00441FA1">
        <w:rPr>
          <w:sz w:val="18"/>
          <w:szCs w:val="18"/>
        </w:rPr>
        <w:t>, V. Paxson, “On the Potential of Proactive Domain Blacklisting”. Published on the International Computer Science Institute. [Online]. Available: https://www.usenix.org/legacy/event/leet10/tech/full_papers/Felegyhazi.pdf</w:t>
      </w:r>
    </w:p>
    <w:p w14:paraId="4E559B36" w14:textId="702B077A" w:rsidR="00ED3350" w:rsidRDefault="00327009" w:rsidP="00731E6B">
      <w:pPr>
        <w:pStyle w:val="p1a"/>
        <w:numPr>
          <w:ilvl w:val="0"/>
          <w:numId w:val="16"/>
        </w:numPr>
        <w:ind w:left="230" w:hanging="230"/>
        <w:rPr>
          <w:sz w:val="18"/>
          <w:szCs w:val="18"/>
        </w:rPr>
      </w:pPr>
      <w:r w:rsidRPr="00441FA1">
        <w:rPr>
          <w:sz w:val="18"/>
          <w:szCs w:val="18"/>
        </w:rPr>
        <w:t xml:space="preserve"> </w:t>
      </w:r>
      <w:r w:rsidR="002C0554" w:rsidRPr="00441FA1">
        <w:rPr>
          <w:sz w:val="18"/>
          <w:szCs w:val="18"/>
        </w:rPr>
        <w:t xml:space="preserve">D. </w:t>
      </w:r>
      <w:proofErr w:type="spellStart"/>
      <w:r w:rsidR="002C0554" w:rsidRPr="00441FA1">
        <w:rPr>
          <w:sz w:val="18"/>
          <w:szCs w:val="18"/>
        </w:rPr>
        <w:t>Lary</w:t>
      </w:r>
      <w:proofErr w:type="spellEnd"/>
      <w:r w:rsidR="002C0554" w:rsidRPr="00441FA1">
        <w:rPr>
          <w:sz w:val="18"/>
          <w:szCs w:val="18"/>
        </w:rPr>
        <w:t>, "Supervised Classification", 2018, [Online].</w:t>
      </w:r>
    </w:p>
    <w:p w14:paraId="066E9F0D" w14:textId="541DAF96" w:rsidR="00ED3350" w:rsidRPr="00441FA1" w:rsidRDefault="005B5C39" w:rsidP="00731E6B">
      <w:pPr>
        <w:pStyle w:val="p1a"/>
        <w:numPr>
          <w:ilvl w:val="0"/>
          <w:numId w:val="16"/>
        </w:numPr>
        <w:ind w:left="230" w:hanging="230"/>
        <w:rPr>
          <w:sz w:val="18"/>
          <w:szCs w:val="18"/>
        </w:rPr>
      </w:pPr>
      <w:r>
        <w:rPr>
          <w:sz w:val="18"/>
          <w:szCs w:val="18"/>
        </w:rPr>
        <w:t xml:space="preserve"> </w:t>
      </w:r>
      <w:r w:rsidR="00B13E35">
        <w:rPr>
          <w:sz w:val="18"/>
          <w:szCs w:val="18"/>
        </w:rPr>
        <w:t>ACM Council</w:t>
      </w:r>
      <w:r w:rsidR="00AB1EC2">
        <w:rPr>
          <w:sz w:val="18"/>
          <w:szCs w:val="18"/>
        </w:rPr>
        <w:t>, “ACM Code of Ethics and Professional Conduct”</w:t>
      </w:r>
      <w:r w:rsidR="009F3555">
        <w:rPr>
          <w:sz w:val="18"/>
          <w:szCs w:val="18"/>
        </w:rPr>
        <w:t>, [Online]. Av</w:t>
      </w:r>
      <w:r w:rsidR="00E035C1">
        <w:rPr>
          <w:sz w:val="18"/>
          <w:szCs w:val="18"/>
        </w:rPr>
        <w:t>ailable: https://</w:t>
      </w:r>
      <w:r w:rsidR="00DC746F">
        <w:rPr>
          <w:sz w:val="18"/>
          <w:szCs w:val="18"/>
        </w:rPr>
        <w:t>www.acm.org</w:t>
      </w:r>
      <w:r w:rsidR="00DC746F" w:rsidRPr="00E035C1">
        <w:rPr>
          <w:sz w:val="18"/>
          <w:szCs w:val="18"/>
        </w:rPr>
        <w:t>/about-acm/acm-code-of-ethics-and-professional-conduct</w:t>
      </w:r>
    </w:p>
    <w:sectPr w:rsidR="00ED3350" w:rsidRPr="00441FA1" w:rsidSect="000751DE">
      <w:headerReference w:type="even" r:id="rId37"/>
      <w:headerReference w:type="default" r:id="rId38"/>
      <w:footerReference w:type="even" r:id="rId39"/>
      <w:footerReference w:type="default" r:id="rId40"/>
      <w:footerReference w:type="first" r:id="rId41"/>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Daniel Engels" w:date="2018-08-01T00:06:00Z" w:initials="DE">
    <w:p w14:paraId="084D48C7" w14:textId="29BFF5E7" w:rsidR="001A66F3" w:rsidRDefault="001A66F3">
      <w:pPr>
        <w:pStyle w:val="CommentText"/>
      </w:pPr>
      <w:r>
        <w:rPr>
          <w:rStyle w:val="CommentReference"/>
        </w:rPr>
        <w:annotationRef/>
      </w:r>
      <w:r>
        <w:t>Your Introduction section should be 2-4 pages long. Read my presentation on how to write your paper for more details.</w:t>
      </w:r>
    </w:p>
  </w:comment>
  <w:comment w:id="41" w:author="Daniel Engels" w:date="2018-08-01T00:07:00Z" w:initials="DE">
    <w:p w14:paraId="59F1E13D" w14:textId="0991CC7C" w:rsidR="001A66F3" w:rsidRDefault="001A66F3">
      <w:pPr>
        <w:pStyle w:val="CommentText"/>
      </w:pPr>
      <w:r>
        <w:rPr>
          <w:rStyle w:val="CommentReference"/>
        </w:rPr>
        <w:annotationRef/>
      </w:r>
      <w:r>
        <w:t>These long sentences are very difficult to follow and understand.  These truly are simple concepts that your verbiage and sentence structure are making complicated.</w:t>
      </w:r>
    </w:p>
  </w:comment>
  <w:comment w:id="44" w:author="Daniel Engels" w:date="2018-08-01T00:08:00Z" w:initials="DE">
    <w:p w14:paraId="395E76BB" w14:textId="5F6D0353" w:rsidR="001A66F3" w:rsidRDefault="001A66F3">
      <w:pPr>
        <w:pStyle w:val="CommentText"/>
      </w:pPr>
      <w:r>
        <w:rPr>
          <w:rStyle w:val="CommentReference"/>
        </w:rPr>
        <w:annotationRef/>
      </w:r>
      <w:r>
        <w:t xml:space="preserve">The Light of </w:t>
      </w:r>
      <w:proofErr w:type="spellStart"/>
      <w:r>
        <w:t>Zartha</w:t>
      </w:r>
      <w:proofErr w:type="spellEnd"/>
      <w:r>
        <w:t xml:space="preserve"> shines on the world? I have no idea what you’re trying to say in this sentence. Short simple sentences are better than long complex sentences.</w:t>
      </w:r>
    </w:p>
  </w:comment>
  <w:comment w:id="45" w:author="Daniel Engels" w:date="2018-08-01T00:10:00Z" w:initials="DE">
    <w:p w14:paraId="4B94FA55" w14:textId="451D20BA" w:rsidR="001A66F3" w:rsidRDefault="001A66F3">
      <w:pPr>
        <w:pStyle w:val="CommentText"/>
      </w:pPr>
      <w:r>
        <w:rPr>
          <w:rStyle w:val="CommentReference"/>
        </w:rPr>
        <w:annotationRef/>
      </w:r>
      <w:r>
        <w:t>To what does “its” refer?</w:t>
      </w:r>
    </w:p>
  </w:comment>
  <w:comment w:id="50" w:author="Daniel Engels" w:date="2018-08-01T08:39:00Z" w:initials="DE">
    <w:p w14:paraId="456A2741" w14:textId="63EE108C" w:rsidR="001A66F3" w:rsidRDefault="001A66F3">
      <w:pPr>
        <w:pStyle w:val="CommentText"/>
      </w:pPr>
      <w:r>
        <w:rPr>
          <w:rStyle w:val="CommentReference"/>
        </w:rPr>
        <w:annotationRef/>
      </w:r>
      <w:r>
        <w:t xml:space="preserve">To this point, you have not really identified the problem or the problem domain. Lots of flowery language and histrionics about lawlessness and anarchy in the cyber currency realm, but no solid problem statement or clear problem that you are addressing. I don’t want to kill your style, but the flowery language is hiding your story. </w:t>
      </w:r>
    </w:p>
  </w:comment>
  <w:comment w:id="103" w:author="Daniel Engels" w:date="2018-08-01T14:22:00Z" w:initials="DE">
    <w:p w14:paraId="678F68C6" w14:textId="44500FA6" w:rsidR="001A66F3" w:rsidRDefault="001A66F3">
      <w:pPr>
        <w:pStyle w:val="CommentText"/>
      </w:pPr>
      <w:r>
        <w:rPr>
          <w:rStyle w:val="CommentReference"/>
        </w:rPr>
        <w:annotationRef/>
      </w:r>
      <w:r>
        <w:t>Would be good to have a figure or two that shows the blockchain for bitcoin graphically including what a transaction looks like and what information is contained within it.</w:t>
      </w:r>
    </w:p>
  </w:comment>
  <w:comment w:id="114" w:author="Daniel Engels" w:date="2018-08-01T11:57:00Z" w:initials="DE">
    <w:p w14:paraId="5FB70F65" w14:textId="74AEA477" w:rsidR="001A66F3" w:rsidRDefault="001A66F3">
      <w:pPr>
        <w:pStyle w:val="CommentText"/>
      </w:pPr>
      <w:r>
        <w:rPr>
          <w:rStyle w:val="CommentReference"/>
        </w:rPr>
        <w:annotationRef/>
      </w:r>
      <w:r>
        <w:t>I really don’t want to know what you didn’t learn in 7349, but clearly, you didn’t learn these fundamentals that are a key part of the course.</w:t>
      </w:r>
    </w:p>
  </w:comment>
  <w:comment w:id="148" w:author="Daniel Engels" w:date="2018-08-01T12:06:00Z" w:initials="DE">
    <w:p w14:paraId="68209164" w14:textId="7FFF1F22" w:rsidR="001A66F3" w:rsidRDefault="001A66F3">
      <w:pPr>
        <w:pStyle w:val="CommentText"/>
      </w:pPr>
      <w:r>
        <w:rPr>
          <w:rStyle w:val="CommentReference"/>
        </w:rPr>
        <w:annotationRef/>
      </w:r>
      <w:r>
        <w:t>This is not quite correct, but is close enough for our purposes.</w:t>
      </w:r>
    </w:p>
  </w:comment>
  <w:comment w:id="194" w:author="Daniel Engels" w:date="2018-08-01T12:18:00Z" w:initials="DE">
    <w:p w14:paraId="03418B2E" w14:textId="6DEA91A7" w:rsidR="001A66F3" w:rsidRDefault="001A66F3">
      <w:pPr>
        <w:pStyle w:val="CommentText"/>
      </w:pPr>
      <w:r>
        <w:rPr>
          <w:rStyle w:val="CommentReference"/>
        </w:rPr>
        <w:annotationRef/>
      </w:r>
      <w:r>
        <w:t>This is an important point. You should put it somewhere obvious instead of burying it in the middle of a paragraph where it doesn’t really belong.</w:t>
      </w:r>
    </w:p>
  </w:comment>
  <w:comment w:id="216" w:author="Daniel Engels" w:date="2018-08-01T12:28:00Z" w:initials="DE">
    <w:p w14:paraId="351B48C5" w14:textId="32DCDDBC" w:rsidR="001A66F3" w:rsidRDefault="001A66F3">
      <w:pPr>
        <w:pStyle w:val="CommentText"/>
      </w:pPr>
      <w:r>
        <w:rPr>
          <w:rStyle w:val="CommentReference"/>
        </w:rPr>
        <w:annotationRef/>
      </w:r>
      <w:r>
        <w:t>Is this where you got the data? Citing like this makes it look like this is where you got the table.</w:t>
      </w:r>
    </w:p>
  </w:comment>
  <w:comment w:id="247" w:author="Daniel Engels" w:date="2018-08-01T12:38:00Z" w:initials="DE">
    <w:p w14:paraId="506494F5" w14:textId="53215BDB" w:rsidR="001A66F3" w:rsidRDefault="001A66F3">
      <w:pPr>
        <w:pStyle w:val="CommentText"/>
      </w:pPr>
      <w:r>
        <w:rPr>
          <w:rStyle w:val="CommentReference"/>
        </w:rPr>
        <w:annotationRef/>
      </w:r>
      <w:r>
        <w:t>Make sure your table is on a single page and not split across pages.</w:t>
      </w:r>
    </w:p>
  </w:comment>
  <w:comment w:id="293" w:author="Daniel Engels" w:date="2018-08-01T13:01:00Z" w:initials="DE">
    <w:p w14:paraId="10FCD8D2" w14:textId="16B4E28F" w:rsidR="001A66F3" w:rsidRDefault="001A66F3">
      <w:pPr>
        <w:pStyle w:val="CommentText"/>
      </w:pPr>
      <w:r>
        <w:rPr>
          <w:rStyle w:val="CommentReference"/>
        </w:rPr>
        <w:annotationRef/>
      </w:r>
      <w:r>
        <w:t>A timeline graphic would be cool here too!</w:t>
      </w:r>
    </w:p>
  </w:comment>
  <w:comment w:id="341" w:author="Daniel Engels" w:date="2018-08-01T13:25:00Z" w:initials="DE">
    <w:p w14:paraId="2F083064" w14:textId="447F6E19" w:rsidR="001A66F3" w:rsidRDefault="001A66F3">
      <w:pPr>
        <w:pStyle w:val="CommentText"/>
      </w:pPr>
      <w:r>
        <w:rPr>
          <w:rStyle w:val="CommentReference"/>
        </w:rPr>
        <w:annotationRef/>
      </w:r>
      <w:r>
        <w:t xml:space="preserve">You should couch this in terms of the problem being addressed in this work. Restate the problem and state your solution as your solution to this </w:t>
      </w:r>
      <w:proofErr w:type="spellStart"/>
      <w:r>
        <w:t>probem</w:t>
      </w:r>
      <w:proofErr w:type="spellEnd"/>
      <w:r>
        <w:t>.</w:t>
      </w:r>
    </w:p>
  </w:comment>
  <w:comment w:id="352" w:author="Daniel Engels" w:date="2018-08-01T13:24:00Z" w:initials="DE">
    <w:p w14:paraId="37EDD43A" w14:textId="6B01FC1C" w:rsidR="001A66F3" w:rsidRDefault="001A66F3">
      <w:pPr>
        <w:pStyle w:val="CommentText"/>
      </w:pPr>
      <w:r>
        <w:rPr>
          <w:rStyle w:val="CommentReference"/>
        </w:rPr>
        <w:annotationRef/>
      </w:r>
      <w:r>
        <w:t>You said transaction.  Are you scoring the transaction or the entities involved in the transaction? You have described this as the entities involved in the transaction to this point.</w:t>
      </w:r>
    </w:p>
  </w:comment>
  <w:comment w:id="361" w:author="Daniel Engels" w:date="2018-08-01T13:44:00Z" w:initials="DE">
    <w:p w14:paraId="6062B4D1" w14:textId="76B8D794" w:rsidR="001A66F3" w:rsidRDefault="001A66F3">
      <w:pPr>
        <w:pStyle w:val="CommentText"/>
      </w:pPr>
      <w:r>
        <w:rPr>
          <w:rStyle w:val="CommentReference"/>
        </w:rPr>
        <w:annotationRef/>
      </w:r>
      <w:r>
        <w:t xml:space="preserve">Why not coins as well? We know the identities of stolen coins, so they could be flagged until such time as they are cleaned. There are some obvious issues here, but perhaps this is the </w:t>
      </w:r>
      <w:proofErr w:type="spellStart"/>
      <w:r>
        <w:t>Greylist</w:t>
      </w:r>
      <w:proofErr w:type="spellEnd"/>
      <w:r>
        <w:t xml:space="preserve"> instead of the Blacklist.</w:t>
      </w:r>
    </w:p>
  </w:comment>
  <w:comment w:id="370" w:author="Daniel Engels" w:date="2018-08-01T14:18:00Z" w:initials="DE">
    <w:p w14:paraId="4082AA26" w14:textId="430B98D1" w:rsidR="001A66F3" w:rsidRDefault="001A66F3">
      <w:pPr>
        <w:pStyle w:val="CommentText"/>
      </w:pPr>
      <w:r>
        <w:rPr>
          <w:rStyle w:val="CommentReference"/>
        </w:rPr>
        <w:annotationRef/>
      </w:r>
      <w:r>
        <w:t>Should have the simple risk score shown plus a slightly more complex one and compare them…the complex one should take into account lack of experience in transactions since you are dealing with an unknown entity at that point.</w:t>
      </w:r>
    </w:p>
  </w:comment>
  <w:comment w:id="374" w:author="Daniel Engels" w:date="2018-08-01T13:48:00Z" w:initials="DE">
    <w:p w14:paraId="444CD2A6" w14:textId="0BA805B2" w:rsidR="001A66F3" w:rsidRDefault="001A66F3">
      <w:pPr>
        <w:pStyle w:val="CommentText"/>
      </w:pPr>
      <w:r>
        <w:rPr>
          <w:rStyle w:val="CommentReference"/>
        </w:rPr>
        <w:annotationRef/>
      </w:r>
      <w:r>
        <w:t>What observed transactions?</w:t>
      </w:r>
    </w:p>
  </w:comment>
  <w:comment w:id="381" w:author="Daniel Engels" w:date="2018-08-01T13:59:00Z" w:initials="DE">
    <w:p w14:paraId="422C325C" w14:textId="2278B658" w:rsidR="001A66F3" w:rsidRDefault="001A66F3">
      <w:pPr>
        <w:pStyle w:val="CommentText"/>
      </w:pPr>
      <w:r>
        <w:rPr>
          <w:rStyle w:val="CommentReference"/>
        </w:rPr>
        <w:annotationRef/>
      </w:r>
      <w:r>
        <w:t xml:space="preserve">Is this correct? This paragraph is not written well and is confusing.  Address IDs are IP addresses. If you are talking about entity identifies, then those are the public key values not “addresses”. </w:t>
      </w:r>
    </w:p>
  </w:comment>
  <w:comment w:id="386" w:author="Daniel Engels" w:date="2018-08-01T14:16:00Z" w:initials="DE">
    <w:p w14:paraId="4E0BD63D" w14:textId="617FB80C" w:rsidR="001A66F3" w:rsidRDefault="001A66F3">
      <w:pPr>
        <w:pStyle w:val="CommentText"/>
      </w:pPr>
      <w:r>
        <w:rPr>
          <w:rStyle w:val="CommentReference"/>
        </w:rPr>
        <w:annotationRef/>
      </w:r>
      <w:r>
        <w:t>How do you deal with entities that have zero transactions? Need to specify since your formula says they are infinitely risky. Also, need to discuss the issues with few transactions…like could be a bad guy with a new public key.</w:t>
      </w:r>
    </w:p>
  </w:comment>
  <w:comment w:id="408" w:author="Daniel Engels" w:date="2018-08-01T14:27:00Z" w:initials="DE">
    <w:p w14:paraId="72D9ADB9" w14:textId="3D7BB17C" w:rsidR="001A66F3" w:rsidRDefault="001A66F3">
      <w:pPr>
        <w:pStyle w:val="CommentText"/>
      </w:pPr>
      <w:r>
        <w:rPr>
          <w:rStyle w:val="CommentReference"/>
        </w:rPr>
        <w:annotationRef/>
      </w:r>
      <w:r>
        <w:t>Get rid of this tables and just use Table 5.2</w:t>
      </w:r>
    </w:p>
  </w:comment>
  <w:comment w:id="564" w:author="Daniel Engels" w:date="2018-08-01T14:36:00Z" w:initials="DE">
    <w:p w14:paraId="04539E4F" w14:textId="43D4EA8D" w:rsidR="001A66F3" w:rsidRDefault="001A66F3">
      <w:pPr>
        <w:pStyle w:val="CommentText"/>
      </w:pPr>
      <w:r>
        <w:rPr>
          <w:rStyle w:val="CommentReference"/>
        </w:rPr>
        <w:annotationRef/>
      </w:r>
      <w:r>
        <w:t>Need to argue that this is a valid sampling of the data that does not result in any inherent biases due to the data being used.</w:t>
      </w:r>
    </w:p>
  </w:comment>
  <w:comment w:id="575" w:author="Daniel Engels" w:date="2018-08-01T14:38:00Z" w:initials="DE">
    <w:p w14:paraId="3A7357D9" w14:textId="67D21947" w:rsidR="001A66F3" w:rsidRDefault="001A66F3">
      <w:pPr>
        <w:pStyle w:val="CommentText"/>
      </w:pPr>
      <w:r>
        <w:rPr>
          <w:rStyle w:val="CommentReference"/>
        </w:rPr>
        <w:annotationRef/>
      </w:r>
      <w:r>
        <w:t>What variables are these? You haven’t discussed variables before.</w:t>
      </w:r>
    </w:p>
  </w:comment>
  <w:comment w:id="587" w:author="Daniel Engels" w:date="2018-08-01T14:45:00Z" w:initials="DE">
    <w:p w14:paraId="3F47C99E" w14:textId="7C56E599" w:rsidR="001A66F3" w:rsidRDefault="001A66F3">
      <w:pPr>
        <w:pStyle w:val="CommentText"/>
      </w:pPr>
      <w:r>
        <w:rPr>
          <w:rStyle w:val="CommentReference"/>
        </w:rPr>
        <w:annotationRef/>
      </w:r>
      <w:r>
        <w:t>Why? Need to explain.</w:t>
      </w:r>
    </w:p>
  </w:comment>
  <w:comment w:id="590" w:author="Daniel Engels" w:date="2018-08-01T14:44:00Z" w:initials="DE">
    <w:p w14:paraId="1C77CB04" w14:textId="3E3E6779" w:rsidR="001A66F3" w:rsidRDefault="001A66F3">
      <w:pPr>
        <w:pStyle w:val="CommentText"/>
      </w:pPr>
      <w:r>
        <w:rPr>
          <w:rStyle w:val="CommentReference"/>
        </w:rPr>
        <w:annotationRef/>
      </w:r>
      <w:r>
        <w:t>Where? You have an accuracy number but not clear how that got there.</w:t>
      </w:r>
    </w:p>
  </w:comment>
  <w:comment w:id="591" w:author="Daniel Engels" w:date="2018-08-01T14:44:00Z" w:initials="DE">
    <w:p w14:paraId="4E5E453F" w14:textId="44FABCA8" w:rsidR="001A66F3" w:rsidRDefault="001A66F3">
      <w:pPr>
        <w:pStyle w:val="CommentText"/>
      </w:pPr>
      <w:r>
        <w:rPr>
          <w:rStyle w:val="CommentReference"/>
        </w:rPr>
        <w:annotationRef/>
      </w:r>
      <w:r>
        <w:t>First time you’ve talked about over fitting. What is this? Why is it a potential problem?</w:t>
      </w:r>
    </w:p>
  </w:comment>
  <w:comment w:id="637" w:author="Daniel Engels" w:date="2018-08-01T15:22:00Z" w:initials="DE">
    <w:p w14:paraId="47B80C5F" w14:textId="52567C45" w:rsidR="00F47706" w:rsidRDefault="00F47706">
      <w:pPr>
        <w:pStyle w:val="CommentText"/>
      </w:pPr>
      <w:r>
        <w:rPr>
          <w:rStyle w:val="CommentReference"/>
        </w:rPr>
        <w:annotationRef/>
      </w:r>
      <w:r>
        <w:t>This is summary and speculation not conclusions. Do you have any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4D48C7" w15:done="0"/>
  <w15:commentEx w15:paraId="59F1E13D" w15:done="0"/>
  <w15:commentEx w15:paraId="395E76BB" w15:done="0"/>
  <w15:commentEx w15:paraId="4B94FA55" w15:done="0"/>
  <w15:commentEx w15:paraId="456A2741" w15:done="0"/>
  <w15:commentEx w15:paraId="678F68C6" w15:done="0"/>
  <w15:commentEx w15:paraId="5FB70F65" w15:done="0"/>
  <w15:commentEx w15:paraId="68209164" w15:done="0"/>
  <w15:commentEx w15:paraId="03418B2E" w15:done="0"/>
  <w15:commentEx w15:paraId="351B48C5" w15:done="0"/>
  <w15:commentEx w15:paraId="506494F5" w15:done="0"/>
  <w15:commentEx w15:paraId="10FCD8D2" w15:done="0"/>
  <w15:commentEx w15:paraId="2F083064" w15:done="0"/>
  <w15:commentEx w15:paraId="37EDD43A" w15:done="0"/>
  <w15:commentEx w15:paraId="6062B4D1" w15:done="0"/>
  <w15:commentEx w15:paraId="4082AA26" w15:done="0"/>
  <w15:commentEx w15:paraId="444CD2A6" w15:done="0"/>
  <w15:commentEx w15:paraId="422C325C" w15:done="0"/>
  <w15:commentEx w15:paraId="4E0BD63D" w15:done="0"/>
  <w15:commentEx w15:paraId="72D9ADB9" w15:done="0"/>
  <w15:commentEx w15:paraId="04539E4F" w15:done="0"/>
  <w15:commentEx w15:paraId="3A7357D9" w15:done="0"/>
  <w15:commentEx w15:paraId="3F47C99E" w15:done="0"/>
  <w15:commentEx w15:paraId="1C77CB04" w15:done="0"/>
  <w15:commentEx w15:paraId="4E5E453F" w15:done="0"/>
  <w15:commentEx w15:paraId="47B80C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4D48C7" w16cid:durableId="1F0B7810"/>
  <w16cid:commentId w16cid:paraId="59F1E13D" w16cid:durableId="1F0B7854"/>
  <w16cid:commentId w16cid:paraId="395E76BB" w16cid:durableId="1F0B7897"/>
  <w16cid:commentId w16cid:paraId="4B94FA55" w16cid:durableId="1F0B7912"/>
  <w16cid:commentId w16cid:paraId="456A2741" w16cid:durableId="1F0BF04F"/>
  <w16cid:commentId w16cid:paraId="678F68C6" w16cid:durableId="1F0C408E"/>
  <w16cid:commentId w16cid:paraId="5FB70F65" w16cid:durableId="1F0C1EC7"/>
  <w16cid:commentId w16cid:paraId="68209164" w16cid:durableId="1F0C20D7"/>
  <w16cid:commentId w16cid:paraId="03418B2E" w16cid:durableId="1F0C2391"/>
  <w16cid:commentId w16cid:paraId="351B48C5" w16cid:durableId="1F0C25DA"/>
  <w16cid:commentId w16cid:paraId="506494F5" w16cid:durableId="1F0C284B"/>
  <w16cid:commentId w16cid:paraId="10FCD8D2" w16cid:durableId="1F0C2DC2"/>
  <w16cid:commentId w16cid:paraId="2F083064" w16cid:durableId="1F0C3350"/>
  <w16cid:commentId w16cid:paraId="37EDD43A" w16cid:durableId="1F0C3322"/>
  <w16cid:commentId w16cid:paraId="6062B4D1" w16cid:durableId="1F0C37C6"/>
  <w16cid:commentId w16cid:paraId="4082AA26" w16cid:durableId="1F0C3FC5"/>
  <w16cid:commentId w16cid:paraId="444CD2A6" w16cid:durableId="1F0C38B4"/>
  <w16cid:commentId w16cid:paraId="422C325C" w16cid:durableId="1F0C3B5D"/>
  <w16cid:commentId w16cid:paraId="4E0BD63D" w16cid:durableId="1F0C3F56"/>
  <w16cid:commentId w16cid:paraId="72D9ADB9" w16cid:durableId="1F0C41DD"/>
  <w16cid:commentId w16cid:paraId="04539E4F" w16cid:durableId="1F0C43EA"/>
  <w16cid:commentId w16cid:paraId="3A7357D9" w16cid:durableId="1F0C4478"/>
  <w16cid:commentId w16cid:paraId="3F47C99E" w16cid:durableId="1F0C4609"/>
  <w16cid:commentId w16cid:paraId="1C77CB04" w16cid:durableId="1F0C45B0"/>
  <w16cid:commentId w16cid:paraId="4E5E453F" w16cid:durableId="1F0C45E7"/>
  <w16cid:commentId w16cid:paraId="47B80C5F" w16cid:durableId="1F0C4E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948C7" w14:textId="77777777" w:rsidR="00190DCE" w:rsidRDefault="00190DCE">
      <w:r>
        <w:separator/>
      </w:r>
    </w:p>
  </w:endnote>
  <w:endnote w:type="continuationSeparator" w:id="0">
    <w:p w14:paraId="1DEBB81D" w14:textId="77777777" w:rsidR="00190DCE" w:rsidRDefault="00190DCE">
      <w:r>
        <w:continuationSeparator/>
      </w:r>
    </w:p>
  </w:endnote>
  <w:endnote w:type="continuationNotice" w:id="1">
    <w:p w14:paraId="470E8073" w14:textId="77777777" w:rsidR="00190DCE" w:rsidRDefault="00190D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altName w:val="Cambria Math"/>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Times New Roman,PMingLiU">
    <w:altName w:val="Times New Roman"/>
    <w:panose1 w:val="020B0604020202020204"/>
    <w:charset w:val="00"/>
    <w:family w:val="roman"/>
    <w:notTrueType/>
    <w:pitch w:val="default"/>
  </w:font>
  <w:font w:name="Times,Times,Times New Roman,PMi">
    <w:altName w:val="Times New Roman"/>
    <w:panose1 w:val="020B0604020202020204"/>
    <w:charset w:val="00"/>
    <w:family w:val="roman"/>
    <w:notTrueType/>
    <w:pitch w:val="default"/>
  </w:font>
  <w:font w:name="Times,Calibri">
    <w:altName w:val="Times New Roman"/>
    <w:panose1 w:val="020B0604020202020204"/>
    <w:charset w:val="00"/>
    <w:family w:val="roman"/>
    <w:notTrueType/>
    <w:pitch w:val="default"/>
  </w:font>
  <w:font w:name="Times,PMingLiU">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Times,Times,PMingLiU">
    <w:altName w:val="Times New Roman"/>
    <w:panose1 w:val="020B0604020202020204"/>
    <w:charset w:val="00"/>
    <w:family w:val="roman"/>
    <w:notTrueType/>
    <w:pitch w:val="default"/>
  </w:font>
  <w:font w:name="PMingLiU,Times">
    <w:altName w:val="PMingLiU"/>
    <w:panose1 w:val="020B06040202020202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1A66F3" w14:paraId="47C4EDD5" w14:textId="77777777" w:rsidTr="2B09D9DB">
      <w:tc>
        <w:tcPr>
          <w:tcW w:w="2306" w:type="dxa"/>
        </w:tcPr>
        <w:p w14:paraId="320D15DF" w14:textId="76F7A351" w:rsidR="001A66F3" w:rsidRDefault="001A66F3" w:rsidP="00C139E5">
          <w:pPr>
            <w:pStyle w:val="Header"/>
            <w:ind w:left="-115"/>
            <w:jc w:val="left"/>
          </w:pPr>
        </w:p>
      </w:tc>
      <w:tc>
        <w:tcPr>
          <w:tcW w:w="2306" w:type="dxa"/>
        </w:tcPr>
        <w:p w14:paraId="35D9A29D" w14:textId="0269DED4" w:rsidR="001A66F3" w:rsidRDefault="001A66F3" w:rsidP="00C139E5">
          <w:pPr>
            <w:pStyle w:val="Header"/>
            <w:jc w:val="center"/>
          </w:pPr>
        </w:p>
      </w:tc>
      <w:tc>
        <w:tcPr>
          <w:tcW w:w="2306" w:type="dxa"/>
        </w:tcPr>
        <w:p w14:paraId="1930E621" w14:textId="201D8267" w:rsidR="001A66F3" w:rsidRDefault="001A66F3" w:rsidP="00C139E5">
          <w:pPr>
            <w:pStyle w:val="Header"/>
            <w:ind w:right="-115"/>
            <w:jc w:val="right"/>
          </w:pPr>
        </w:p>
      </w:tc>
    </w:tr>
  </w:tbl>
  <w:p w14:paraId="398DC736" w14:textId="38902D7D" w:rsidR="001A66F3" w:rsidRDefault="001A66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1A66F3" w14:paraId="631D37C2" w14:textId="77777777" w:rsidTr="2B09D9DB">
      <w:tc>
        <w:tcPr>
          <w:tcW w:w="2306" w:type="dxa"/>
        </w:tcPr>
        <w:p w14:paraId="40448A84" w14:textId="7AC54994" w:rsidR="001A66F3" w:rsidRDefault="001A66F3" w:rsidP="00C139E5">
          <w:pPr>
            <w:pStyle w:val="Header"/>
            <w:ind w:left="-115"/>
            <w:jc w:val="left"/>
          </w:pPr>
        </w:p>
      </w:tc>
      <w:tc>
        <w:tcPr>
          <w:tcW w:w="2306" w:type="dxa"/>
        </w:tcPr>
        <w:p w14:paraId="480421F0" w14:textId="130A85DA" w:rsidR="001A66F3" w:rsidRDefault="001A66F3" w:rsidP="00C139E5">
          <w:pPr>
            <w:pStyle w:val="Header"/>
            <w:jc w:val="center"/>
          </w:pPr>
        </w:p>
      </w:tc>
      <w:tc>
        <w:tcPr>
          <w:tcW w:w="2306" w:type="dxa"/>
        </w:tcPr>
        <w:p w14:paraId="3259A1AF" w14:textId="29BD139C" w:rsidR="001A66F3" w:rsidRDefault="001A66F3" w:rsidP="00C139E5">
          <w:pPr>
            <w:pStyle w:val="Header"/>
            <w:ind w:right="-115"/>
            <w:jc w:val="right"/>
          </w:pPr>
        </w:p>
      </w:tc>
    </w:tr>
  </w:tbl>
  <w:p w14:paraId="32C31B21" w14:textId="746E3D65" w:rsidR="001A66F3" w:rsidRDefault="001A66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1A66F3" w14:paraId="3CBFE547" w14:textId="77777777" w:rsidTr="2B09D9DB">
      <w:tc>
        <w:tcPr>
          <w:tcW w:w="2306" w:type="dxa"/>
        </w:tcPr>
        <w:p w14:paraId="01CF1474" w14:textId="28DC5C68" w:rsidR="001A66F3" w:rsidRDefault="001A66F3" w:rsidP="00C139E5">
          <w:pPr>
            <w:pStyle w:val="Header"/>
            <w:ind w:left="-115"/>
            <w:jc w:val="left"/>
          </w:pPr>
        </w:p>
      </w:tc>
      <w:tc>
        <w:tcPr>
          <w:tcW w:w="2306" w:type="dxa"/>
        </w:tcPr>
        <w:p w14:paraId="087DFC3D" w14:textId="1383F091" w:rsidR="001A66F3" w:rsidRDefault="001A66F3" w:rsidP="00C139E5">
          <w:pPr>
            <w:pStyle w:val="Header"/>
            <w:jc w:val="center"/>
          </w:pPr>
        </w:p>
      </w:tc>
      <w:tc>
        <w:tcPr>
          <w:tcW w:w="2306" w:type="dxa"/>
        </w:tcPr>
        <w:p w14:paraId="5DA882C7" w14:textId="11A8804C" w:rsidR="001A66F3" w:rsidRDefault="001A66F3" w:rsidP="00C139E5">
          <w:pPr>
            <w:pStyle w:val="Header"/>
            <w:ind w:right="-115"/>
            <w:jc w:val="right"/>
          </w:pPr>
        </w:p>
      </w:tc>
    </w:tr>
  </w:tbl>
  <w:p w14:paraId="1EFFD3F1" w14:textId="4331E89F" w:rsidR="001A66F3" w:rsidRDefault="001A6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BDE2A" w14:textId="77777777" w:rsidR="00190DCE" w:rsidRDefault="00190DCE">
      <w:r>
        <w:separator/>
      </w:r>
    </w:p>
  </w:footnote>
  <w:footnote w:type="continuationSeparator" w:id="0">
    <w:p w14:paraId="3687C0C1" w14:textId="77777777" w:rsidR="00190DCE" w:rsidRDefault="00190DCE">
      <w:r>
        <w:continuationSeparator/>
      </w:r>
    </w:p>
  </w:footnote>
  <w:footnote w:type="continuationNotice" w:id="1">
    <w:p w14:paraId="733FD259" w14:textId="77777777" w:rsidR="00190DCE" w:rsidRDefault="00190DCE"/>
  </w:footnote>
  <w:footnote w:id="2">
    <w:p w14:paraId="1670948F" w14:textId="2122A4F4" w:rsidR="001A66F3" w:rsidRPr="009B7A96" w:rsidRDefault="001A66F3" w:rsidP="00464F3E">
      <w:pPr>
        <w:jc w:val="both"/>
        <w:rPr>
          <w:rFonts w:ascii="Times" w:eastAsia="Times" w:hAnsi="Times" w:cs="Times"/>
          <w:sz w:val="18"/>
          <w:szCs w:val="18"/>
          <w:lang w:eastAsia="de-DE"/>
        </w:rPr>
      </w:pPr>
      <w:r w:rsidRPr="009B7A96">
        <w:rPr>
          <w:rFonts w:ascii="Times" w:eastAsia="PMingLiU" w:hAnsi="Times"/>
          <w:position w:val="6"/>
          <w:sz w:val="12"/>
          <w:szCs w:val="12"/>
          <w:lang w:eastAsia="de-DE"/>
        </w:rPr>
        <w:footnoteRef/>
      </w:r>
      <w:r w:rsidRPr="009B7A96">
        <w:rPr>
          <w:rFonts w:ascii="Times" w:eastAsia="PMingLiU" w:hAnsi="Times"/>
          <w:sz w:val="18"/>
          <w:szCs w:val="18"/>
          <w:lang w:eastAsia="de-DE"/>
        </w:rPr>
        <w:t xml:space="preserve"> </w:t>
      </w:r>
      <w:r>
        <w:rPr>
          <w:rFonts w:ascii="Times" w:eastAsia="PMingLiU" w:hAnsi="Times"/>
          <w:sz w:val="18"/>
          <w:szCs w:val="18"/>
          <w:lang w:eastAsia="de-DE"/>
        </w:rPr>
        <w:t>Data source, [</w:t>
      </w:r>
      <w:r w:rsidRPr="6DB827C2">
        <w:rPr>
          <w:rFonts w:ascii="Times" w:eastAsia="Times" w:hAnsi="Times" w:cs="Times"/>
          <w:sz w:val="18"/>
          <w:szCs w:val="18"/>
          <w:lang w:eastAsia="de-DE"/>
        </w:rPr>
        <w:t>9 - http://www.vo.elte.hu/bitcoin/default.htm].</w:t>
      </w:r>
      <w:r w:rsidRPr="009B7A96">
        <w:rPr>
          <w:rFonts w:ascii="Times" w:eastAsia="Times" w:hAnsi="Times" w:cs="Times"/>
          <w:sz w:val="18"/>
          <w:szCs w:val="18"/>
          <w:lang w:eastAsia="de-DE"/>
        </w:rPr>
        <w:t xml:space="preserve"> </w:t>
      </w:r>
      <w:ins w:id="391" w:author="Daniel Engels" w:date="2018-08-01T14:20:00Z">
        <w:r>
          <w:rPr>
            <w:rFonts w:ascii="Times" w:eastAsia="Times" w:hAnsi="Times" w:cs="Times"/>
            <w:sz w:val="18"/>
            <w:szCs w:val="18"/>
            <w:lang w:eastAsia="de-DE"/>
          </w:rPr>
          <w:t>GIVE SOME INFORMATION ON THE ELTE BITCOIN PROJECT IN YOUR FOOTNOTE.</w:t>
        </w:r>
      </w:ins>
    </w:p>
    <w:p w14:paraId="53B1FBFE" w14:textId="451F5BB5" w:rsidR="001A66F3" w:rsidRDefault="001A66F3" w:rsidP="00464F3E">
      <w:pPr>
        <w:pStyle w:val="FootnoteText"/>
        <w:ind w:left="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1A66F3" w14:paraId="0DD124CB" w14:textId="77777777" w:rsidTr="2B09D9DB">
      <w:tc>
        <w:tcPr>
          <w:tcW w:w="2306" w:type="dxa"/>
        </w:tcPr>
        <w:p w14:paraId="2B04BAAC" w14:textId="18594BAD" w:rsidR="001A66F3" w:rsidRDefault="001A66F3" w:rsidP="00C139E5">
          <w:pPr>
            <w:pStyle w:val="Header"/>
            <w:ind w:left="-115"/>
            <w:jc w:val="left"/>
          </w:pPr>
        </w:p>
      </w:tc>
      <w:tc>
        <w:tcPr>
          <w:tcW w:w="2306" w:type="dxa"/>
        </w:tcPr>
        <w:p w14:paraId="52EEE337" w14:textId="5E1D0FEA" w:rsidR="001A66F3" w:rsidRDefault="001A66F3" w:rsidP="00C139E5">
          <w:pPr>
            <w:pStyle w:val="Header"/>
            <w:jc w:val="center"/>
          </w:pPr>
        </w:p>
      </w:tc>
      <w:tc>
        <w:tcPr>
          <w:tcW w:w="2306" w:type="dxa"/>
        </w:tcPr>
        <w:p w14:paraId="5B8A0F31" w14:textId="1C5AABFB" w:rsidR="001A66F3" w:rsidRDefault="001A66F3" w:rsidP="00C139E5">
          <w:pPr>
            <w:pStyle w:val="Header"/>
            <w:ind w:right="-115"/>
            <w:jc w:val="right"/>
          </w:pPr>
        </w:p>
      </w:tc>
    </w:tr>
  </w:tbl>
  <w:p w14:paraId="3D82CE01" w14:textId="26DDF70F" w:rsidR="001A66F3" w:rsidRDefault="001A6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1A66F3" w14:paraId="6E113D99" w14:textId="77777777" w:rsidTr="2B09D9DB">
      <w:tc>
        <w:tcPr>
          <w:tcW w:w="2306" w:type="dxa"/>
        </w:tcPr>
        <w:p w14:paraId="6CFE7C4E" w14:textId="4BD3582F" w:rsidR="001A66F3" w:rsidRDefault="001A66F3" w:rsidP="00C139E5">
          <w:pPr>
            <w:pStyle w:val="Header"/>
            <w:ind w:left="-115"/>
            <w:jc w:val="left"/>
          </w:pPr>
        </w:p>
      </w:tc>
      <w:tc>
        <w:tcPr>
          <w:tcW w:w="2306" w:type="dxa"/>
        </w:tcPr>
        <w:p w14:paraId="7019C4D1" w14:textId="7A827212" w:rsidR="001A66F3" w:rsidRDefault="001A66F3" w:rsidP="00C139E5">
          <w:pPr>
            <w:pStyle w:val="Header"/>
            <w:jc w:val="center"/>
          </w:pPr>
        </w:p>
      </w:tc>
      <w:tc>
        <w:tcPr>
          <w:tcW w:w="2306" w:type="dxa"/>
        </w:tcPr>
        <w:p w14:paraId="1D90354B" w14:textId="21CA728B" w:rsidR="001A66F3" w:rsidRDefault="001A66F3" w:rsidP="00C139E5">
          <w:pPr>
            <w:pStyle w:val="Header"/>
            <w:ind w:right="-115"/>
            <w:jc w:val="right"/>
          </w:pPr>
        </w:p>
      </w:tc>
    </w:tr>
  </w:tbl>
  <w:p w14:paraId="3E025667" w14:textId="6E132DE0" w:rsidR="001A66F3" w:rsidRDefault="001A66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FFFFFFFF">
      <w:start w:val="1"/>
      <w:numFmt w:val="decimal"/>
      <w:lvlText w:val="%1."/>
      <w:lvlJc w:val="left"/>
      <w:pPr>
        <w:ind w:left="630" w:hanging="360"/>
      </w:pPr>
    </w:lvl>
    <w:lvl w:ilvl="1" w:tplc="5BD0CEE8">
      <w:start w:val="1"/>
      <w:numFmt w:val="lowerLetter"/>
      <w:lvlText w:val="%2."/>
      <w:lvlJc w:val="left"/>
      <w:pPr>
        <w:ind w:left="1350" w:hanging="360"/>
      </w:pPr>
    </w:lvl>
    <w:lvl w:ilvl="2" w:tplc="4DEEF4F4">
      <w:start w:val="1"/>
      <w:numFmt w:val="lowerRoman"/>
      <w:lvlText w:val="%3."/>
      <w:lvlJc w:val="right"/>
      <w:pPr>
        <w:ind w:left="2070" w:hanging="180"/>
      </w:pPr>
    </w:lvl>
    <w:lvl w:ilvl="3" w:tplc="C130EA74">
      <w:start w:val="1"/>
      <w:numFmt w:val="decimal"/>
      <w:lvlText w:val="%4."/>
      <w:lvlJc w:val="left"/>
      <w:pPr>
        <w:ind w:left="2790" w:hanging="360"/>
      </w:pPr>
    </w:lvl>
    <w:lvl w:ilvl="4" w:tplc="24EA789A">
      <w:start w:val="1"/>
      <w:numFmt w:val="lowerLetter"/>
      <w:lvlText w:val="%5."/>
      <w:lvlJc w:val="left"/>
      <w:pPr>
        <w:ind w:left="3510" w:hanging="360"/>
      </w:pPr>
    </w:lvl>
    <w:lvl w:ilvl="5" w:tplc="14881C52">
      <w:start w:val="1"/>
      <w:numFmt w:val="lowerRoman"/>
      <w:lvlText w:val="%6."/>
      <w:lvlJc w:val="right"/>
      <w:pPr>
        <w:ind w:left="4230" w:hanging="180"/>
      </w:pPr>
    </w:lvl>
    <w:lvl w:ilvl="6" w:tplc="CA6E52DE">
      <w:start w:val="1"/>
      <w:numFmt w:val="decimal"/>
      <w:lvlText w:val="%7."/>
      <w:lvlJc w:val="left"/>
      <w:pPr>
        <w:ind w:left="4950" w:hanging="360"/>
      </w:pPr>
    </w:lvl>
    <w:lvl w:ilvl="7" w:tplc="77543D38">
      <w:start w:val="1"/>
      <w:numFmt w:val="lowerLetter"/>
      <w:lvlText w:val="%8."/>
      <w:lvlJc w:val="left"/>
      <w:pPr>
        <w:ind w:left="5670" w:hanging="360"/>
      </w:pPr>
    </w:lvl>
    <w:lvl w:ilvl="8" w:tplc="E5126A62">
      <w:start w:val="1"/>
      <w:numFmt w:val="lowerRoman"/>
      <w:lvlText w:val="%9."/>
      <w:lvlJc w:val="right"/>
      <w:pPr>
        <w:ind w:left="639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2C53AC8"/>
    <w:multiLevelType w:val="hybridMultilevel"/>
    <w:tmpl w:val="7CC650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80D6A17"/>
    <w:multiLevelType w:val="hybridMultilevel"/>
    <w:tmpl w:val="6A721308"/>
    <w:lvl w:ilvl="0" w:tplc="7B3ACE7E">
      <w:start w:val="1"/>
      <w:numFmt w:val="bullet"/>
      <w:lvlText w:val=""/>
      <w:lvlJc w:val="left"/>
      <w:pPr>
        <w:tabs>
          <w:tab w:val="num" w:pos="720"/>
        </w:tabs>
        <w:ind w:left="720" w:hanging="360"/>
      </w:pPr>
      <w:rPr>
        <w:rFonts w:ascii="Wingdings" w:hAnsi="Wingdings" w:hint="default"/>
      </w:rPr>
    </w:lvl>
    <w:lvl w:ilvl="1" w:tplc="7542CA6A">
      <w:start w:val="738"/>
      <w:numFmt w:val="bullet"/>
      <w:lvlText w:val=""/>
      <w:lvlJc w:val="left"/>
      <w:pPr>
        <w:tabs>
          <w:tab w:val="num" w:pos="1440"/>
        </w:tabs>
        <w:ind w:left="1440" w:hanging="360"/>
      </w:pPr>
      <w:rPr>
        <w:rFonts w:ascii="Wingdings" w:hAnsi="Wingdings" w:hint="default"/>
      </w:rPr>
    </w:lvl>
    <w:lvl w:ilvl="2" w:tplc="D2D6F74A" w:tentative="1">
      <w:start w:val="1"/>
      <w:numFmt w:val="bullet"/>
      <w:lvlText w:val=""/>
      <w:lvlJc w:val="left"/>
      <w:pPr>
        <w:tabs>
          <w:tab w:val="num" w:pos="2160"/>
        </w:tabs>
        <w:ind w:left="2160" w:hanging="360"/>
      </w:pPr>
      <w:rPr>
        <w:rFonts w:ascii="Wingdings" w:hAnsi="Wingdings" w:hint="default"/>
      </w:rPr>
    </w:lvl>
    <w:lvl w:ilvl="3" w:tplc="915A974C" w:tentative="1">
      <w:start w:val="1"/>
      <w:numFmt w:val="bullet"/>
      <w:lvlText w:val=""/>
      <w:lvlJc w:val="left"/>
      <w:pPr>
        <w:tabs>
          <w:tab w:val="num" w:pos="2880"/>
        </w:tabs>
        <w:ind w:left="2880" w:hanging="360"/>
      </w:pPr>
      <w:rPr>
        <w:rFonts w:ascii="Wingdings" w:hAnsi="Wingdings" w:hint="default"/>
      </w:rPr>
    </w:lvl>
    <w:lvl w:ilvl="4" w:tplc="C64E38AC" w:tentative="1">
      <w:start w:val="1"/>
      <w:numFmt w:val="bullet"/>
      <w:lvlText w:val=""/>
      <w:lvlJc w:val="left"/>
      <w:pPr>
        <w:tabs>
          <w:tab w:val="num" w:pos="3600"/>
        </w:tabs>
        <w:ind w:left="3600" w:hanging="360"/>
      </w:pPr>
      <w:rPr>
        <w:rFonts w:ascii="Wingdings" w:hAnsi="Wingdings" w:hint="default"/>
      </w:rPr>
    </w:lvl>
    <w:lvl w:ilvl="5" w:tplc="895CF6D2" w:tentative="1">
      <w:start w:val="1"/>
      <w:numFmt w:val="bullet"/>
      <w:lvlText w:val=""/>
      <w:lvlJc w:val="left"/>
      <w:pPr>
        <w:tabs>
          <w:tab w:val="num" w:pos="4320"/>
        </w:tabs>
        <w:ind w:left="4320" w:hanging="360"/>
      </w:pPr>
      <w:rPr>
        <w:rFonts w:ascii="Wingdings" w:hAnsi="Wingdings" w:hint="default"/>
      </w:rPr>
    </w:lvl>
    <w:lvl w:ilvl="6" w:tplc="93408A5E" w:tentative="1">
      <w:start w:val="1"/>
      <w:numFmt w:val="bullet"/>
      <w:lvlText w:val=""/>
      <w:lvlJc w:val="left"/>
      <w:pPr>
        <w:tabs>
          <w:tab w:val="num" w:pos="5040"/>
        </w:tabs>
        <w:ind w:left="5040" w:hanging="360"/>
      </w:pPr>
      <w:rPr>
        <w:rFonts w:ascii="Wingdings" w:hAnsi="Wingdings" w:hint="default"/>
      </w:rPr>
    </w:lvl>
    <w:lvl w:ilvl="7" w:tplc="A1D28AD8" w:tentative="1">
      <w:start w:val="1"/>
      <w:numFmt w:val="bullet"/>
      <w:lvlText w:val=""/>
      <w:lvlJc w:val="left"/>
      <w:pPr>
        <w:tabs>
          <w:tab w:val="num" w:pos="5760"/>
        </w:tabs>
        <w:ind w:left="5760" w:hanging="360"/>
      </w:pPr>
      <w:rPr>
        <w:rFonts w:ascii="Wingdings" w:hAnsi="Wingdings" w:hint="default"/>
      </w:rPr>
    </w:lvl>
    <w:lvl w:ilvl="8" w:tplc="F396801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3"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4"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5"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6"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7"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8"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9"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20"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21"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abstractNum w:abstractNumId="22" w15:restartNumberingAfterBreak="0">
    <w:nsid w:val="7F117715"/>
    <w:multiLevelType w:val="hybridMultilevel"/>
    <w:tmpl w:val="497A362E"/>
    <w:lvl w:ilvl="0" w:tplc="E1D089FA">
      <w:start w:val="1"/>
      <w:numFmt w:val="bullet"/>
      <w:lvlText w:val=""/>
      <w:lvlJc w:val="left"/>
      <w:pPr>
        <w:tabs>
          <w:tab w:val="num" w:pos="720"/>
        </w:tabs>
        <w:ind w:left="720" w:hanging="360"/>
      </w:pPr>
      <w:rPr>
        <w:rFonts w:ascii="Wingdings" w:hAnsi="Wingdings" w:hint="default"/>
      </w:rPr>
    </w:lvl>
    <w:lvl w:ilvl="1" w:tplc="D5ACC4F4" w:tentative="1">
      <w:start w:val="1"/>
      <w:numFmt w:val="bullet"/>
      <w:lvlText w:val=""/>
      <w:lvlJc w:val="left"/>
      <w:pPr>
        <w:tabs>
          <w:tab w:val="num" w:pos="1440"/>
        </w:tabs>
        <w:ind w:left="1440" w:hanging="360"/>
      </w:pPr>
      <w:rPr>
        <w:rFonts w:ascii="Wingdings" w:hAnsi="Wingdings" w:hint="default"/>
      </w:rPr>
    </w:lvl>
    <w:lvl w:ilvl="2" w:tplc="701081F8" w:tentative="1">
      <w:start w:val="1"/>
      <w:numFmt w:val="bullet"/>
      <w:lvlText w:val=""/>
      <w:lvlJc w:val="left"/>
      <w:pPr>
        <w:tabs>
          <w:tab w:val="num" w:pos="2160"/>
        </w:tabs>
        <w:ind w:left="2160" w:hanging="360"/>
      </w:pPr>
      <w:rPr>
        <w:rFonts w:ascii="Wingdings" w:hAnsi="Wingdings" w:hint="default"/>
      </w:rPr>
    </w:lvl>
    <w:lvl w:ilvl="3" w:tplc="6D28F3C8" w:tentative="1">
      <w:start w:val="1"/>
      <w:numFmt w:val="bullet"/>
      <w:lvlText w:val=""/>
      <w:lvlJc w:val="left"/>
      <w:pPr>
        <w:tabs>
          <w:tab w:val="num" w:pos="2880"/>
        </w:tabs>
        <w:ind w:left="2880" w:hanging="360"/>
      </w:pPr>
      <w:rPr>
        <w:rFonts w:ascii="Wingdings" w:hAnsi="Wingdings" w:hint="default"/>
      </w:rPr>
    </w:lvl>
    <w:lvl w:ilvl="4" w:tplc="CBA063EA" w:tentative="1">
      <w:start w:val="1"/>
      <w:numFmt w:val="bullet"/>
      <w:lvlText w:val=""/>
      <w:lvlJc w:val="left"/>
      <w:pPr>
        <w:tabs>
          <w:tab w:val="num" w:pos="3600"/>
        </w:tabs>
        <w:ind w:left="3600" w:hanging="360"/>
      </w:pPr>
      <w:rPr>
        <w:rFonts w:ascii="Wingdings" w:hAnsi="Wingdings" w:hint="default"/>
      </w:rPr>
    </w:lvl>
    <w:lvl w:ilvl="5" w:tplc="6A1E6962" w:tentative="1">
      <w:start w:val="1"/>
      <w:numFmt w:val="bullet"/>
      <w:lvlText w:val=""/>
      <w:lvlJc w:val="left"/>
      <w:pPr>
        <w:tabs>
          <w:tab w:val="num" w:pos="4320"/>
        </w:tabs>
        <w:ind w:left="4320" w:hanging="360"/>
      </w:pPr>
      <w:rPr>
        <w:rFonts w:ascii="Wingdings" w:hAnsi="Wingdings" w:hint="default"/>
      </w:rPr>
    </w:lvl>
    <w:lvl w:ilvl="6" w:tplc="5D005102" w:tentative="1">
      <w:start w:val="1"/>
      <w:numFmt w:val="bullet"/>
      <w:lvlText w:val=""/>
      <w:lvlJc w:val="left"/>
      <w:pPr>
        <w:tabs>
          <w:tab w:val="num" w:pos="5040"/>
        </w:tabs>
        <w:ind w:left="5040" w:hanging="360"/>
      </w:pPr>
      <w:rPr>
        <w:rFonts w:ascii="Wingdings" w:hAnsi="Wingdings" w:hint="default"/>
      </w:rPr>
    </w:lvl>
    <w:lvl w:ilvl="7" w:tplc="3D5C517A" w:tentative="1">
      <w:start w:val="1"/>
      <w:numFmt w:val="bullet"/>
      <w:lvlText w:val=""/>
      <w:lvlJc w:val="left"/>
      <w:pPr>
        <w:tabs>
          <w:tab w:val="num" w:pos="5760"/>
        </w:tabs>
        <w:ind w:left="5760" w:hanging="360"/>
      </w:pPr>
      <w:rPr>
        <w:rFonts w:ascii="Wingdings" w:hAnsi="Wingdings" w:hint="default"/>
      </w:rPr>
    </w:lvl>
    <w:lvl w:ilvl="8" w:tplc="14C660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5"/>
  </w:num>
  <w:num w:numId="4">
    <w:abstractNumId w:val="9"/>
  </w:num>
  <w:num w:numId="5">
    <w:abstractNumId w:val="3"/>
  </w:num>
  <w:num w:numId="6">
    <w:abstractNumId w:val="19"/>
  </w:num>
  <w:num w:numId="7">
    <w:abstractNumId w:val="17"/>
  </w:num>
  <w:num w:numId="8">
    <w:abstractNumId w:val="8"/>
  </w:num>
  <w:num w:numId="9">
    <w:abstractNumId w:val="4"/>
  </w:num>
  <w:num w:numId="10">
    <w:abstractNumId w:val="13"/>
  </w:num>
  <w:num w:numId="11">
    <w:abstractNumId w:val="16"/>
  </w:num>
  <w:num w:numId="12">
    <w:abstractNumId w:val="2"/>
  </w:num>
  <w:num w:numId="13">
    <w:abstractNumId w:val="18"/>
  </w:num>
  <w:num w:numId="14">
    <w:abstractNumId w:val="15"/>
  </w:num>
  <w:num w:numId="15">
    <w:abstractNumId w:val="7"/>
  </w:num>
  <w:num w:numId="16">
    <w:abstractNumId w:val="1"/>
  </w:num>
  <w:num w:numId="17">
    <w:abstractNumId w:val="14"/>
  </w:num>
  <w:num w:numId="18">
    <w:abstractNumId w:val="12"/>
  </w:num>
  <w:num w:numId="19">
    <w:abstractNumId w:val="21"/>
  </w:num>
  <w:num w:numId="20">
    <w:abstractNumId w:val="20"/>
  </w:num>
  <w:num w:numId="21">
    <w:abstractNumId w:val="10"/>
  </w:num>
  <w:num w:numId="22">
    <w:abstractNumId w:val="1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Engels">
    <w15:presenceInfo w15:providerId="None" w15:userId="Daniel Engel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mirrorMargin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718"/>
    <w:rsid w:val="0000081C"/>
    <w:rsid w:val="00000874"/>
    <w:rsid w:val="000009CD"/>
    <w:rsid w:val="00000C7F"/>
    <w:rsid w:val="00001682"/>
    <w:rsid w:val="00001733"/>
    <w:rsid w:val="00001905"/>
    <w:rsid w:val="00001DF7"/>
    <w:rsid w:val="000021AC"/>
    <w:rsid w:val="000021D7"/>
    <w:rsid w:val="00002628"/>
    <w:rsid w:val="0000284F"/>
    <w:rsid w:val="00002BE2"/>
    <w:rsid w:val="00002EED"/>
    <w:rsid w:val="00002FA4"/>
    <w:rsid w:val="00003814"/>
    <w:rsid w:val="00003A5A"/>
    <w:rsid w:val="0000426D"/>
    <w:rsid w:val="000046A4"/>
    <w:rsid w:val="000049B7"/>
    <w:rsid w:val="00004C5F"/>
    <w:rsid w:val="00004E46"/>
    <w:rsid w:val="00004EDD"/>
    <w:rsid w:val="00005513"/>
    <w:rsid w:val="000059C6"/>
    <w:rsid w:val="00005CDF"/>
    <w:rsid w:val="00005D32"/>
    <w:rsid w:val="00005EF3"/>
    <w:rsid w:val="0000626D"/>
    <w:rsid w:val="000067D4"/>
    <w:rsid w:val="00006A6F"/>
    <w:rsid w:val="00006BEB"/>
    <w:rsid w:val="00006CCC"/>
    <w:rsid w:val="00006E1A"/>
    <w:rsid w:val="00006E68"/>
    <w:rsid w:val="0000772B"/>
    <w:rsid w:val="00007B66"/>
    <w:rsid w:val="00007F96"/>
    <w:rsid w:val="00010127"/>
    <w:rsid w:val="00010483"/>
    <w:rsid w:val="000104CE"/>
    <w:rsid w:val="000107B6"/>
    <w:rsid w:val="000108A6"/>
    <w:rsid w:val="00010B59"/>
    <w:rsid w:val="00010BAF"/>
    <w:rsid w:val="00011078"/>
    <w:rsid w:val="000116F2"/>
    <w:rsid w:val="000118F5"/>
    <w:rsid w:val="00011BD9"/>
    <w:rsid w:val="00011ED8"/>
    <w:rsid w:val="000122FE"/>
    <w:rsid w:val="000123A0"/>
    <w:rsid w:val="000124E6"/>
    <w:rsid w:val="0001285F"/>
    <w:rsid w:val="000130FD"/>
    <w:rsid w:val="0001342C"/>
    <w:rsid w:val="00013654"/>
    <w:rsid w:val="00013CD2"/>
    <w:rsid w:val="00014042"/>
    <w:rsid w:val="00014272"/>
    <w:rsid w:val="00014386"/>
    <w:rsid w:val="0001462F"/>
    <w:rsid w:val="000146FA"/>
    <w:rsid w:val="00015330"/>
    <w:rsid w:val="00015B9C"/>
    <w:rsid w:val="00015E34"/>
    <w:rsid w:val="00015E48"/>
    <w:rsid w:val="00015E4A"/>
    <w:rsid w:val="00015E6E"/>
    <w:rsid w:val="00015F2A"/>
    <w:rsid w:val="00015FE5"/>
    <w:rsid w:val="0001640C"/>
    <w:rsid w:val="00016C1F"/>
    <w:rsid w:val="00017126"/>
    <w:rsid w:val="00017135"/>
    <w:rsid w:val="0001749E"/>
    <w:rsid w:val="00017676"/>
    <w:rsid w:val="00017919"/>
    <w:rsid w:val="000179F2"/>
    <w:rsid w:val="00017AB5"/>
    <w:rsid w:val="0001FE44"/>
    <w:rsid w:val="0002015D"/>
    <w:rsid w:val="0002021E"/>
    <w:rsid w:val="00020A94"/>
    <w:rsid w:val="000211AB"/>
    <w:rsid w:val="00021799"/>
    <w:rsid w:val="000220A1"/>
    <w:rsid w:val="00022497"/>
    <w:rsid w:val="00022929"/>
    <w:rsid w:val="00022F5A"/>
    <w:rsid w:val="000230E1"/>
    <w:rsid w:val="000232BF"/>
    <w:rsid w:val="0002441E"/>
    <w:rsid w:val="000245C6"/>
    <w:rsid w:val="000245D4"/>
    <w:rsid w:val="000246A4"/>
    <w:rsid w:val="000247DA"/>
    <w:rsid w:val="00024F01"/>
    <w:rsid w:val="00024FDC"/>
    <w:rsid w:val="000252DC"/>
    <w:rsid w:val="000252E1"/>
    <w:rsid w:val="0002556D"/>
    <w:rsid w:val="00025710"/>
    <w:rsid w:val="00025715"/>
    <w:rsid w:val="00026A7E"/>
    <w:rsid w:val="00027050"/>
    <w:rsid w:val="000270C2"/>
    <w:rsid w:val="00027225"/>
    <w:rsid w:val="00027526"/>
    <w:rsid w:val="00027FBF"/>
    <w:rsid w:val="000304E1"/>
    <w:rsid w:val="00030F7A"/>
    <w:rsid w:val="00030F99"/>
    <w:rsid w:val="00031028"/>
    <w:rsid w:val="00031A1D"/>
    <w:rsid w:val="0003232B"/>
    <w:rsid w:val="0003250E"/>
    <w:rsid w:val="000328CE"/>
    <w:rsid w:val="00033383"/>
    <w:rsid w:val="00033CF7"/>
    <w:rsid w:val="000342D0"/>
    <w:rsid w:val="00034916"/>
    <w:rsid w:val="0003492D"/>
    <w:rsid w:val="00034E72"/>
    <w:rsid w:val="00034E7C"/>
    <w:rsid w:val="00034F8A"/>
    <w:rsid w:val="00035162"/>
    <w:rsid w:val="0003525F"/>
    <w:rsid w:val="000354C8"/>
    <w:rsid w:val="00035686"/>
    <w:rsid w:val="0003570D"/>
    <w:rsid w:val="00036865"/>
    <w:rsid w:val="00036ACB"/>
    <w:rsid w:val="00036AE0"/>
    <w:rsid w:val="00036D4D"/>
    <w:rsid w:val="00037143"/>
    <w:rsid w:val="00037C65"/>
    <w:rsid w:val="00037F2A"/>
    <w:rsid w:val="00040046"/>
    <w:rsid w:val="0004023B"/>
    <w:rsid w:val="000407EB"/>
    <w:rsid w:val="00040CEF"/>
    <w:rsid w:val="00040D46"/>
    <w:rsid w:val="0004151B"/>
    <w:rsid w:val="000415F4"/>
    <w:rsid w:val="000418D5"/>
    <w:rsid w:val="0004260E"/>
    <w:rsid w:val="000430F4"/>
    <w:rsid w:val="0004369F"/>
    <w:rsid w:val="00043EEB"/>
    <w:rsid w:val="00044499"/>
    <w:rsid w:val="0004449E"/>
    <w:rsid w:val="000447B6"/>
    <w:rsid w:val="00044C0F"/>
    <w:rsid w:val="0004519B"/>
    <w:rsid w:val="00046773"/>
    <w:rsid w:val="00046C4A"/>
    <w:rsid w:val="00046FE0"/>
    <w:rsid w:val="0004744B"/>
    <w:rsid w:val="00047551"/>
    <w:rsid w:val="000476BD"/>
    <w:rsid w:val="0004771F"/>
    <w:rsid w:val="00047751"/>
    <w:rsid w:val="00047F98"/>
    <w:rsid w:val="000502DE"/>
    <w:rsid w:val="000504EF"/>
    <w:rsid w:val="00050519"/>
    <w:rsid w:val="00050703"/>
    <w:rsid w:val="00050DFE"/>
    <w:rsid w:val="000513A0"/>
    <w:rsid w:val="00051659"/>
    <w:rsid w:val="00051B66"/>
    <w:rsid w:val="00051DA5"/>
    <w:rsid w:val="00051FBC"/>
    <w:rsid w:val="00052798"/>
    <w:rsid w:val="00053D2D"/>
    <w:rsid w:val="00053DF4"/>
    <w:rsid w:val="00053E2D"/>
    <w:rsid w:val="000545B7"/>
    <w:rsid w:val="000545DA"/>
    <w:rsid w:val="000547D5"/>
    <w:rsid w:val="000549C4"/>
    <w:rsid w:val="00054A93"/>
    <w:rsid w:val="00054ABB"/>
    <w:rsid w:val="00054F20"/>
    <w:rsid w:val="0005522B"/>
    <w:rsid w:val="000552CF"/>
    <w:rsid w:val="000552F0"/>
    <w:rsid w:val="0005617C"/>
    <w:rsid w:val="0005630C"/>
    <w:rsid w:val="00056572"/>
    <w:rsid w:val="0005676A"/>
    <w:rsid w:val="00056876"/>
    <w:rsid w:val="00056912"/>
    <w:rsid w:val="00056EDC"/>
    <w:rsid w:val="00057921"/>
    <w:rsid w:val="00057AB2"/>
    <w:rsid w:val="0006019E"/>
    <w:rsid w:val="000605AF"/>
    <w:rsid w:val="000608EC"/>
    <w:rsid w:val="00060A8E"/>
    <w:rsid w:val="00060B14"/>
    <w:rsid w:val="00060E9B"/>
    <w:rsid w:val="00061096"/>
    <w:rsid w:val="0006189B"/>
    <w:rsid w:val="00061AF0"/>
    <w:rsid w:val="00061E77"/>
    <w:rsid w:val="00062233"/>
    <w:rsid w:val="00062531"/>
    <w:rsid w:val="000626DB"/>
    <w:rsid w:val="000629C9"/>
    <w:rsid w:val="00062DB5"/>
    <w:rsid w:val="00063570"/>
    <w:rsid w:val="000639B2"/>
    <w:rsid w:val="0006402F"/>
    <w:rsid w:val="00064613"/>
    <w:rsid w:val="00064730"/>
    <w:rsid w:val="00065888"/>
    <w:rsid w:val="00065A68"/>
    <w:rsid w:val="00065D44"/>
    <w:rsid w:val="000660E4"/>
    <w:rsid w:val="00066280"/>
    <w:rsid w:val="000665BF"/>
    <w:rsid w:val="0006661C"/>
    <w:rsid w:val="000669AD"/>
    <w:rsid w:val="00066C1B"/>
    <w:rsid w:val="00066CB3"/>
    <w:rsid w:val="00067198"/>
    <w:rsid w:val="000671A0"/>
    <w:rsid w:val="0006753D"/>
    <w:rsid w:val="00067F20"/>
    <w:rsid w:val="00067F8F"/>
    <w:rsid w:val="000705A8"/>
    <w:rsid w:val="000710AE"/>
    <w:rsid w:val="0007122F"/>
    <w:rsid w:val="0007145F"/>
    <w:rsid w:val="000714AC"/>
    <w:rsid w:val="0007150C"/>
    <w:rsid w:val="00072418"/>
    <w:rsid w:val="000726D0"/>
    <w:rsid w:val="00073F34"/>
    <w:rsid w:val="00074210"/>
    <w:rsid w:val="00074913"/>
    <w:rsid w:val="00075147"/>
    <w:rsid w:val="00075178"/>
    <w:rsid w:val="000751DE"/>
    <w:rsid w:val="00075771"/>
    <w:rsid w:val="000759E2"/>
    <w:rsid w:val="00076A06"/>
    <w:rsid w:val="00076A63"/>
    <w:rsid w:val="00076FB2"/>
    <w:rsid w:val="00077E6B"/>
    <w:rsid w:val="00080568"/>
    <w:rsid w:val="000808CF"/>
    <w:rsid w:val="0008099B"/>
    <w:rsid w:val="000809CF"/>
    <w:rsid w:val="00080AA8"/>
    <w:rsid w:val="00080BD4"/>
    <w:rsid w:val="00080CCF"/>
    <w:rsid w:val="00080F62"/>
    <w:rsid w:val="0008140D"/>
    <w:rsid w:val="000816D7"/>
    <w:rsid w:val="0008229B"/>
    <w:rsid w:val="00082535"/>
    <w:rsid w:val="00082818"/>
    <w:rsid w:val="00082D8C"/>
    <w:rsid w:val="00083303"/>
    <w:rsid w:val="00083C39"/>
    <w:rsid w:val="000841EB"/>
    <w:rsid w:val="00084225"/>
    <w:rsid w:val="00084458"/>
    <w:rsid w:val="0008449F"/>
    <w:rsid w:val="000844F0"/>
    <w:rsid w:val="000849B1"/>
    <w:rsid w:val="0008500A"/>
    <w:rsid w:val="00085647"/>
    <w:rsid w:val="000857A2"/>
    <w:rsid w:val="0008582E"/>
    <w:rsid w:val="000866B1"/>
    <w:rsid w:val="00086C9A"/>
    <w:rsid w:val="0008753C"/>
    <w:rsid w:val="000878AD"/>
    <w:rsid w:val="0008795E"/>
    <w:rsid w:val="00087B74"/>
    <w:rsid w:val="00087F5F"/>
    <w:rsid w:val="00087F90"/>
    <w:rsid w:val="00090251"/>
    <w:rsid w:val="0009099B"/>
    <w:rsid w:val="00090AD9"/>
    <w:rsid w:val="00090C3F"/>
    <w:rsid w:val="000910EF"/>
    <w:rsid w:val="0009149D"/>
    <w:rsid w:val="00091808"/>
    <w:rsid w:val="000918E4"/>
    <w:rsid w:val="00091B4A"/>
    <w:rsid w:val="00092123"/>
    <w:rsid w:val="000922FF"/>
    <w:rsid w:val="00092333"/>
    <w:rsid w:val="000929AF"/>
    <w:rsid w:val="000930C6"/>
    <w:rsid w:val="000930E4"/>
    <w:rsid w:val="000931CD"/>
    <w:rsid w:val="0009348E"/>
    <w:rsid w:val="00093984"/>
    <w:rsid w:val="00094440"/>
    <w:rsid w:val="00094484"/>
    <w:rsid w:val="00094A74"/>
    <w:rsid w:val="00095D49"/>
    <w:rsid w:val="000960F9"/>
    <w:rsid w:val="000961FC"/>
    <w:rsid w:val="000963FE"/>
    <w:rsid w:val="00096946"/>
    <w:rsid w:val="000970C0"/>
    <w:rsid w:val="00097DB8"/>
    <w:rsid w:val="00097DC1"/>
    <w:rsid w:val="0009893C"/>
    <w:rsid w:val="000A0029"/>
    <w:rsid w:val="000A044A"/>
    <w:rsid w:val="000A0550"/>
    <w:rsid w:val="000A0BCA"/>
    <w:rsid w:val="000A116E"/>
    <w:rsid w:val="000A1C2A"/>
    <w:rsid w:val="000A1C72"/>
    <w:rsid w:val="000A1E93"/>
    <w:rsid w:val="000A2617"/>
    <w:rsid w:val="000A261D"/>
    <w:rsid w:val="000A2AF7"/>
    <w:rsid w:val="000A2CFD"/>
    <w:rsid w:val="000A2F3C"/>
    <w:rsid w:val="000A2F8C"/>
    <w:rsid w:val="000A2FA3"/>
    <w:rsid w:val="000A3079"/>
    <w:rsid w:val="000A34A8"/>
    <w:rsid w:val="000A3BEA"/>
    <w:rsid w:val="000A3C02"/>
    <w:rsid w:val="000A3C47"/>
    <w:rsid w:val="000A3D56"/>
    <w:rsid w:val="000A3EF9"/>
    <w:rsid w:val="000A4116"/>
    <w:rsid w:val="000A5013"/>
    <w:rsid w:val="000A566A"/>
    <w:rsid w:val="000A5DD5"/>
    <w:rsid w:val="000A60C2"/>
    <w:rsid w:val="000A7361"/>
    <w:rsid w:val="000A7555"/>
    <w:rsid w:val="000A7BA0"/>
    <w:rsid w:val="000A7CE7"/>
    <w:rsid w:val="000A7EA4"/>
    <w:rsid w:val="000A7F9D"/>
    <w:rsid w:val="000B03F0"/>
    <w:rsid w:val="000B067B"/>
    <w:rsid w:val="000B06B0"/>
    <w:rsid w:val="000B0812"/>
    <w:rsid w:val="000B08AB"/>
    <w:rsid w:val="000B09B5"/>
    <w:rsid w:val="000B0DBB"/>
    <w:rsid w:val="000B103B"/>
    <w:rsid w:val="000B1468"/>
    <w:rsid w:val="000B159E"/>
    <w:rsid w:val="000B16C0"/>
    <w:rsid w:val="000B18EA"/>
    <w:rsid w:val="000B1D90"/>
    <w:rsid w:val="000B2860"/>
    <w:rsid w:val="000B2A5F"/>
    <w:rsid w:val="000B3164"/>
    <w:rsid w:val="000B3749"/>
    <w:rsid w:val="000B3836"/>
    <w:rsid w:val="000B57B5"/>
    <w:rsid w:val="000B5C79"/>
    <w:rsid w:val="000B6241"/>
    <w:rsid w:val="000B650D"/>
    <w:rsid w:val="000B682B"/>
    <w:rsid w:val="000B6982"/>
    <w:rsid w:val="000B6C30"/>
    <w:rsid w:val="000B6D58"/>
    <w:rsid w:val="000B6FA2"/>
    <w:rsid w:val="000B711F"/>
    <w:rsid w:val="000C014F"/>
    <w:rsid w:val="000C0199"/>
    <w:rsid w:val="000C0D36"/>
    <w:rsid w:val="000C1019"/>
    <w:rsid w:val="000C188A"/>
    <w:rsid w:val="000C1963"/>
    <w:rsid w:val="000C1AF3"/>
    <w:rsid w:val="000C1BF3"/>
    <w:rsid w:val="000C1E9D"/>
    <w:rsid w:val="000C2157"/>
    <w:rsid w:val="000C25D5"/>
    <w:rsid w:val="000C2F22"/>
    <w:rsid w:val="000C2F35"/>
    <w:rsid w:val="000C35E7"/>
    <w:rsid w:val="000C37E9"/>
    <w:rsid w:val="000C3B33"/>
    <w:rsid w:val="000C3B98"/>
    <w:rsid w:val="000C3D82"/>
    <w:rsid w:val="000C3E11"/>
    <w:rsid w:val="000C4030"/>
    <w:rsid w:val="000C45E0"/>
    <w:rsid w:val="000C534F"/>
    <w:rsid w:val="000C5637"/>
    <w:rsid w:val="000C5951"/>
    <w:rsid w:val="000C59CC"/>
    <w:rsid w:val="000C5BED"/>
    <w:rsid w:val="000C65BB"/>
    <w:rsid w:val="000C663B"/>
    <w:rsid w:val="000C7546"/>
    <w:rsid w:val="000C7652"/>
    <w:rsid w:val="000C79DA"/>
    <w:rsid w:val="000C7C63"/>
    <w:rsid w:val="000C7DB1"/>
    <w:rsid w:val="000C7F8C"/>
    <w:rsid w:val="000D0519"/>
    <w:rsid w:val="000D0573"/>
    <w:rsid w:val="000D0D0F"/>
    <w:rsid w:val="000D0E36"/>
    <w:rsid w:val="000D10F4"/>
    <w:rsid w:val="000D12A4"/>
    <w:rsid w:val="000D1676"/>
    <w:rsid w:val="000D16CA"/>
    <w:rsid w:val="000D1DAE"/>
    <w:rsid w:val="000D2E54"/>
    <w:rsid w:val="000D30CD"/>
    <w:rsid w:val="000D37C0"/>
    <w:rsid w:val="000D3A7C"/>
    <w:rsid w:val="000D4023"/>
    <w:rsid w:val="000D43A2"/>
    <w:rsid w:val="000D5DD1"/>
    <w:rsid w:val="000D679A"/>
    <w:rsid w:val="000D6959"/>
    <w:rsid w:val="000D6C4D"/>
    <w:rsid w:val="000D7157"/>
    <w:rsid w:val="000D74AE"/>
    <w:rsid w:val="000D7551"/>
    <w:rsid w:val="000D7673"/>
    <w:rsid w:val="000D7B16"/>
    <w:rsid w:val="000E016B"/>
    <w:rsid w:val="000E0189"/>
    <w:rsid w:val="000E0615"/>
    <w:rsid w:val="000E1024"/>
    <w:rsid w:val="000E14A1"/>
    <w:rsid w:val="000E14FE"/>
    <w:rsid w:val="000E17F3"/>
    <w:rsid w:val="000E1B8E"/>
    <w:rsid w:val="000E1E81"/>
    <w:rsid w:val="000E2889"/>
    <w:rsid w:val="000E2BB8"/>
    <w:rsid w:val="000E3075"/>
    <w:rsid w:val="000E378A"/>
    <w:rsid w:val="000E37B2"/>
    <w:rsid w:val="000E4229"/>
    <w:rsid w:val="000E461E"/>
    <w:rsid w:val="000E491F"/>
    <w:rsid w:val="000E4FAA"/>
    <w:rsid w:val="000E4FE9"/>
    <w:rsid w:val="000E4FEC"/>
    <w:rsid w:val="000E5782"/>
    <w:rsid w:val="000E5A33"/>
    <w:rsid w:val="000E5BC4"/>
    <w:rsid w:val="000E5DC5"/>
    <w:rsid w:val="000E625D"/>
    <w:rsid w:val="000E6481"/>
    <w:rsid w:val="000E68EF"/>
    <w:rsid w:val="000E6F46"/>
    <w:rsid w:val="000E7050"/>
    <w:rsid w:val="000E755D"/>
    <w:rsid w:val="000E75F0"/>
    <w:rsid w:val="000E76EF"/>
    <w:rsid w:val="000E795B"/>
    <w:rsid w:val="000E7BDB"/>
    <w:rsid w:val="000F0204"/>
    <w:rsid w:val="000F03AB"/>
    <w:rsid w:val="000F074F"/>
    <w:rsid w:val="000F0E6E"/>
    <w:rsid w:val="000F1100"/>
    <w:rsid w:val="000F129D"/>
    <w:rsid w:val="000F13A9"/>
    <w:rsid w:val="000F13CE"/>
    <w:rsid w:val="000F1DF3"/>
    <w:rsid w:val="000F2389"/>
    <w:rsid w:val="000F23FD"/>
    <w:rsid w:val="000F2661"/>
    <w:rsid w:val="000F2693"/>
    <w:rsid w:val="000F2782"/>
    <w:rsid w:val="000F2914"/>
    <w:rsid w:val="000F2973"/>
    <w:rsid w:val="000F2C6D"/>
    <w:rsid w:val="000F2DED"/>
    <w:rsid w:val="000F2E86"/>
    <w:rsid w:val="000F357C"/>
    <w:rsid w:val="000F377B"/>
    <w:rsid w:val="000F3E4C"/>
    <w:rsid w:val="000F51E6"/>
    <w:rsid w:val="000F53CC"/>
    <w:rsid w:val="000F55E0"/>
    <w:rsid w:val="000F5A45"/>
    <w:rsid w:val="000F5E38"/>
    <w:rsid w:val="000F6100"/>
    <w:rsid w:val="000F6786"/>
    <w:rsid w:val="000F690F"/>
    <w:rsid w:val="000F6C9C"/>
    <w:rsid w:val="000F76B4"/>
    <w:rsid w:val="000F7843"/>
    <w:rsid w:val="001000CB"/>
    <w:rsid w:val="0010026A"/>
    <w:rsid w:val="0010105B"/>
    <w:rsid w:val="001011B4"/>
    <w:rsid w:val="00101E20"/>
    <w:rsid w:val="00101EEB"/>
    <w:rsid w:val="001021F6"/>
    <w:rsid w:val="00102F1D"/>
    <w:rsid w:val="0010302D"/>
    <w:rsid w:val="001033C7"/>
    <w:rsid w:val="001033EB"/>
    <w:rsid w:val="001035BD"/>
    <w:rsid w:val="001039E1"/>
    <w:rsid w:val="00103D19"/>
    <w:rsid w:val="00103F98"/>
    <w:rsid w:val="001040BC"/>
    <w:rsid w:val="00104396"/>
    <w:rsid w:val="00104711"/>
    <w:rsid w:val="00104916"/>
    <w:rsid w:val="00104B89"/>
    <w:rsid w:val="00104D20"/>
    <w:rsid w:val="0010557B"/>
    <w:rsid w:val="0010573F"/>
    <w:rsid w:val="001058C5"/>
    <w:rsid w:val="00105940"/>
    <w:rsid w:val="00105993"/>
    <w:rsid w:val="00105C03"/>
    <w:rsid w:val="001065BA"/>
    <w:rsid w:val="0010688A"/>
    <w:rsid w:val="001068E5"/>
    <w:rsid w:val="00106C1C"/>
    <w:rsid w:val="00106ED6"/>
    <w:rsid w:val="00106F9E"/>
    <w:rsid w:val="001071A9"/>
    <w:rsid w:val="001078AA"/>
    <w:rsid w:val="00107BE8"/>
    <w:rsid w:val="00110245"/>
    <w:rsid w:val="0011047B"/>
    <w:rsid w:val="00110730"/>
    <w:rsid w:val="00111F33"/>
    <w:rsid w:val="00112318"/>
    <w:rsid w:val="00112714"/>
    <w:rsid w:val="001128F5"/>
    <w:rsid w:val="00112E6D"/>
    <w:rsid w:val="0011322E"/>
    <w:rsid w:val="001137F6"/>
    <w:rsid w:val="0011429F"/>
    <w:rsid w:val="001149B6"/>
    <w:rsid w:val="00114D54"/>
    <w:rsid w:val="0011506E"/>
    <w:rsid w:val="00115345"/>
    <w:rsid w:val="001160FD"/>
    <w:rsid w:val="00116147"/>
    <w:rsid w:val="00116470"/>
    <w:rsid w:val="00116A49"/>
    <w:rsid w:val="00116FCF"/>
    <w:rsid w:val="00117213"/>
    <w:rsid w:val="00117710"/>
    <w:rsid w:val="00117A8B"/>
    <w:rsid w:val="00117D86"/>
    <w:rsid w:val="00120A2F"/>
    <w:rsid w:val="00120C51"/>
    <w:rsid w:val="001214CC"/>
    <w:rsid w:val="0012159B"/>
    <w:rsid w:val="0012171F"/>
    <w:rsid w:val="00122451"/>
    <w:rsid w:val="00122937"/>
    <w:rsid w:val="00123193"/>
    <w:rsid w:val="0012319F"/>
    <w:rsid w:val="00123AB1"/>
    <w:rsid w:val="00123FDA"/>
    <w:rsid w:val="001241E8"/>
    <w:rsid w:val="001243EE"/>
    <w:rsid w:val="00124B71"/>
    <w:rsid w:val="00124B9F"/>
    <w:rsid w:val="00124D22"/>
    <w:rsid w:val="001250A6"/>
    <w:rsid w:val="00126BCC"/>
    <w:rsid w:val="00126CD8"/>
    <w:rsid w:val="0012738D"/>
    <w:rsid w:val="00127540"/>
    <w:rsid w:val="00127677"/>
    <w:rsid w:val="00127A59"/>
    <w:rsid w:val="00127B45"/>
    <w:rsid w:val="001300D8"/>
    <w:rsid w:val="001305F1"/>
    <w:rsid w:val="00130A56"/>
    <w:rsid w:val="00130DAA"/>
    <w:rsid w:val="00131043"/>
    <w:rsid w:val="00131842"/>
    <w:rsid w:val="00131922"/>
    <w:rsid w:val="00131ACD"/>
    <w:rsid w:val="00131DF5"/>
    <w:rsid w:val="00132554"/>
    <w:rsid w:val="00132AF0"/>
    <w:rsid w:val="00133DAA"/>
    <w:rsid w:val="00134642"/>
    <w:rsid w:val="00134686"/>
    <w:rsid w:val="00134E3C"/>
    <w:rsid w:val="00134F06"/>
    <w:rsid w:val="00135644"/>
    <w:rsid w:val="00135C0F"/>
    <w:rsid w:val="00135CFE"/>
    <w:rsid w:val="001366E2"/>
    <w:rsid w:val="001366EC"/>
    <w:rsid w:val="00136AAF"/>
    <w:rsid w:val="00137653"/>
    <w:rsid w:val="00137C91"/>
    <w:rsid w:val="001403C2"/>
    <w:rsid w:val="001403FF"/>
    <w:rsid w:val="00140623"/>
    <w:rsid w:val="001407DC"/>
    <w:rsid w:val="00140A1A"/>
    <w:rsid w:val="00140D83"/>
    <w:rsid w:val="00140E0E"/>
    <w:rsid w:val="00141265"/>
    <w:rsid w:val="0014183B"/>
    <w:rsid w:val="00141CA3"/>
    <w:rsid w:val="0014236E"/>
    <w:rsid w:val="00142798"/>
    <w:rsid w:val="00142835"/>
    <w:rsid w:val="001428A0"/>
    <w:rsid w:val="00142BA2"/>
    <w:rsid w:val="00142C79"/>
    <w:rsid w:val="00142E69"/>
    <w:rsid w:val="00143180"/>
    <w:rsid w:val="0014343D"/>
    <w:rsid w:val="001435CA"/>
    <w:rsid w:val="00143E9E"/>
    <w:rsid w:val="00143F79"/>
    <w:rsid w:val="00144C48"/>
    <w:rsid w:val="00145810"/>
    <w:rsid w:val="00145DD1"/>
    <w:rsid w:val="00146138"/>
    <w:rsid w:val="001461A4"/>
    <w:rsid w:val="00146B93"/>
    <w:rsid w:val="00146FD6"/>
    <w:rsid w:val="001476F4"/>
    <w:rsid w:val="0014775F"/>
    <w:rsid w:val="00147837"/>
    <w:rsid w:val="00147E64"/>
    <w:rsid w:val="00147FE5"/>
    <w:rsid w:val="0015087D"/>
    <w:rsid w:val="00151EF7"/>
    <w:rsid w:val="001530C5"/>
    <w:rsid w:val="00153157"/>
    <w:rsid w:val="00153307"/>
    <w:rsid w:val="001534BA"/>
    <w:rsid w:val="0015353D"/>
    <w:rsid w:val="00153837"/>
    <w:rsid w:val="00153F9B"/>
    <w:rsid w:val="00154171"/>
    <w:rsid w:val="001542C9"/>
    <w:rsid w:val="00154436"/>
    <w:rsid w:val="00154767"/>
    <w:rsid w:val="00154E19"/>
    <w:rsid w:val="001555EA"/>
    <w:rsid w:val="0015611E"/>
    <w:rsid w:val="00156265"/>
    <w:rsid w:val="0015630A"/>
    <w:rsid w:val="0015646C"/>
    <w:rsid w:val="001564A4"/>
    <w:rsid w:val="00156502"/>
    <w:rsid w:val="00156BE3"/>
    <w:rsid w:val="00157767"/>
    <w:rsid w:val="00157C78"/>
    <w:rsid w:val="00157D70"/>
    <w:rsid w:val="00157DF4"/>
    <w:rsid w:val="00157E10"/>
    <w:rsid w:val="00157EE1"/>
    <w:rsid w:val="0016047A"/>
    <w:rsid w:val="0016048C"/>
    <w:rsid w:val="001605AD"/>
    <w:rsid w:val="00160B96"/>
    <w:rsid w:val="00160D79"/>
    <w:rsid w:val="00161369"/>
    <w:rsid w:val="00161E65"/>
    <w:rsid w:val="00161FFB"/>
    <w:rsid w:val="001620AE"/>
    <w:rsid w:val="001621FF"/>
    <w:rsid w:val="00162699"/>
    <w:rsid w:val="0016278F"/>
    <w:rsid w:val="0016319A"/>
    <w:rsid w:val="0016351D"/>
    <w:rsid w:val="00163579"/>
    <w:rsid w:val="001637BF"/>
    <w:rsid w:val="00163B23"/>
    <w:rsid w:val="00165094"/>
    <w:rsid w:val="00165C6D"/>
    <w:rsid w:val="00165D10"/>
    <w:rsid w:val="001661E4"/>
    <w:rsid w:val="001662F7"/>
    <w:rsid w:val="00166C23"/>
    <w:rsid w:val="00166F2B"/>
    <w:rsid w:val="00166FDC"/>
    <w:rsid w:val="0016718C"/>
    <w:rsid w:val="00167313"/>
    <w:rsid w:val="00167614"/>
    <w:rsid w:val="00167B9E"/>
    <w:rsid w:val="0017088F"/>
    <w:rsid w:val="00170EA2"/>
    <w:rsid w:val="00170ECF"/>
    <w:rsid w:val="0017132E"/>
    <w:rsid w:val="00171A56"/>
    <w:rsid w:val="001728BD"/>
    <w:rsid w:val="00172CD9"/>
    <w:rsid w:val="001730C1"/>
    <w:rsid w:val="0017310F"/>
    <w:rsid w:val="001732E4"/>
    <w:rsid w:val="00173317"/>
    <w:rsid w:val="00173602"/>
    <w:rsid w:val="001738E7"/>
    <w:rsid w:val="00173A83"/>
    <w:rsid w:val="00173D1D"/>
    <w:rsid w:val="0017412B"/>
    <w:rsid w:val="001742DE"/>
    <w:rsid w:val="001749F5"/>
    <w:rsid w:val="00174B4E"/>
    <w:rsid w:val="00175CAD"/>
    <w:rsid w:val="001765BC"/>
    <w:rsid w:val="00176819"/>
    <w:rsid w:val="00176A91"/>
    <w:rsid w:val="00176BBD"/>
    <w:rsid w:val="00176CED"/>
    <w:rsid w:val="00176E66"/>
    <w:rsid w:val="001776F7"/>
    <w:rsid w:val="001777C5"/>
    <w:rsid w:val="00177B16"/>
    <w:rsid w:val="001800A5"/>
    <w:rsid w:val="001809A6"/>
    <w:rsid w:val="00180BB8"/>
    <w:rsid w:val="00180C39"/>
    <w:rsid w:val="00180ECC"/>
    <w:rsid w:val="0018157F"/>
    <w:rsid w:val="001817D0"/>
    <w:rsid w:val="0018191B"/>
    <w:rsid w:val="00181ED6"/>
    <w:rsid w:val="00182154"/>
    <w:rsid w:val="0018256A"/>
    <w:rsid w:val="00182B8B"/>
    <w:rsid w:val="00182F81"/>
    <w:rsid w:val="00183156"/>
    <w:rsid w:val="001833DE"/>
    <w:rsid w:val="001837EE"/>
    <w:rsid w:val="00183B3B"/>
    <w:rsid w:val="00184000"/>
    <w:rsid w:val="0018479D"/>
    <w:rsid w:val="00184B38"/>
    <w:rsid w:val="0018514E"/>
    <w:rsid w:val="001851BE"/>
    <w:rsid w:val="00185748"/>
    <w:rsid w:val="00185ADB"/>
    <w:rsid w:val="00185C41"/>
    <w:rsid w:val="00185C69"/>
    <w:rsid w:val="001867D5"/>
    <w:rsid w:val="001868C4"/>
    <w:rsid w:val="0018702D"/>
    <w:rsid w:val="00187272"/>
    <w:rsid w:val="00187369"/>
    <w:rsid w:val="00187623"/>
    <w:rsid w:val="00187E23"/>
    <w:rsid w:val="00187FAE"/>
    <w:rsid w:val="00190B07"/>
    <w:rsid w:val="00190D9D"/>
    <w:rsid w:val="00190DCE"/>
    <w:rsid w:val="00190F52"/>
    <w:rsid w:val="001915D3"/>
    <w:rsid w:val="0019186C"/>
    <w:rsid w:val="00192986"/>
    <w:rsid w:val="00192CE7"/>
    <w:rsid w:val="00192E64"/>
    <w:rsid w:val="00193754"/>
    <w:rsid w:val="001938F2"/>
    <w:rsid w:val="00193992"/>
    <w:rsid w:val="0019454D"/>
    <w:rsid w:val="0019487F"/>
    <w:rsid w:val="001950EC"/>
    <w:rsid w:val="0019530E"/>
    <w:rsid w:val="00195691"/>
    <w:rsid w:val="00195A05"/>
    <w:rsid w:val="00195DCA"/>
    <w:rsid w:val="00196BDD"/>
    <w:rsid w:val="0019740A"/>
    <w:rsid w:val="001974DC"/>
    <w:rsid w:val="001976FB"/>
    <w:rsid w:val="001978DE"/>
    <w:rsid w:val="00197C85"/>
    <w:rsid w:val="001A035D"/>
    <w:rsid w:val="001A048F"/>
    <w:rsid w:val="001A0A59"/>
    <w:rsid w:val="001A0B05"/>
    <w:rsid w:val="001A1C7D"/>
    <w:rsid w:val="001A1C91"/>
    <w:rsid w:val="001A1DD1"/>
    <w:rsid w:val="001A1E9D"/>
    <w:rsid w:val="001A211D"/>
    <w:rsid w:val="001A245A"/>
    <w:rsid w:val="001A2E01"/>
    <w:rsid w:val="001A2FAB"/>
    <w:rsid w:val="001A3141"/>
    <w:rsid w:val="001A31F0"/>
    <w:rsid w:val="001A404E"/>
    <w:rsid w:val="001A4DD7"/>
    <w:rsid w:val="001A4E35"/>
    <w:rsid w:val="001A4FA8"/>
    <w:rsid w:val="001A54D5"/>
    <w:rsid w:val="001A651F"/>
    <w:rsid w:val="001A66D6"/>
    <w:rsid w:val="001A66F3"/>
    <w:rsid w:val="001A6E83"/>
    <w:rsid w:val="001A74C7"/>
    <w:rsid w:val="001A7531"/>
    <w:rsid w:val="001A7742"/>
    <w:rsid w:val="001A776A"/>
    <w:rsid w:val="001A78BD"/>
    <w:rsid w:val="001A79DF"/>
    <w:rsid w:val="001A7DE5"/>
    <w:rsid w:val="001B0154"/>
    <w:rsid w:val="001B056B"/>
    <w:rsid w:val="001B13F0"/>
    <w:rsid w:val="001B24E5"/>
    <w:rsid w:val="001B2871"/>
    <w:rsid w:val="001B29D7"/>
    <w:rsid w:val="001B2BE4"/>
    <w:rsid w:val="001B2E17"/>
    <w:rsid w:val="001B3424"/>
    <w:rsid w:val="001B3904"/>
    <w:rsid w:val="001B3DA1"/>
    <w:rsid w:val="001B4521"/>
    <w:rsid w:val="001B45E4"/>
    <w:rsid w:val="001B4C56"/>
    <w:rsid w:val="001B5134"/>
    <w:rsid w:val="001B5704"/>
    <w:rsid w:val="001B5776"/>
    <w:rsid w:val="001B57C9"/>
    <w:rsid w:val="001B5A6B"/>
    <w:rsid w:val="001B5C6F"/>
    <w:rsid w:val="001B62CB"/>
    <w:rsid w:val="001B66A7"/>
    <w:rsid w:val="001B66CD"/>
    <w:rsid w:val="001B6B16"/>
    <w:rsid w:val="001B723F"/>
    <w:rsid w:val="001B7564"/>
    <w:rsid w:val="001B783D"/>
    <w:rsid w:val="001B7AA6"/>
    <w:rsid w:val="001B7BA1"/>
    <w:rsid w:val="001B7CEB"/>
    <w:rsid w:val="001B7E6E"/>
    <w:rsid w:val="001C10B6"/>
    <w:rsid w:val="001C13F4"/>
    <w:rsid w:val="001C15FB"/>
    <w:rsid w:val="001C18A2"/>
    <w:rsid w:val="001C1B13"/>
    <w:rsid w:val="001C200F"/>
    <w:rsid w:val="001C20CF"/>
    <w:rsid w:val="001C2110"/>
    <w:rsid w:val="001C2179"/>
    <w:rsid w:val="001C24A4"/>
    <w:rsid w:val="001C25CC"/>
    <w:rsid w:val="001C28C5"/>
    <w:rsid w:val="001C2C82"/>
    <w:rsid w:val="001C2E83"/>
    <w:rsid w:val="001C30DC"/>
    <w:rsid w:val="001C38E5"/>
    <w:rsid w:val="001C3AA0"/>
    <w:rsid w:val="001C3D9E"/>
    <w:rsid w:val="001C4625"/>
    <w:rsid w:val="001C4A62"/>
    <w:rsid w:val="001C4EDD"/>
    <w:rsid w:val="001C4F4A"/>
    <w:rsid w:val="001C4FE8"/>
    <w:rsid w:val="001C5265"/>
    <w:rsid w:val="001C53FB"/>
    <w:rsid w:val="001C5958"/>
    <w:rsid w:val="001C61DD"/>
    <w:rsid w:val="001C6216"/>
    <w:rsid w:val="001C644D"/>
    <w:rsid w:val="001C650E"/>
    <w:rsid w:val="001C6537"/>
    <w:rsid w:val="001C764F"/>
    <w:rsid w:val="001C7AAF"/>
    <w:rsid w:val="001D0303"/>
    <w:rsid w:val="001D0D2A"/>
    <w:rsid w:val="001D1518"/>
    <w:rsid w:val="001D15A3"/>
    <w:rsid w:val="001D2291"/>
    <w:rsid w:val="001D2958"/>
    <w:rsid w:val="001D2EE6"/>
    <w:rsid w:val="001D3036"/>
    <w:rsid w:val="001D3060"/>
    <w:rsid w:val="001D3200"/>
    <w:rsid w:val="001D36D1"/>
    <w:rsid w:val="001D3AA3"/>
    <w:rsid w:val="001D3DA7"/>
    <w:rsid w:val="001D3E9D"/>
    <w:rsid w:val="001D41E7"/>
    <w:rsid w:val="001D497C"/>
    <w:rsid w:val="001D4CA7"/>
    <w:rsid w:val="001D52BF"/>
    <w:rsid w:val="001D57D1"/>
    <w:rsid w:val="001D5CAC"/>
    <w:rsid w:val="001D6146"/>
    <w:rsid w:val="001D62B9"/>
    <w:rsid w:val="001D6650"/>
    <w:rsid w:val="001D672B"/>
    <w:rsid w:val="001D6785"/>
    <w:rsid w:val="001D6AE0"/>
    <w:rsid w:val="001D6EF1"/>
    <w:rsid w:val="001D6FB4"/>
    <w:rsid w:val="001D70F9"/>
    <w:rsid w:val="001D7523"/>
    <w:rsid w:val="001D76D9"/>
    <w:rsid w:val="001D78E8"/>
    <w:rsid w:val="001E0939"/>
    <w:rsid w:val="001E1879"/>
    <w:rsid w:val="001E1A81"/>
    <w:rsid w:val="001E1AA6"/>
    <w:rsid w:val="001E1B80"/>
    <w:rsid w:val="001E2068"/>
    <w:rsid w:val="001E20C8"/>
    <w:rsid w:val="001E2272"/>
    <w:rsid w:val="001E28B8"/>
    <w:rsid w:val="001E2B8E"/>
    <w:rsid w:val="001E352C"/>
    <w:rsid w:val="001E3604"/>
    <w:rsid w:val="001E38AE"/>
    <w:rsid w:val="001E3B3B"/>
    <w:rsid w:val="001E42C9"/>
    <w:rsid w:val="001E46C8"/>
    <w:rsid w:val="001E4E5A"/>
    <w:rsid w:val="001E55C5"/>
    <w:rsid w:val="001E5F8D"/>
    <w:rsid w:val="001E60D9"/>
    <w:rsid w:val="001E6830"/>
    <w:rsid w:val="001E6AAB"/>
    <w:rsid w:val="001E6F4F"/>
    <w:rsid w:val="001E7B5D"/>
    <w:rsid w:val="001F056E"/>
    <w:rsid w:val="001F0F3F"/>
    <w:rsid w:val="001F183C"/>
    <w:rsid w:val="001F19D4"/>
    <w:rsid w:val="001F1B66"/>
    <w:rsid w:val="001F2EFC"/>
    <w:rsid w:val="001F3108"/>
    <w:rsid w:val="001F3591"/>
    <w:rsid w:val="001F4E53"/>
    <w:rsid w:val="001F516A"/>
    <w:rsid w:val="001F57F4"/>
    <w:rsid w:val="001F59B1"/>
    <w:rsid w:val="001F5C86"/>
    <w:rsid w:val="001F64E3"/>
    <w:rsid w:val="001F69C2"/>
    <w:rsid w:val="001F7313"/>
    <w:rsid w:val="001F743C"/>
    <w:rsid w:val="001F7628"/>
    <w:rsid w:val="001F7718"/>
    <w:rsid w:val="001F781A"/>
    <w:rsid w:val="001F7C8D"/>
    <w:rsid w:val="00200305"/>
    <w:rsid w:val="00200334"/>
    <w:rsid w:val="002005F3"/>
    <w:rsid w:val="00200930"/>
    <w:rsid w:val="00201513"/>
    <w:rsid w:val="002016F7"/>
    <w:rsid w:val="00201B9F"/>
    <w:rsid w:val="00201F8F"/>
    <w:rsid w:val="002023B4"/>
    <w:rsid w:val="002030F1"/>
    <w:rsid w:val="00203293"/>
    <w:rsid w:val="002036FF"/>
    <w:rsid w:val="00203798"/>
    <w:rsid w:val="00203BDC"/>
    <w:rsid w:val="002043BF"/>
    <w:rsid w:val="002049D0"/>
    <w:rsid w:val="00204D05"/>
    <w:rsid w:val="00204D26"/>
    <w:rsid w:val="00205314"/>
    <w:rsid w:val="00205560"/>
    <w:rsid w:val="00205816"/>
    <w:rsid w:val="00205A7B"/>
    <w:rsid w:val="00205B65"/>
    <w:rsid w:val="0020610F"/>
    <w:rsid w:val="0020683D"/>
    <w:rsid w:val="00206B60"/>
    <w:rsid w:val="0020704F"/>
    <w:rsid w:val="002071BB"/>
    <w:rsid w:val="00207325"/>
    <w:rsid w:val="002073F6"/>
    <w:rsid w:val="002077C5"/>
    <w:rsid w:val="00207870"/>
    <w:rsid w:val="00207936"/>
    <w:rsid w:val="002103DC"/>
    <w:rsid w:val="00210639"/>
    <w:rsid w:val="00210B01"/>
    <w:rsid w:val="00210F74"/>
    <w:rsid w:val="002110A9"/>
    <w:rsid w:val="00211D5A"/>
    <w:rsid w:val="00211E00"/>
    <w:rsid w:val="00212117"/>
    <w:rsid w:val="00212613"/>
    <w:rsid w:val="00212795"/>
    <w:rsid w:val="0021287F"/>
    <w:rsid w:val="00212949"/>
    <w:rsid w:val="002129C4"/>
    <w:rsid w:val="00212ADA"/>
    <w:rsid w:val="002130A9"/>
    <w:rsid w:val="00213298"/>
    <w:rsid w:val="00213404"/>
    <w:rsid w:val="00213617"/>
    <w:rsid w:val="002139CB"/>
    <w:rsid w:val="00214921"/>
    <w:rsid w:val="00214927"/>
    <w:rsid w:val="00215862"/>
    <w:rsid w:val="00215991"/>
    <w:rsid w:val="002159BA"/>
    <w:rsid w:val="002159D9"/>
    <w:rsid w:val="00215BDF"/>
    <w:rsid w:val="00216217"/>
    <w:rsid w:val="00216268"/>
    <w:rsid w:val="00216997"/>
    <w:rsid w:val="002171EC"/>
    <w:rsid w:val="00217842"/>
    <w:rsid w:val="002200DF"/>
    <w:rsid w:val="0022043E"/>
    <w:rsid w:val="002205EB"/>
    <w:rsid w:val="00220857"/>
    <w:rsid w:val="00220B29"/>
    <w:rsid w:val="00222160"/>
    <w:rsid w:val="00222304"/>
    <w:rsid w:val="0022254A"/>
    <w:rsid w:val="002228DA"/>
    <w:rsid w:val="00222937"/>
    <w:rsid w:val="00222ACD"/>
    <w:rsid w:val="00223D10"/>
    <w:rsid w:val="00223E39"/>
    <w:rsid w:val="00224066"/>
    <w:rsid w:val="002240F8"/>
    <w:rsid w:val="00224AE0"/>
    <w:rsid w:val="002252E5"/>
    <w:rsid w:val="002253DF"/>
    <w:rsid w:val="00225464"/>
    <w:rsid w:val="00225933"/>
    <w:rsid w:val="00225E09"/>
    <w:rsid w:val="002261BD"/>
    <w:rsid w:val="00227351"/>
    <w:rsid w:val="00227F3B"/>
    <w:rsid w:val="00230800"/>
    <w:rsid w:val="00230815"/>
    <w:rsid w:val="00230F65"/>
    <w:rsid w:val="0023129A"/>
    <w:rsid w:val="0023165E"/>
    <w:rsid w:val="00231E09"/>
    <w:rsid w:val="00231E30"/>
    <w:rsid w:val="00231F30"/>
    <w:rsid w:val="002326C4"/>
    <w:rsid w:val="002330B0"/>
    <w:rsid w:val="00233399"/>
    <w:rsid w:val="00233870"/>
    <w:rsid w:val="00234851"/>
    <w:rsid w:val="002349CB"/>
    <w:rsid w:val="00235064"/>
    <w:rsid w:val="002353EF"/>
    <w:rsid w:val="00235431"/>
    <w:rsid w:val="002359F7"/>
    <w:rsid w:val="00236646"/>
    <w:rsid w:val="00236CF8"/>
    <w:rsid w:val="00236D4E"/>
    <w:rsid w:val="00237251"/>
    <w:rsid w:val="0023783B"/>
    <w:rsid w:val="00240397"/>
    <w:rsid w:val="002410B8"/>
    <w:rsid w:val="00241438"/>
    <w:rsid w:val="002414A6"/>
    <w:rsid w:val="0024197E"/>
    <w:rsid w:val="002419C0"/>
    <w:rsid w:val="00241D15"/>
    <w:rsid w:val="00242294"/>
    <w:rsid w:val="00242632"/>
    <w:rsid w:val="0024290B"/>
    <w:rsid w:val="00242EA1"/>
    <w:rsid w:val="002432CC"/>
    <w:rsid w:val="00243986"/>
    <w:rsid w:val="00243C2A"/>
    <w:rsid w:val="002441F6"/>
    <w:rsid w:val="00244EF8"/>
    <w:rsid w:val="002456C5"/>
    <w:rsid w:val="002458F0"/>
    <w:rsid w:val="0024591A"/>
    <w:rsid w:val="0024595E"/>
    <w:rsid w:val="00245C90"/>
    <w:rsid w:val="002468E2"/>
    <w:rsid w:val="002469E8"/>
    <w:rsid w:val="00246FEB"/>
    <w:rsid w:val="0024766E"/>
    <w:rsid w:val="00247896"/>
    <w:rsid w:val="00247AC8"/>
    <w:rsid w:val="00247DA8"/>
    <w:rsid w:val="00250358"/>
    <w:rsid w:val="00251067"/>
    <w:rsid w:val="00251139"/>
    <w:rsid w:val="002513B1"/>
    <w:rsid w:val="00251464"/>
    <w:rsid w:val="00251503"/>
    <w:rsid w:val="0025176D"/>
    <w:rsid w:val="002519A9"/>
    <w:rsid w:val="00251A38"/>
    <w:rsid w:val="00252058"/>
    <w:rsid w:val="0025206F"/>
    <w:rsid w:val="0025242C"/>
    <w:rsid w:val="00252674"/>
    <w:rsid w:val="00252B6B"/>
    <w:rsid w:val="00252BAB"/>
    <w:rsid w:val="0025398C"/>
    <w:rsid w:val="00253A3F"/>
    <w:rsid w:val="0025424C"/>
    <w:rsid w:val="00254283"/>
    <w:rsid w:val="00254484"/>
    <w:rsid w:val="00254533"/>
    <w:rsid w:val="00254956"/>
    <w:rsid w:val="00254AA1"/>
    <w:rsid w:val="00254FE4"/>
    <w:rsid w:val="00255210"/>
    <w:rsid w:val="00255579"/>
    <w:rsid w:val="00255A08"/>
    <w:rsid w:val="00255C2D"/>
    <w:rsid w:val="00255C79"/>
    <w:rsid w:val="00255D60"/>
    <w:rsid w:val="00255E12"/>
    <w:rsid w:val="00255E32"/>
    <w:rsid w:val="002566FD"/>
    <w:rsid w:val="0025708E"/>
    <w:rsid w:val="002571F4"/>
    <w:rsid w:val="0025731C"/>
    <w:rsid w:val="00257833"/>
    <w:rsid w:val="00260253"/>
    <w:rsid w:val="002603C3"/>
    <w:rsid w:val="002605B3"/>
    <w:rsid w:val="00260C11"/>
    <w:rsid w:val="00260F97"/>
    <w:rsid w:val="0026168B"/>
    <w:rsid w:val="00261BBB"/>
    <w:rsid w:val="00261C52"/>
    <w:rsid w:val="00261FFD"/>
    <w:rsid w:val="00262129"/>
    <w:rsid w:val="00262783"/>
    <w:rsid w:val="002628B2"/>
    <w:rsid w:val="0026291B"/>
    <w:rsid w:val="00263C3E"/>
    <w:rsid w:val="0026445A"/>
    <w:rsid w:val="002648D2"/>
    <w:rsid w:val="00264941"/>
    <w:rsid w:val="00264FC4"/>
    <w:rsid w:val="002659DE"/>
    <w:rsid w:val="00265A11"/>
    <w:rsid w:val="00265B90"/>
    <w:rsid w:val="00265CE2"/>
    <w:rsid w:val="00266059"/>
    <w:rsid w:val="0026647A"/>
    <w:rsid w:val="002669BA"/>
    <w:rsid w:val="00266A9B"/>
    <w:rsid w:val="00266D5C"/>
    <w:rsid w:val="00266FF9"/>
    <w:rsid w:val="002671C2"/>
    <w:rsid w:val="00267226"/>
    <w:rsid w:val="00267A4C"/>
    <w:rsid w:val="00267CEF"/>
    <w:rsid w:val="00267EA0"/>
    <w:rsid w:val="002700FC"/>
    <w:rsid w:val="0027029E"/>
    <w:rsid w:val="002703AA"/>
    <w:rsid w:val="00270C01"/>
    <w:rsid w:val="00271CE0"/>
    <w:rsid w:val="00271D23"/>
    <w:rsid w:val="0027217C"/>
    <w:rsid w:val="00272D0F"/>
    <w:rsid w:val="00273017"/>
    <w:rsid w:val="0027347C"/>
    <w:rsid w:val="00273481"/>
    <w:rsid w:val="002735C0"/>
    <w:rsid w:val="002737BC"/>
    <w:rsid w:val="0027390E"/>
    <w:rsid w:val="00273EC1"/>
    <w:rsid w:val="002750F8"/>
    <w:rsid w:val="00275124"/>
    <w:rsid w:val="002754CB"/>
    <w:rsid w:val="00275890"/>
    <w:rsid w:val="00276ABD"/>
    <w:rsid w:val="00276ED3"/>
    <w:rsid w:val="002779D3"/>
    <w:rsid w:val="00277A00"/>
    <w:rsid w:val="00277DD2"/>
    <w:rsid w:val="00277E9D"/>
    <w:rsid w:val="00277F1F"/>
    <w:rsid w:val="0028004B"/>
    <w:rsid w:val="00280067"/>
    <w:rsid w:val="00280121"/>
    <w:rsid w:val="0028038B"/>
    <w:rsid w:val="00280CB1"/>
    <w:rsid w:val="0028180D"/>
    <w:rsid w:val="00281AE3"/>
    <w:rsid w:val="00281BB8"/>
    <w:rsid w:val="00281F87"/>
    <w:rsid w:val="00282433"/>
    <w:rsid w:val="00282703"/>
    <w:rsid w:val="00282D92"/>
    <w:rsid w:val="0028373E"/>
    <w:rsid w:val="00283E0C"/>
    <w:rsid w:val="00284903"/>
    <w:rsid w:val="00284B39"/>
    <w:rsid w:val="00284BD0"/>
    <w:rsid w:val="00284F03"/>
    <w:rsid w:val="002852C1"/>
    <w:rsid w:val="00285325"/>
    <w:rsid w:val="002855EB"/>
    <w:rsid w:val="00285849"/>
    <w:rsid w:val="002858B3"/>
    <w:rsid w:val="00285A21"/>
    <w:rsid w:val="00285A68"/>
    <w:rsid w:val="00285E11"/>
    <w:rsid w:val="002864B2"/>
    <w:rsid w:val="00286512"/>
    <w:rsid w:val="002868F6"/>
    <w:rsid w:val="00287283"/>
    <w:rsid w:val="00287DD9"/>
    <w:rsid w:val="00290026"/>
    <w:rsid w:val="002900D2"/>
    <w:rsid w:val="00290416"/>
    <w:rsid w:val="002904BC"/>
    <w:rsid w:val="0029055B"/>
    <w:rsid w:val="00290D1A"/>
    <w:rsid w:val="002925A4"/>
    <w:rsid w:val="002925ED"/>
    <w:rsid w:val="00292A89"/>
    <w:rsid w:val="00292DC5"/>
    <w:rsid w:val="0029328F"/>
    <w:rsid w:val="0029349C"/>
    <w:rsid w:val="0029389D"/>
    <w:rsid w:val="00293952"/>
    <w:rsid w:val="00293D60"/>
    <w:rsid w:val="0029480E"/>
    <w:rsid w:val="002952D1"/>
    <w:rsid w:val="002957C2"/>
    <w:rsid w:val="00295BD0"/>
    <w:rsid w:val="002969EA"/>
    <w:rsid w:val="00296A07"/>
    <w:rsid w:val="00296E57"/>
    <w:rsid w:val="00297197"/>
    <w:rsid w:val="0029726D"/>
    <w:rsid w:val="00297678"/>
    <w:rsid w:val="002A00E2"/>
    <w:rsid w:val="002A02C6"/>
    <w:rsid w:val="002A0C72"/>
    <w:rsid w:val="002A1146"/>
    <w:rsid w:val="002A17CC"/>
    <w:rsid w:val="002A17E7"/>
    <w:rsid w:val="002A2505"/>
    <w:rsid w:val="002A2AFC"/>
    <w:rsid w:val="002A340D"/>
    <w:rsid w:val="002A3EE9"/>
    <w:rsid w:val="002A459E"/>
    <w:rsid w:val="002A4622"/>
    <w:rsid w:val="002A4AF1"/>
    <w:rsid w:val="002A4F89"/>
    <w:rsid w:val="002A5797"/>
    <w:rsid w:val="002A5ED3"/>
    <w:rsid w:val="002A601F"/>
    <w:rsid w:val="002A61CA"/>
    <w:rsid w:val="002A75A8"/>
    <w:rsid w:val="002A76AF"/>
    <w:rsid w:val="002A76EA"/>
    <w:rsid w:val="002A796F"/>
    <w:rsid w:val="002A7BD3"/>
    <w:rsid w:val="002B029F"/>
    <w:rsid w:val="002B0319"/>
    <w:rsid w:val="002B0AC3"/>
    <w:rsid w:val="002B0D13"/>
    <w:rsid w:val="002B0E2A"/>
    <w:rsid w:val="002B0EDA"/>
    <w:rsid w:val="002B11F3"/>
    <w:rsid w:val="002B134E"/>
    <w:rsid w:val="002B140D"/>
    <w:rsid w:val="002B1E48"/>
    <w:rsid w:val="002B24C5"/>
    <w:rsid w:val="002B2DAB"/>
    <w:rsid w:val="002B3041"/>
    <w:rsid w:val="002B3755"/>
    <w:rsid w:val="002B3C8E"/>
    <w:rsid w:val="002B41EC"/>
    <w:rsid w:val="002B4860"/>
    <w:rsid w:val="002B4FFE"/>
    <w:rsid w:val="002B510D"/>
    <w:rsid w:val="002B5D75"/>
    <w:rsid w:val="002B6341"/>
    <w:rsid w:val="002B7156"/>
    <w:rsid w:val="002B7A03"/>
    <w:rsid w:val="002B7B6F"/>
    <w:rsid w:val="002B7EEF"/>
    <w:rsid w:val="002C0250"/>
    <w:rsid w:val="002C03B0"/>
    <w:rsid w:val="002C03B3"/>
    <w:rsid w:val="002C04B9"/>
    <w:rsid w:val="002C0554"/>
    <w:rsid w:val="002C09A6"/>
    <w:rsid w:val="002C1241"/>
    <w:rsid w:val="002C15CB"/>
    <w:rsid w:val="002C1B25"/>
    <w:rsid w:val="002C1CCE"/>
    <w:rsid w:val="002C23A2"/>
    <w:rsid w:val="002C257E"/>
    <w:rsid w:val="002C31E8"/>
    <w:rsid w:val="002C352F"/>
    <w:rsid w:val="002C3822"/>
    <w:rsid w:val="002C38C8"/>
    <w:rsid w:val="002C3ACF"/>
    <w:rsid w:val="002C3B14"/>
    <w:rsid w:val="002C40BF"/>
    <w:rsid w:val="002C447D"/>
    <w:rsid w:val="002C4BB0"/>
    <w:rsid w:val="002C5507"/>
    <w:rsid w:val="002C57D7"/>
    <w:rsid w:val="002C5B03"/>
    <w:rsid w:val="002C63C5"/>
    <w:rsid w:val="002C6CA6"/>
    <w:rsid w:val="002C6CDA"/>
    <w:rsid w:val="002C70C0"/>
    <w:rsid w:val="002C7274"/>
    <w:rsid w:val="002C75F9"/>
    <w:rsid w:val="002C7BE3"/>
    <w:rsid w:val="002D0335"/>
    <w:rsid w:val="002D055F"/>
    <w:rsid w:val="002D0789"/>
    <w:rsid w:val="002D0839"/>
    <w:rsid w:val="002D0A46"/>
    <w:rsid w:val="002D0C81"/>
    <w:rsid w:val="002D123C"/>
    <w:rsid w:val="002D19DF"/>
    <w:rsid w:val="002D1A90"/>
    <w:rsid w:val="002D2B0C"/>
    <w:rsid w:val="002D2BD2"/>
    <w:rsid w:val="002D31F6"/>
    <w:rsid w:val="002D33C0"/>
    <w:rsid w:val="002D39FE"/>
    <w:rsid w:val="002D3A75"/>
    <w:rsid w:val="002D3C00"/>
    <w:rsid w:val="002D3CFA"/>
    <w:rsid w:val="002D3EAA"/>
    <w:rsid w:val="002D405F"/>
    <w:rsid w:val="002D41A7"/>
    <w:rsid w:val="002D4272"/>
    <w:rsid w:val="002D46FC"/>
    <w:rsid w:val="002D4C7F"/>
    <w:rsid w:val="002D4CF4"/>
    <w:rsid w:val="002D536E"/>
    <w:rsid w:val="002D5A86"/>
    <w:rsid w:val="002D5DA9"/>
    <w:rsid w:val="002D62CB"/>
    <w:rsid w:val="002D6445"/>
    <w:rsid w:val="002D65AA"/>
    <w:rsid w:val="002D66D0"/>
    <w:rsid w:val="002D6C8F"/>
    <w:rsid w:val="002D774E"/>
    <w:rsid w:val="002D79C5"/>
    <w:rsid w:val="002D7E56"/>
    <w:rsid w:val="002E08AA"/>
    <w:rsid w:val="002E0A4B"/>
    <w:rsid w:val="002E14C5"/>
    <w:rsid w:val="002E18FD"/>
    <w:rsid w:val="002E195A"/>
    <w:rsid w:val="002E199E"/>
    <w:rsid w:val="002E19A0"/>
    <w:rsid w:val="002E1B82"/>
    <w:rsid w:val="002E267D"/>
    <w:rsid w:val="002E26F1"/>
    <w:rsid w:val="002E2A70"/>
    <w:rsid w:val="002E2CB4"/>
    <w:rsid w:val="002E2DEC"/>
    <w:rsid w:val="002E2E33"/>
    <w:rsid w:val="002E2F55"/>
    <w:rsid w:val="002E3D56"/>
    <w:rsid w:val="002E40BB"/>
    <w:rsid w:val="002E42C4"/>
    <w:rsid w:val="002E443A"/>
    <w:rsid w:val="002E44A4"/>
    <w:rsid w:val="002E46DD"/>
    <w:rsid w:val="002E53DF"/>
    <w:rsid w:val="002E5445"/>
    <w:rsid w:val="002E5952"/>
    <w:rsid w:val="002E62EE"/>
    <w:rsid w:val="002E6369"/>
    <w:rsid w:val="002E690E"/>
    <w:rsid w:val="002E7530"/>
    <w:rsid w:val="002E76D7"/>
    <w:rsid w:val="002E788C"/>
    <w:rsid w:val="002E7A46"/>
    <w:rsid w:val="002E7BE3"/>
    <w:rsid w:val="002E7CF7"/>
    <w:rsid w:val="002E7E91"/>
    <w:rsid w:val="002E7EF4"/>
    <w:rsid w:val="002E7FB4"/>
    <w:rsid w:val="002F032C"/>
    <w:rsid w:val="002F0995"/>
    <w:rsid w:val="002F1C8B"/>
    <w:rsid w:val="002F2358"/>
    <w:rsid w:val="002F2366"/>
    <w:rsid w:val="002F26CD"/>
    <w:rsid w:val="002F2E6E"/>
    <w:rsid w:val="002F2FA4"/>
    <w:rsid w:val="002F3240"/>
    <w:rsid w:val="002F324E"/>
    <w:rsid w:val="002F3528"/>
    <w:rsid w:val="002F35A1"/>
    <w:rsid w:val="002F3A3F"/>
    <w:rsid w:val="002F3AA1"/>
    <w:rsid w:val="002F46C2"/>
    <w:rsid w:val="002F48D2"/>
    <w:rsid w:val="002F4C7E"/>
    <w:rsid w:val="002F4EBD"/>
    <w:rsid w:val="002F4FEC"/>
    <w:rsid w:val="002F5EC1"/>
    <w:rsid w:val="002F62C1"/>
    <w:rsid w:val="002F6645"/>
    <w:rsid w:val="002F6C34"/>
    <w:rsid w:val="002F6D36"/>
    <w:rsid w:val="002F7205"/>
    <w:rsid w:val="002F73C8"/>
    <w:rsid w:val="002F74F0"/>
    <w:rsid w:val="003008FE"/>
    <w:rsid w:val="00300A1B"/>
    <w:rsid w:val="0030110E"/>
    <w:rsid w:val="0030114E"/>
    <w:rsid w:val="003019D2"/>
    <w:rsid w:val="00301EEE"/>
    <w:rsid w:val="00302229"/>
    <w:rsid w:val="00302A61"/>
    <w:rsid w:val="00302CF2"/>
    <w:rsid w:val="00302E4F"/>
    <w:rsid w:val="00302FFB"/>
    <w:rsid w:val="00304113"/>
    <w:rsid w:val="00304702"/>
    <w:rsid w:val="00304CE1"/>
    <w:rsid w:val="003053C6"/>
    <w:rsid w:val="00305902"/>
    <w:rsid w:val="00305D8A"/>
    <w:rsid w:val="00306AEB"/>
    <w:rsid w:val="00306C62"/>
    <w:rsid w:val="00306EFF"/>
    <w:rsid w:val="00307784"/>
    <w:rsid w:val="003077E0"/>
    <w:rsid w:val="0030791F"/>
    <w:rsid w:val="00307A2C"/>
    <w:rsid w:val="00307C1C"/>
    <w:rsid w:val="003100BE"/>
    <w:rsid w:val="00310DFE"/>
    <w:rsid w:val="003111F8"/>
    <w:rsid w:val="00311329"/>
    <w:rsid w:val="00312736"/>
    <w:rsid w:val="00312FB0"/>
    <w:rsid w:val="00313012"/>
    <w:rsid w:val="003131CA"/>
    <w:rsid w:val="003138E1"/>
    <w:rsid w:val="00313ECF"/>
    <w:rsid w:val="003141DD"/>
    <w:rsid w:val="003141FC"/>
    <w:rsid w:val="00314223"/>
    <w:rsid w:val="003142D0"/>
    <w:rsid w:val="00314911"/>
    <w:rsid w:val="00314D7E"/>
    <w:rsid w:val="00314D9C"/>
    <w:rsid w:val="00314DBA"/>
    <w:rsid w:val="0031513E"/>
    <w:rsid w:val="0031514E"/>
    <w:rsid w:val="003151EA"/>
    <w:rsid w:val="003151F8"/>
    <w:rsid w:val="0031532B"/>
    <w:rsid w:val="003155F0"/>
    <w:rsid w:val="00316007"/>
    <w:rsid w:val="003160F1"/>
    <w:rsid w:val="003164FC"/>
    <w:rsid w:val="0031692D"/>
    <w:rsid w:val="00316F0D"/>
    <w:rsid w:val="003173FF"/>
    <w:rsid w:val="00317598"/>
    <w:rsid w:val="003175E5"/>
    <w:rsid w:val="00317C64"/>
    <w:rsid w:val="00317E11"/>
    <w:rsid w:val="003205FE"/>
    <w:rsid w:val="003208EE"/>
    <w:rsid w:val="0032135C"/>
    <w:rsid w:val="00321720"/>
    <w:rsid w:val="00321BC5"/>
    <w:rsid w:val="00321FF5"/>
    <w:rsid w:val="00322297"/>
    <w:rsid w:val="0032244D"/>
    <w:rsid w:val="00322835"/>
    <w:rsid w:val="0032287A"/>
    <w:rsid w:val="00322EC8"/>
    <w:rsid w:val="00323295"/>
    <w:rsid w:val="00323BEF"/>
    <w:rsid w:val="00323BF5"/>
    <w:rsid w:val="00323D66"/>
    <w:rsid w:val="00324897"/>
    <w:rsid w:val="00324F6C"/>
    <w:rsid w:val="00325289"/>
    <w:rsid w:val="003254DB"/>
    <w:rsid w:val="00325805"/>
    <w:rsid w:val="00325A5B"/>
    <w:rsid w:val="00325C33"/>
    <w:rsid w:val="00325CBE"/>
    <w:rsid w:val="0032687A"/>
    <w:rsid w:val="00327009"/>
    <w:rsid w:val="0032746B"/>
    <w:rsid w:val="00327610"/>
    <w:rsid w:val="003278B5"/>
    <w:rsid w:val="00327E8C"/>
    <w:rsid w:val="00330015"/>
    <w:rsid w:val="0033039A"/>
    <w:rsid w:val="0033058C"/>
    <w:rsid w:val="003306A2"/>
    <w:rsid w:val="00330ADA"/>
    <w:rsid w:val="00330CDE"/>
    <w:rsid w:val="003313A2"/>
    <w:rsid w:val="00331FE9"/>
    <w:rsid w:val="003324AD"/>
    <w:rsid w:val="00332AE0"/>
    <w:rsid w:val="003330E1"/>
    <w:rsid w:val="00333188"/>
    <w:rsid w:val="00333196"/>
    <w:rsid w:val="003335C9"/>
    <w:rsid w:val="003337DE"/>
    <w:rsid w:val="003339D7"/>
    <w:rsid w:val="00333A17"/>
    <w:rsid w:val="00333C0C"/>
    <w:rsid w:val="00333C10"/>
    <w:rsid w:val="00333DDB"/>
    <w:rsid w:val="00334132"/>
    <w:rsid w:val="00334E08"/>
    <w:rsid w:val="003352B3"/>
    <w:rsid w:val="003357D3"/>
    <w:rsid w:val="00335E8F"/>
    <w:rsid w:val="00336790"/>
    <w:rsid w:val="00336E2A"/>
    <w:rsid w:val="00337180"/>
    <w:rsid w:val="003372F8"/>
    <w:rsid w:val="003376FA"/>
    <w:rsid w:val="0033784F"/>
    <w:rsid w:val="00340E13"/>
    <w:rsid w:val="00341055"/>
    <w:rsid w:val="0034170A"/>
    <w:rsid w:val="00341C07"/>
    <w:rsid w:val="00341D5C"/>
    <w:rsid w:val="00341E2B"/>
    <w:rsid w:val="00342085"/>
    <w:rsid w:val="0034219A"/>
    <w:rsid w:val="00342370"/>
    <w:rsid w:val="003429CB"/>
    <w:rsid w:val="00342A46"/>
    <w:rsid w:val="00342B2E"/>
    <w:rsid w:val="00342C2D"/>
    <w:rsid w:val="003435DA"/>
    <w:rsid w:val="00343D69"/>
    <w:rsid w:val="003440CD"/>
    <w:rsid w:val="00344697"/>
    <w:rsid w:val="0034477C"/>
    <w:rsid w:val="00344B57"/>
    <w:rsid w:val="00344E0D"/>
    <w:rsid w:val="00345647"/>
    <w:rsid w:val="00345CE1"/>
    <w:rsid w:val="00345FF4"/>
    <w:rsid w:val="003461EA"/>
    <w:rsid w:val="00346220"/>
    <w:rsid w:val="00346492"/>
    <w:rsid w:val="003464AE"/>
    <w:rsid w:val="003464BB"/>
    <w:rsid w:val="0034652E"/>
    <w:rsid w:val="0034666D"/>
    <w:rsid w:val="00347502"/>
    <w:rsid w:val="003479A7"/>
    <w:rsid w:val="00347B38"/>
    <w:rsid w:val="00347E92"/>
    <w:rsid w:val="00347F1C"/>
    <w:rsid w:val="00347FED"/>
    <w:rsid w:val="0035015C"/>
    <w:rsid w:val="00350809"/>
    <w:rsid w:val="003511DE"/>
    <w:rsid w:val="003519CA"/>
    <w:rsid w:val="00351C7A"/>
    <w:rsid w:val="003520EA"/>
    <w:rsid w:val="003522A8"/>
    <w:rsid w:val="00352541"/>
    <w:rsid w:val="00352819"/>
    <w:rsid w:val="00352F32"/>
    <w:rsid w:val="003530D8"/>
    <w:rsid w:val="00353699"/>
    <w:rsid w:val="00353A83"/>
    <w:rsid w:val="00353BB0"/>
    <w:rsid w:val="00353DC6"/>
    <w:rsid w:val="003540CF"/>
    <w:rsid w:val="003543C2"/>
    <w:rsid w:val="0035447D"/>
    <w:rsid w:val="00354588"/>
    <w:rsid w:val="003545EF"/>
    <w:rsid w:val="003548E8"/>
    <w:rsid w:val="00354A26"/>
    <w:rsid w:val="00354BBC"/>
    <w:rsid w:val="0035519F"/>
    <w:rsid w:val="00355267"/>
    <w:rsid w:val="00355571"/>
    <w:rsid w:val="003555DD"/>
    <w:rsid w:val="00355E66"/>
    <w:rsid w:val="00355FE3"/>
    <w:rsid w:val="003568BD"/>
    <w:rsid w:val="0035719A"/>
    <w:rsid w:val="00357688"/>
    <w:rsid w:val="00360226"/>
    <w:rsid w:val="00360375"/>
    <w:rsid w:val="003603DB"/>
    <w:rsid w:val="0036050F"/>
    <w:rsid w:val="003609EF"/>
    <w:rsid w:val="003610FC"/>
    <w:rsid w:val="003617FC"/>
    <w:rsid w:val="003619F1"/>
    <w:rsid w:val="00361E6A"/>
    <w:rsid w:val="003620A6"/>
    <w:rsid w:val="00362B02"/>
    <w:rsid w:val="00362C09"/>
    <w:rsid w:val="00362C59"/>
    <w:rsid w:val="00362D40"/>
    <w:rsid w:val="00363059"/>
    <w:rsid w:val="003631D5"/>
    <w:rsid w:val="00363BFD"/>
    <w:rsid w:val="00363E48"/>
    <w:rsid w:val="003645BB"/>
    <w:rsid w:val="003645F9"/>
    <w:rsid w:val="00364F83"/>
    <w:rsid w:val="00365888"/>
    <w:rsid w:val="00365A5B"/>
    <w:rsid w:val="003661E9"/>
    <w:rsid w:val="003663B3"/>
    <w:rsid w:val="00366867"/>
    <w:rsid w:val="003672F2"/>
    <w:rsid w:val="00367AE0"/>
    <w:rsid w:val="00370832"/>
    <w:rsid w:val="003716C9"/>
    <w:rsid w:val="00371779"/>
    <w:rsid w:val="003717D9"/>
    <w:rsid w:val="00372743"/>
    <w:rsid w:val="00372C84"/>
    <w:rsid w:val="00372D8B"/>
    <w:rsid w:val="00372DFA"/>
    <w:rsid w:val="00372FB7"/>
    <w:rsid w:val="003731C2"/>
    <w:rsid w:val="0037324D"/>
    <w:rsid w:val="00373345"/>
    <w:rsid w:val="0037360E"/>
    <w:rsid w:val="00373C18"/>
    <w:rsid w:val="00373F48"/>
    <w:rsid w:val="00373F64"/>
    <w:rsid w:val="003743D7"/>
    <w:rsid w:val="003747C4"/>
    <w:rsid w:val="00374BA6"/>
    <w:rsid w:val="00374F23"/>
    <w:rsid w:val="003752E7"/>
    <w:rsid w:val="00375CA7"/>
    <w:rsid w:val="00375F26"/>
    <w:rsid w:val="003760AA"/>
    <w:rsid w:val="0037612B"/>
    <w:rsid w:val="0037619F"/>
    <w:rsid w:val="00376334"/>
    <w:rsid w:val="0037672F"/>
    <w:rsid w:val="00376994"/>
    <w:rsid w:val="0037707C"/>
    <w:rsid w:val="0037744B"/>
    <w:rsid w:val="00377460"/>
    <w:rsid w:val="00377520"/>
    <w:rsid w:val="00377BB6"/>
    <w:rsid w:val="00377FF4"/>
    <w:rsid w:val="0038042B"/>
    <w:rsid w:val="00380744"/>
    <w:rsid w:val="0038163A"/>
    <w:rsid w:val="003816D4"/>
    <w:rsid w:val="00381AFF"/>
    <w:rsid w:val="00381B8A"/>
    <w:rsid w:val="00381DD3"/>
    <w:rsid w:val="00381F9A"/>
    <w:rsid w:val="00382017"/>
    <w:rsid w:val="00382126"/>
    <w:rsid w:val="003828F4"/>
    <w:rsid w:val="003829D3"/>
    <w:rsid w:val="00382ECF"/>
    <w:rsid w:val="00382F32"/>
    <w:rsid w:val="0038337E"/>
    <w:rsid w:val="00383EB0"/>
    <w:rsid w:val="0038476A"/>
    <w:rsid w:val="003848B2"/>
    <w:rsid w:val="00384B49"/>
    <w:rsid w:val="00384BE9"/>
    <w:rsid w:val="00384FBB"/>
    <w:rsid w:val="00385182"/>
    <w:rsid w:val="003856B0"/>
    <w:rsid w:val="0038599C"/>
    <w:rsid w:val="00385E8D"/>
    <w:rsid w:val="00385FAE"/>
    <w:rsid w:val="00386029"/>
    <w:rsid w:val="00386214"/>
    <w:rsid w:val="00386CCA"/>
    <w:rsid w:val="00386E11"/>
    <w:rsid w:val="0038701F"/>
    <w:rsid w:val="00387064"/>
    <w:rsid w:val="003872C3"/>
    <w:rsid w:val="00387882"/>
    <w:rsid w:val="00387A8C"/>
    <w:rsid w:val="00387BF1"/>
    <w:rsid w:val="00387DF5"/>
    <w:rsid w:val="00387FB0"/>
    <w:rsid w:val="00387FB5"/>
    <w:rsid w:val="00390E08"/>
    <w:rsid w:val="00390F42"/>
    <w:rsid w:val="0039120C"/>
    <w:rsid w:val="00391CA2"/>
    <w:rsid w:val="0039314E"/>
    <w:rsid w:val="0039363D"/>
    <w:rsid w:val="00393686"/>
    <w:rsid w:val="003936F8"/>
    <w:rsid w:val="00393C72"/>
    <w:rsid w:val="0039415B"/>
    <w:rsid w:val="0039487C"/>
    <w:rsid w:val="00395AF7"/>
    <w:rsid w:val="0039667C"/>
    <w:rsid w:val="0039670E"/>
    <w:rsid w:val="00396E9C"/>
    <w:rsid w:val="00397D6E"/>
    <w:rsid w:val="003A0296"/>
    <w:rsid w:val="003A09EF"/>
    <w:rsid w:val="003A0BB3"/>
    <w:rsid w:val="003A1590"/>
    <w:rsid w:val="003A193A"/>
    <w:rsid w:val="003A196C"/>
    <w:rsid w:val="003A1D04"/>
    <w:rsid w:val="003A1DC1"/>
    <w:rsid w:val="003A1E74"/>
    <w:rsid w:val="003A1F92"/>
    <w:rsid w:val="003A2005"/>
    <w:rsid w:val="003A2339"/>
    <w:rsid w:val="003A247D"/>
    <w:rsid w:val="003A260E"/>
    <w:rsid w:val="003A28AE"/>
    <w:rsid w:val="003A297E"/>
    <w:rsid w:val="003A2BC5"/>
    <w:rsid w:val="003A3B3C"/>
    <w:rsid w:val="003A3C75"/>
    <w:rsid w:val="003A3D0B"/>
    <w:rsid w:val="003A3EE9"/>
    <w:rsid w:val="003A44BC"/>
    <w:rsid w:val="003A4C12"/>
    <w:rsid w:val="003A50CD"/>
    <w:rsid w:val="003A574C"/>
    <w:rsid w:val="003A5ABA"/>
    <w:rsid w:val="003A5D41"/>
    <w:rsid w:val="003A5F91"/>
    <w:rsid w:val="003A63B0"/>
    <w:rsid w:val="003A64B9"/>
    <w:rsid w:val="003A6680"/>
    <w:rsid w:val="003A68C7"/>
    <w:rsid w:val="003A6BBD"/>
    <w:rsid w:val="003A764B"/>
    <w:rsid w:val="003A77E4"/>
    <w:rsid w:val="003A791E"/>
    <w:rsid w:val="003B092B"/>
    <w:rsid w:val="003B0937"/>
    <w:rsid w:val="003B0B66"/>
    <w:rsid w:val="003B12A1"/>
    <w:rsid w:val="003B1771"/>
    <w:rsid w:val="003B195D"/>
    <w:rsid w:val="003B1ABE"/>
    <w:rsid w:val="003B22CB"/>
    <w:rsid w:val="003B2796"/>
    <w:rsid w:val="003B2D5B"/>
    <w:rsid w:val="003B32C8"/>
    <w:rsid w:val="003B389F"/>
    <w:rsid w:val="003B40DE"/>
    <w:rsid w:val="003B4470"/>
    <w:rsid w:val="003B490D"/>
    <w:rsid w:val="003B4A98"/>
    <w:rsid w:val="003B4D7A"/>
    <w:rsid w:val="003B5C97"/>
    <w:rsid w:val="003B67B0"/>
    <w:rsid w:val="003B6F6F"/>
    <w:rsid w:val="003B7AF4"/>
    <w:rsid w:val="003B7B3C"/>
    <w:rsid w:val="003B7EC9"/>
    <w:rsid w:val="003C03B0"/>
    <w:rsid w:val="003C0C0B"/>
    <w:rsid w:val="003C100D"/>
    <w:rsid w:val="003C1169"/>
    <w:rsid w:val="003C1CF3"/>
    <w:rsid w:val="003C2087"/>
    <w:rsid w:val="003C2EF0"/>
    <w:rsid w:val="003C310A"/>
    <w:rsid w:val="003C3618"/>
    <w:rsid w:val="003C37CF"/>
    <w:rsid w:val="003C3ED3"/>
    <w:rsid w:val="003C464F"/>
    <w:rsid w:val="003C469A"/>
    <w:rsid w:val="003C4FC7"/>
    <w:rsid w:val="003C55D0"/>
    <w:rsid w:val="003C5615"/>
    <w:rsid w:val="003C5D80"/>
    <w:rsid w:val="003C5FA0"/>
    <w:rsid w:val="003C6166"/>
    <w:rsid w:val="003C61D4"/>
    <w:rsid w:val="003C6744"/>
    <w:rsid w:val="003C682C"/>
    <w:rsid w:val="003C6D1C"/>
    <w:rsid w:val="003C752A"/>
    <w:rsid w:val="003C77A5"/>
    <w:rsid w:val="003C77E0"/>
    <w:rsid w:val="003C7C31"/>
    <w:rsid w:val="003C7D5F"/>
    <w:rsid w:val="003D016C"/>
    <w:rsid w:val="003D05F3"/>
    <w:rsid w:val="003D082D"/>
    <w:rsid w:val="003D0DA8"/>
    <w:rsid w:val="003D10E1"/>
    <w:rsid w:val="003D1217"/>
    <w:rsid w:val="003D1444"/>
    <w:rsid w:val="003D1933"/>
    <w:rsid w:val="003D1D67"/>
    <w:rsid w:val="003D1DA4"/>
    <w:rsid w:val="003D1E89"/>
    <w:rsid w:val="003D2068"/>
    <w:rsid w:val="003D2103"/>
    <w:rsid w:val="003D2351"/>
    <w:rsid w:val="003D28F5"/>
    <w:rsid w:val="003D2ED1"/>
    <w:rsid w:val="003D3131"/>
    <w:rsid w:val="003D32AB"/>
    <w:rsid w:val="003D33EF"/>
    <w:rsid w:val="003D33FC"/>
    <w:rsid w:val="003D37E0"/>
    <w:rsid w:val="003D3C40"/>
    <w:rsid w:val="003D411A"/>
    <w:rsid w:val="003D4164"/>
    <w:rsid w:val="003D4319"/>
    <w:rsid w:val="003D49E7"/>
    <w:rsid w:val="003D4C15"/>
    <w:rsid w:val="003D4D62"/>
    <w:rsid w:val="003D506C"/>
    <w:rsid w:val="003D548F"/>
    <w:rsid w:val="003D5884"/>
    <w:rsid w:val="003D5C52"/>
    <w:rsid w:val="003D642E"/>
    <w:rsid w:val="003D6661"/>
    <w:rsid w:val="003D69EE"/>
    <w:rsid w:val="003D7117"/>
    <w:rsid w:val="003D7B92"/>
    <w:rsid w:val="003D7FA0"/>
    <w:rsid w:val="003E004C"/>
    <w:rsid w:val="003E059B"/>
    <w:rsid w:val="003E07A2"/>
    <w:rsid w:val="003E0946"/>
    <w:rsid w:val="003E163E"/>
    <w:rsid w:val="003E1D16"/>
    <w:rsid w:val="003E2120"/>
    <w:rsid w:val="003E2248"/>
    <w:rsid w:val="003E26F3"/>
    <w:rsid w:val="003E2D7F"/>
    <w:rsid w:val="003E2DB6"/>
    <w:rsid w:val="003E336F"/>
    <w:rsid w:val="003E360C"/>
    <w:rsid w:val="003E3848"/>
    <w:rsid w:val="003E3B02"/>
    <w:rsid w:val="003E3C30"/>
    <w:rsid w:val="003E4BF8"/>
    <w:rsid w:val="003E5050"/>
    <w:rsid w:val="003E5119"/>
    <w:rsid w:val="003E5EE0"/>
    <w:rsid w:val="003E6057"/>
    <w:rsid w:val="003E6801"/>
    <w:rsid w:val="003E680F"/>
    <w:rsid w:val="003E696F"/>
    <w:rsid w:val="003E6A2A"/>
    <w:rsid w:val="003E6B1E"/>
    <w:rsid w:val="003E6D18"/>
    <w:rsid w:val="003E6D85"/>
    <w:rsid w:val="003E7542"/>
    <w:rsid w:val="003E7BF3"/>
    <w:rsid w:val="003E7EDC"/>
    <w:rsid w:val="003F02D0"/>
    <w:rsid w:val="003F0533"/>
    <w:rsid w:val="003F0DDE"/>
    <w:rsid w:val="003F0E76"/>
    <w:rsid w:val="003F1327"/>
    <w:rsid w:val="003F14D4"/>
    <w:rsid w:val="003F1710"/>
    <w:rsid w:val="003F20C9"/>
    <w:rsid w:val="003F20CF"/>
    <w:rsid w:val="003F22BB"/>
    <w:rsid w:val="003F361B"/>
    <w:rsid w:val="003F36A5"/>
    <w:rsid w:val="003F3BCF"/>
    <w:rsid w:val="003F3BDB"/>
    <w:rsid w:val="003F3FA3"/>
    <w:rsid w:val="003F4B85"/>
    <w:rsid w:val="003F4CB7"/>
    <w:rsid w:val="003F55DC"/>
    <w:rsid w:val="003F6067"/>
    <w:rsid w:val="003F64DA"/>
    <w:rsid w:val="003F6576"/>
    <w:rsid w:val="003F6993"/>
    <w:rsid w:val="003F699E"/>
    <w:rsid w:val="003F6CBD"/>
    <w:rsid w:val="003F6D61"/>
    <w:rsid w:val="003F6FE4"/>
    <w:rsid w:val="003F734C"/>
    <w:rsid w:val="003F752C"/>
    <w:rsid w:val="003F777E"/>
    <w:rsid w:val="003F797D"/>
    <w:rsid w:val="003F79A1"/>
    <w:rsid w:val="004001DD"/>
    <w:rsid w:val="0040049B"/>
    <w:rsid w:val="0040058F"/>
    <w:rsid w:val="00400D56"/>
    <w:rsid w:val="00400F59"/>
    <w:rsid w:val="004013CF"/>
    <w:rsid w:val="00401691"/>
    <w:rsid w:val="0040189A"/>
    <w:rsid w:val="00401952"/>
    <w:rsid w:val="00402679"/>
    <w:rsid w:val="0040291E"/>
    <w:rsid w:val="00402B3E"/>
    <w:rsid w:val="0040327D"/>
    <w:rsid w:val="004034C1"/>
    <w:rsid w:val="00403A4D"/>
    <w:rsid w:val="00403ABD"/>
    <w:rsid w:val="004041BE"/>
    <w:rsid w:val="004050C2"/>
    <w:rsid w:val="004054C4"/>
    <w:rsid w:val="00405734"/>
    <w:rsid w:val="00405758"/>
    <w:rsid w:val="00405D71"/>
    <w:rsid w:val="0040643B"/>
    <w:rsid w:val="00406758"/>
    <w:rsid w:val="00406A80"/>
    <w:rsid w:val="00406D44"/>
    <w:rsid w:val="00406F31"/>
    <w:rsid w:val="004101D9"/>
    <w:rsid w:val="00410552"/>
    <w:rsid w:val="00410C73"/>
    <w:rsid w:val="00410D83"/>
    <w:rsid w:val="00410E77"/>
    <w:rsid w:val="00411300"/>
    <w:rsid w:val="00411E20"/>
    <w:rsid w:val="00413081"/>
    <w:rsid w:val="004137B0"/>
    <w:rsid w:val="00414119"/>
    <w:rsid w:val="0041434F"/>
    <w:rsid w:val="00414B56"/>
    <w:rsid w:val="00414D21"/>
    <w:rsid w:val="00414ECE"/>
    <w:rsid w:val="00414F20"/>
    <w:rsid w:val="0041568F"/>
    <w:rsid w:val="004157F5"/>
    <w:rsid w:val="00415925"/>
    <w:rsid w:val="00415BB8"/>
    <w:rsid w:val="00415DA5"/>
    <w:rsid w:val="00416A4B"/>
    <w:rsid w:val="00417387"/>
    <w:rsid w:val="00417848"/>
    <w:rsid w:val="00417CAF"/>
    <w:rsid w:val="004200AB"/>
    <w:rsid w:val="00420A48"/>
    <w:rsid w:val="00420DD6"/>
    <w:rsid w:val="00420DF2"/>
    <w:rsid w:val="004210C4"/>
    <w:rsid w:val="004210CA"/>
    <w:rsid w:val="004210EB"/>
    <w:rsid w:val="0042136B"/>
    <w:rsid w:val="004217F1"/>
    <w:rsid w:val="00421FD9"/>
    <w:rsid w:val="004225F8"/>
    <w:rsid w:val="0042387A"/>
    <w:rsid w:val="00423F8A"/>
    <w:rsid w:val="004244E0"/>
    <w:rsid w:val="004246AC"/>
    <w:rsid w:val="00424881"/>
    <w:rsid w:val="00424FF3"/>
    <w:rsid w:val="0042512E"/>
    <w:rsid w:val="004254EE"/>
    <w:rsid w:val="004257AF"/>
    <w:rsid w:val="0042586F"/>
    <w:rsid w:val="00425E23"/>
    <w:rsid w:val="0042694C"/>
    <w:rsid w:val="00426C69"/>
    <w:rsid w:val="00426CCF"/>
    <w:rsid w:val="00426CE2"/>
    <w:rsid w:val="00426DC9"/>
    <w:rsid w:val="00426E74"/>
    <w:rsid w:val="004272BC"/>
    <w:rsid w:val="00427305"/>
    <w:rsid w:val="00427998"/>
    <w:rsid w:val="00427A75"/>
    <w:rsid w:val="00427F95"/>
    <w:rsid w:val="00430B7B"/>
    <w:rsid w:val="00430BE7"/>
    <w:rsid w:val="00430EE1"/>
    <w:rsid w:val="0043103B"/>
    <w:rsid w:val="0043124F"/>
    <w:rsid w:val="0043130A"/>
    <w:rsid w:val="004313E9"/>
    <w:rsid w:val="00431E85"/>
    <w:rsid w:val="00432023"/>
    <w:rsid w:val="004323B7"/>
    <w:rsid w:val="00432766"/>
    <w:rsid w:val="00432876"/>
    <w:rsid w:val="00432D0F"/>
    <w:rsid w:val="00432FBB"/>
    <w:rsid w:val="004331FC"/>
    <w:rsid w:val="0043367D"/>
    <w:rsid w:val="0043448D"/>
    <w:rsid w:val="004345AC"/>
    <w:rsid w:val="0043472F"/>
    <w:rsid w:val="00434785"/>
    <w:rsid w:val="00434BA0"/>
    <w:rsid w:val="00434BDE"/>
    <w:rsid w:val="0043541E"/>
    <w:rsid w:val="004358A1"/>
    <w:rsid w:val="004361A4"/>
    <w:rsid w:val="0043644D"/>
    <w:rsid w:val="00436483"/>
    <w:rsid w:val="00436516"/>
    <w:rsid w:val="00436610"/>
    <w:rsid w:val="0043673A"/>
    <w:rsid w:val="00436877"/>
    <w:rsid w:val="004368F3"/>
    <w:rsid w:val="00436BC3"/>
    <w:rsid w:val="00436CCC"/>
    <w:rsid w:val="00437618"/>
    <w:rsid w:val="004377BE"/>
    <w:rsid w:val="0043780B"/>
    <w:rsid w:val="004403A5"/>
    <w:rsid w:val="004405EC"/>
    <w:rsid w:val="00440FF9"/>
    <w:rsid w:val="00441131"/>
    <w:rsid w:val="0044186A"/>
    <w:rsid w:val="00441BA8"/>
    <w:rsid w:val="00441C1B"/>
    <w:rsid w:val="00441FA1"/>
    <w:rsid w:val="00442501"/>
    <w:rsid w:val="00442726"/>
    <w:rsid w:val="00442D30"/>
    <w:rsid w:val="004434A1"/>
    <w:rsid w:val="004435D9"/>
    <w:rsid w:val="004437C0"/>
    <w:rsid w:val="00443B4E"/>
    <w:rsid w:val="00443DF5"/>
    <w:rsid w:val="00444430"/>
    <w:rsid w:val="00445A16"/>
    <w:rsid w:val="00445D26"/>
    <w:rsid w:val="00445E55"/>
    <w:rsid w:val="00445FD0"/>
    <w:rsid w:val="00446218"/>
    <w:rsid w:val="0044715B"/>
    <w:rsid w:val="00447F37"/>
    <w:rsid w:val="004502EF"/>
    <w:rsid w:val="00450ED3"/>
    <w:rsid w:val="00450F6A"/>
    <w:rsid w:val="00450FA8"/>
    <w:rsid w:val="0045100A"/>
    <w:rsid w:val="0045123D"/>
    <w:rsid w:val="00451728"/>
    <w:rsid w:val="004517AA"/>
    <w:rsid w:val="00451A85"/>
    <w:rsid w:val="004523C1"/>
    <w:rsid w:val="0045298C"/>
    <w:rsid w:val="00453858"/>
    <w:rsid w:val="00453DF5"/>
    <w:rsid w:val="004546A4"/>
    <w:rsid w:val="00454808"/>
    <w:rsid w:val="0045486D"/>
    <w:rsid w:val="00454AAD"/>
    <w:rsid w:val="00454C78"/>
    <w:rsid w:val="00454F1E"/>
    <w:rsid w:val="004554D4"/>
    <w:rsid w:val="004555F5"/>
    <w:rsid w:val="004558AF"/>
    <w:rsid w:val="004558D2"/>
    <w:rsid w:val="00455C63"/>
    <w:rsid w:val="00455E99"/>
    <w:rsid w:val="00456089"/>
    <w:rsid w:val="004565B0"/>
    <w:rsid w:val="0045666B"/>
    <w:rsid w:val="00456674"/>
    <w:rsid w:val="0045673E"/>
    <w:rsid w:val="004569AC"/>
    <w:rsid w:val="00456D97"/>
    <w:rsid w:val="00457174"/>
    <w:rsid w:val="0045730C"/>
    <w:rsid w:val="004575DD"/>
    <w:rsid w:val="004577A3"/>
    <w:rsid w:val="00457C4C"/>
    <w:rsid w:val="00457FED"/>
    <w:rsid w:val="00460917"/>
    <w:rsid w:val="00460A3F"/>
    <w:rsid w:val="00460DB2"/>
    <w:rsid w:val="00460F14"/>
    <w:rsid w:val="004611DF"/>
    <w:rsid w:val="00461201"/>
    <w:rsid w:val="004613AA"/>
    <w:rsid w:val="004615AB"/>
    <w:rsid w:val="0046199C"/>
    <w:rsid w:val="00461BBD"/>
    <w:rsid w:val="00462030"/>
    <w:rsid w:val="00462400"/>
    <w:rsid w:val="00462D67"/>
    <w:rsid w:val="00462EA1"/>
    <w:rsid w:val="00462F29"/>
    <w:rsid w:val="0046311E"/>
    <w:rsid w:val="00463221"/>
    <w:rsid w:val="0046324A"/>
    <w:rsid w:val="004637E5"/>
    <w:rsid w:val="004639BC"/>
    <w:rsid w:val="00463EBF"/>
    <w:rsid w:val="00463FA5"/>
    <w:rsid w:val="004640E6"/>
    <w:rsid w:val="00464338"/>
    <w:rsid w:val="00464411"/>
    <w:rsid w:val="0046487D"/>
    <w:rsid w:val="004649A3"/>
    <w:rsid w:val="00464E34"/>
    <w:rsid w:val="00464F3E"/>
    <w:rsid w:val="00465192"/>
    <w:rsid w:val="0046527B"/>
    <w:rsid w:val="00465371"/>
    <w:rsid w:val="00465B8B"/>
    <w:rsid w:val="00466386"/>
    <w:rsid w:val="00466765"/>
    <w:rsid w:val="00466D04"/>
    <w:rsid w:val="00466F52"/>
    <w:rsid w:val="0046710C"/>
    <w:rsid w:val="004675A1"/>
    <w:rsid w:val="00467D1B"/>
    <w:rsid w:val="00467F1C"/>
    <w:rsid w:val="004703F5"/>
    <w:rsid w:val="00470A9F"/>
    <w:rsid w:val="0047120A"/>
    <w:rsid w:val="00471348"/>
    <w:rsid w:val="00471736"/>
    <w:rsid w:val="00471AE3"/>
    <w:rsid w:val="00471B9B"/>
    <w:rsid w:val="004721BB"/>
    <w:rsid w:val="0047221B"/>
    <w:rsid w:val="00472A4B"/>
    <w:rsid w:val="00472EAA"/>
    <w:rsid w:val="00472FCF"/>
    <w:rsid w:val="00473217"/>
    <w:rsid w:val="00473DC7"/>
    <w:rsid w:val="0047476A"/>
    <w:rsid w:val="00474DA0"/>
    <w:rsid w:val="00475D63"/>
    <w:rsid w:val="0047693B"/>
    <w:rsid w:val="00476970"/>
    <w:rsid w:val="00476AD0"/>
    <w:rsid w:val="00476FD4"/>
    <w:rsid w:val="00477263"/>
    <w:rsid w:val="00477599"/>
    <w:rsid w:val="00477893"/>
    <w:rsid w:val="0048005D"/>
    <w:rsid w:val="004800A0"/>
    <w:rsid w:val="004800B4"/>
    <w:rsid w:val="0048015F"/>
    <w:rsid w:val="004812D1"/>
    <w:rsid w:val="004812FC"/>
    <w:rsid w:val="00481472"/>
    <w:rsid w:val="004816E7"/>
    <w:rsid w:val="00481C0D"/>
    <w:rsid w:val="00481EB0"/>
    <w:rsid w:val="00482006"/>
    <w:rsid w:val="004823D3"/>
    <w:rsid w:val="00482B3F"/>
    <w:rsid w:val="00482C5E"/>
    <w:rsid w:val="00483412"/>
    <w:rsid w:val="00483616"/>
    <w:rsid w:val="00483C86"/>
    <w:rsid w:val="00483F20"/>
    <w:rsid w:val="004842C1"/>
    <w:rsid w:val="00484A4E"/>
    <w:rsid w:val="00484B46"/>
    <w:rsid w:val="00484B97"/>
    <w:rsid w:val="00484CD5"/>
    <w:rsid w:val="00484DC4"/>
    <w:rsid w:val="00484E52"/>
    <w:rsid w:val="00484F0C"/>
    <w:rsid w:val="004857FB"/>
    <w:rsid w:val="004858EA"/>
    <w:rsid w:val="00485AD1"/>
    <w:rsid w:val="00485BB2"/>
    <w:rsid w:val="00486432"/>
    <w:rsid w:val="004867A3"/>
    <w:rsid w:val="00486968"/>
    <w:rsid w:val="00486A61"/>
    <w:rsid w:val="004871A5"/>
    <w:rsid w:val="00487561"/>
    <w:rsid w:val="004877B4"/>
    <w:rsid w:val="004910B6"/>
    <w:rsid w:val="0049171E"/>
    <w:rsid w:val="00491B6D"/>
    <w:rsid w:val="00491C37"/>
    <w:rsid w:val="00491C5F"/>
    <w:rsid w:val="00491EC1"/>
    <w:rsid w:val="00492246"/>
    <w:rsid w:val="004926E5"/>
    <w:rsid w:val="004931B3"/>
    <w:rsid w:val="004939C2"/>
    <w:rsid w:val="00493FBE"/>
    <w:rsid w:val="0049460A"/>
    <w:rsid w:val="004948B3"/>
    <w:rsid w:val="00495218"/>
    <w:rsid w:val="004952C2"/>
    <w:rsid w:val="00495633"/>
    <w:rsid w:val="00495A33"/>
    <w:rsid w:val="00495DA3"/>
    <w:rsid w:val="0049622A"/>
    <w:rsid w:val="004962A9"/>
    <w:rsid w:val="004962AD"/>
    <w:rsid w:val="00496789"/>
    <w:rsid w:val="00496E4F"/>
    <w:rsid w:val="00497943"/>
    <w:rsid w:val="00497B88"/>
    <w:rsid w:val="00497C07"/>
    <w:rsid w:val="00497D18"/>
    <w:rsid w:val="00497D28"/>
    <w:rsid w:val="00497DDF"/>
    <w:rsid w:val="004A032C"/>
    <w:rsid w:val="004A0AFF"/>
    <w:rsid w:val="004A0EDD"/>
    <w:rsid w:val="004A11E9"/>
    <w:rsid w:val="004A154A"/>
    <w:rsid w:val="004A1611"/>
    <w:rsid w:val="004A1FF4"/>
    <w:rsid w:val="004A20B3"/>
    <w:rsid w:val="004A25AB"/>
    <w:rsid w:val="004A3068"/>
    <w:rsid w:val="004A30AA"/>
    <w:rsid w:val="004A31C7"/>
    <w:rsid w:val="004A33F9"/>
    <w:rsid w:val="004A35AE"/>
    <w:rsid w:val="004A364A"/>
    <w:rsid w:val="004A36B3"/>
    <w:rsid w:val="004A3A5D"/>
    <w:rsid w:val="004A3F75"/>
    <w:rsid w:val="004A43D4"/>
    <w:rsid w:val="004A473E"/>
    <w:rsid w:val="004A565E"/>
    <w:rsid w:val="004A5941"/>
    <w:rsid w:val="004A5CD9"/>
    <w:rsid w:val="004A5FC8"/>
    <w:rsid w:val="004A663E"/>
    <w:rsid w:val="004A6DFD"/>
    <w:rsid w:val="004A7599"/>
    <w:rsid w:val="004A7CD5"/>
    <w:rsid w:val="004A7E42"/>
    <w:rsid w:val="004A7F3F"/>
    <w:rsid w:val="004B0C23"/>
    <w:rsid w:val="004B0FBB"/>
    <w:rsid w:val="004B0FCD"/>
    <w:rsid w:val="004B118D"/>
    <w:rsid w:val="004B1208"/>
    <w:rsid w:val="004B12C3"/>
    <w:rsid w:val="004B12FD"/>
    <w:rsid w:val="004B1838"/>
    <w:rsid w:val="004B1E19"/>
    <w:rsid w:val="004B225D"/>
    <w:rsid w:val="004B2856"/>
    <w:rsid w:val="004B307E"/>
    <w:rsid w:val="004B31CB"/>
    <w:rsid w:val="004B3BBB"/>
    <w:rsid w:val="004B3CA2"/>
    <w:rsid w:val="004B3EFC"/>
    <w:rsid w:val="004B4C9D"/>
    <w:rsid w:val="004B4D4B"/>
    <w:rsid w:val="004B5268"/>
    <w:rsid w:val="004B59EC"/>
    <w:rsid w:val="004B67DC"/>
    <w:rsid w:val="004B693A"/>
    <w:rsid w:val="004B6EAC"/>
    <w:rsid w:val="004B717C"/>
    <w:rsid w:val="004B79A1"/>
    <w:rsid w:val="004B7AD1"/>
    <w:rsid w:val="004B7AEC"/>
    <w:rsid w:val="004B7D85"/>
    <w:rsid w:val="004C0DA3"/>
    <w:rsid w:val="004C0EAA"/>
    <w:rsid w:val="004C1B5F"/>
    <w:rsid w:val="004C1C68"/>
    <w:rsid w:val="004C1F1E"/>
    <w:rsid w:val="004C21AD"/>
    <w:rsid w:val="004C28C6"/>
    <w:rsid w:val="004C2916"/>
    <w:rsid w:val="004C2B37"/>
    <w:rsid w:val="004C33F4"/>
    <w:rsid w:val="004C35A5"/>
    <w:rsid w:val="004C35E6"/>
    <w:rsid w:val="004C387D"/>
    <w:rsid w:val="004C3BA7"/>
    <w:rsid w:val="004C42B9"/>
    <w:rsid w:val="004C542B"/>
    <w:rsid w:val="004C5843"/>
    <w:rsid w:val="004C5FB7"/>
    <w:rsid w:val="004C6363"/>
    <w:rsid w:val="004C67DC"/>
    <w:rsid w:val="004C67ED"/>
    <w:rsid w:val="004C6BEA"/>
    <w:rsid w:val="004D10BA"/>
    <w:rsid w:val="004D18E6"/>
    <w:rsid w:val="004D19DD"/>
    <w:rsid w:val="004D19FC"/>
    <w:rsid w:val="004D22C1"/>
    <w:rsid w:val="004D248C"/>
    <w:rsid w:val="004D2705"/>
    <w:rsid w:val="004D27D9"/>
    <w:rsid w:val="004D291B"/>
    <w:rsid w:val="004D299C"/>
    <w:rsid w:val="004D2A0E"/>
    <w:rsid w:val="004D2B67"/>
    <w:rsid w:val="004D2DE4"/>
    <w:rsid w:val="004D2E89"/>
    <w:rsid w:val="004D373A"/>
    <w:rsid w:val="004D3852"/>
    <w:rsid w:val="004D3AEC"/>
    <w:rsid w:val="004D3C05"/>
    <w:rsid w:val="004D5094"/>
    <w:rsid w:val="004D53A3"/>
    <w:rsid w:val="004D5737"/>
    <w:rsid w:val="004D5CAE"/>
    <w:rsid w:val="004D6036"/>
    <w:rsid w:val="004D624F"/>
    <w:rsid w:val="004D62D2"/>
    <w:rsid w:val="004D66B9"/>
    <w:rsid w:val="004D67A6"/>
    <w:rsid w:val="004D7426"/>
    <w:rsid w:val="004D75EF"/>
    <w:rsid w:val="004D7C0F"/>
    <w:rsid w:val="004D7CCD"/>
    <w:rsid w:val="004E040A"/>
    <w:rsid w:val="004E0748"/>
    <w:rsid w:val="004E0897"/>
    <w:rsid w:val="004E0AC7"/>
    <w:rsid w:val="004E14FF"/>
    <w:rsid w:val="004E15D2"/>
    <w:rsid w:val="004E1788"/>
    <w:rsid w:val="004E190E"/>
    <w:rsid w:val="004E1B4C"/>
    <w:rsid w:val="004E1DA4"/>
    <w:rsid w:val="004E1FD2"/>
    <w:rsid w:val="004E2539"/>
    <w:rsid w:val="004E284E"/>
    <w:rsid w:val="004E3EAF"/>
    <w:rsid w:val="004E405B"/>
    <w:rsid w:val="004E43AB"/>
    <w:rsid w:val="004E442A"/>
    <w:rsid w:val="004E44B8"/>
    <w:rsid w:val="004E4A57"/>
    <w:rsid w:val="004E4A7A"/>
    <w:rsid w:val="004E4AD7"/>
    <w:rsid w:val="004E4CAE"/>
    <w:rsid w:val="004E4D37"/>
    <w:rsid w:val="004E4E99"/>
    <w:rsid w:val="004E4FE7"/>
    <w:rsid w:val="004E5D24"/>
    <w:rsid w:val="004E5F24"/>
    <w:rsid w:val="004E635F"/>
    <w:rsid w:val="004E6BFA"/>
    <w:rsid w:val="004E6DFD"/>
    <w:rsid w:val="004E706B"/>
    <w:rsid w:val="004E716E"/>
    <w:rsid w:val="004E7318"/>
    <w:rsid w:val="004E739E"/>
    <w:rsid w:val="004E7FD7"/>
    <w:rsid w:val="004F00B0"/>
    <w:rsid w:val="004F0384"/>
    <w:rsid w:val="004F066D"/>
    <w:rsid w:val="004F0B46"/>
    <w:rsid w:val="004F0C8B"/>
    <w:rsid w:val="004F0D54"/>
    <w:rsid w:val="004F0EEB"/>
    <w:rsid w:val="004F0F34"/>
    <w:rsid w:val="004F0F63"/>
    <w:rsid w:val="004F1017"/>
    <w:rsid w:val="004F102B"/>
    <w:rsid w:val="004F1992"/>
    <w:rsid w:val="004F1B89"/>
    <w:rsid w:val="004F2B60"/>
    <w:rsid w:val="004F2BA8"/>
    <w:rsid w:val="004F2C12"/>
    <w:rsid w:val="004F327B"/>
    <w:rsid w:val="004F3A48"/>
    <w:rsid w:val="004F3E19"/>
    <w:rsid w:val="004F439B"/>
    <w:rsid w:val="004F4A81"/>
    <w:rsid w:val="004F513B"/>
    <w:rsid w:val="004F5356"/>
    <w:rsid w:val="004F5454"/>
    <w:rsid w:val="004F5620"/>
    <w:rsid w:val="004F5B95"/>
    <w:rsid w:val="004F5E22"/>
    <w:rsid w:val="004F6535"/>
    <w:rsid w:val="004F6725"/>
    <w:rsid w:val="004F699C"/>
    <w:rsid w:val="004F6A14"/>
    <w:rsid w:val="004F6FC5"/>
    <w:rsid w:val="004F716D"/>
    <w:rsid w:val="004F7224"/>
    <w:rsid w:val="004F75D0"/>
    <w:rsid w:val="004F77DB"/>
    <w:rsid w:val="004F7B62"/>
    <w:rsid w:val="004F7B71"/>
    <w:rsid w:val="004F7EB1"/>
    <w:rsid w:val="00500573"/>
    <w:rsid w:val="00500C05"/>
    <w:rsid w:val="00501020"/>
    <w:rsid w:val="0050125F"/>
    <w:rsid w:val="005015DC"/>
    <w:rsid w:val="005016C9"/>
    <w:rsid w:val="005017BA"/>
    <w:rsid w:val="005018BF"/>
    <w:rsid w:val="005019C1"/>
    <w:rsid w:val="00501CD7"/>
    <w:rsid w:val="0050208F"/>
    <w:rsid w:val="0050221B"/>
    <w:rsid w:val="00502EAA"/>
    <w:rsid w:val="005042AA"/>
    <w:rsid w:val="005043F4"/>
    <w:rsid w:val="005049CE"/>
    <w:rsid w:val="00504C7E"/>
    <w:rsid w:val="00504FAF"/>
    <w:rsid w:val="00505D8D"/>
    <w:rsid w:val="00505E24"/>
    <w:rsid w:val="00505FC2"/>
    <w:rsid w:val="00506891"/>
    <w:rsid w:val="00506D7C"/>
    <w:rsid w:val="00507016"/>
    <w:rsid w:val="00507829"/>
    <w:rsid w:val="00507D8F"/>
    <w:rsid w:val="00507DD4"/>
    <w:rsid w:val="00507E29"/>
    <w:rsid w:val="005100FF"/>
    <w:rsid w:val="00510215"/>
    <w:rsid w:val="00510250"/>
    <w:rsid w:val="0051062D"/>
    <w:rsid w:val="005109A5"/>
    <w:rsid w:val="00511753"/>
    <w:rsid w:val="00511D9E"/>
    <w:rsid w:val="0051221B"/>
    <w:rsid w:val="005123E2"/>
    <w:rsid w:val="0051262E"/>
    <w:rsid w:val="00512856"/>
    <w:rsid w:val="005128B9"/>
    <w:rsid w:val="00512D4C"/>
    <w:rsid w:val="00512D9E"/>
    <w:rsid w:val="00512DC3"/>
    <w:rsid w:val="005131E7"/>
    <w:rsid w:val="0051370D"/>
    <w:rsid w:val="00514D59"/>
    <w:rsid w:val="0051515F"/>
    <w:rsid w:val="0051521C"/>
    <w:rsid w:val="005152F1"/>
    <w:rsid w:val="00515525"/>
    <w:rsid w:val="0051552F"/>
    <w:rsid w:val="00515BCA"/>
    <w:rsid w:val="00516043"/>
    <w:rsid w:val="00516525"/>
    <w:rsid w:val="00516735"/>
    <w:rsid w:val="00516A5D"/>
    <w:rsid w:val="00516C1B"/>
    <w:rsid w:val="00516F41"/>
    <w:rsid w:val="0052008B"/>
    <w:rsid w:val="005200C5"/>
    <w:rsid w:val="005207FC"/>
    <w:rsid w:val="00520F63"/>
    <w:rsid w:val="00520FEC"/>
    <w:rsid w:val="00520FEE"/>
    <w:rsid w:val="005211A1"/>
    <w:rsid w:val="005215DA"/>
    <w:rsid w:val="005216BC"/>
    <w:rsid w:val="00521D4C"/>
    <w:rsid w:val="0052207F"/>
    <w:rsid w:val="0052210A"/>
    <w:rsid w:val="005221AD"/>
    <w:rsid w:val="0052288F"/>
    <w:rsid w:val="005233D2"/>
    <w:rsid w:val="005234DB"/>
    <w:rsid w:val="005236EA"/>
    <w:rsid w:val="005238C0"/>
    <w:rsid w:val="0052393D"/>
    <w:rsid w:val="00523A99"/>
    <w:rsid w:val="00523D1B"/>
    <w:rsid w:val="0052404C"/>
    <w:rsid w:val="0052438A"/>
    <w:rsid w:val="005245C1"/>
    <w:rsid w:val="005245F6"/>
    <w:rsid w:val="00524607"/>
    <w:rsid w:val="005246FE"/>
    <w:rsid w:val="005247A5"/>
    <w:rsid w:val="005247F8"/>
    <w:rsid w:val="005248BE"/>
    <w:rsid w:val="00524B6B"/>
    <w:rsid w:val="00524CC7"/>
    <w:rsid w:val="005250D6"/>
    <w:rsid w:val="005251AE"/>
    <w:rsid w:val="00525288"/>
    <w:rsid w:val="0052597C"/>
    <w:rsid w:val="0052686B"/>
    <w:rsid w:val="00526C85"/>
    <w:rsid w:val="00527095"/>
    <w:rsid w:val="00527BBA"/>
    <w:rsid w:val="00527BDC"/>
    <w:rsid w:val="00527C5F"/>
    <w:rsid w:val="00527E5B"/>
    <w:rsid w:val="00527FEE"/>
    <w:rsid w:val="005309DA"/>
    <w:rsid w:val="00530D43"/>
    <w:rsid w:val="00530E5A"/>
    <w:rsid w:val="00530FAE"/>
    <w:rsid w:val="005314E7"/>
    <w:rsid w:val="005315C0"/>
    <w:rsid w:val="005315E8"/>
    <w:rsid w:val="00531A4F"/>
    <w:rsid w:val="00531C21"/>
    <w:rsid w:val="00531FA9"/>
    <w:rsid w:val="005323F0"/>
    <w:rsid w:val="00532934"/>
    <w:rsid w:val="00532BEF"/>
    <w:rsid w:val="00532D31"/>
    <w:rsid w:val="00532F51"/>
    <w:rsid w:val="00533372"/>
    <w:rsid w:val="005333CE"/>
    <w:rsid w:val="005335BA"/>
    <w:rsid w:val="00533603"/>
    <w:rsid w:val="005336C7"/>
    <w:rsid w:val="00533CA8"/>
    <w:rsid w:val="00533D10"/>
    <w:rsid w:val="00533E3F"/>
    <w:rsid w:val="00533E94"/>
    <w:rsid w:val="00533F96"/>
    <w:rsid w:val="005341B0"/>
    <w:rsid w:val="005343A0"/>
    <w:rsid w:val="005348FC"/>
    <w:rsid w:val="00534D1C"/>
    <w:rsid w:val="00535552"/>
    <w:rsid w:val="0053559B"/>
    <w:rsid w:val="005358A5"/>
    <w:rsid w:val="00535FEE"/>
    <w:rsid w:val="005362CC"/>
    <w:rsid w:val="00536670"/>
    <w:rsid w:val="00536E52"/>
    <w:rsid w:val="00536F38"/>
    <w:rsid w:val="005372A5"/>
    <w:rsid w:val="00537C61"/>
    <w:rsid w:val="00537D7C"/>
    <w:rsid w:val="0054099D"/>
    <w:rsid w:val="00540D53"/>
    <w:rsid w:val="00541347"/>
    <w:rsid w:val="00541549"/>
    <w:rsid w:val="005415AC"/>
    <w:rsid w:val="005415EC"/>
    <w:rsid w:val="005416E6"/>
    <w:rsid w:val="00541807"/>
    <w:rsid w:val="00541FD4"/>
    <w:rsid w:val="00543181"/>
    <w:rsid w:val="005431F3"/>
    <w:rsid w:val="00543259"/>
    <w:rsid w:val="00543264"/>
    <w:rsid w:val="00543595"/>
    <w:rsid w:val="00543C9C"/>
    <w:rsid w:val="00543F59"/>
    <w:rsid w:val="00544448"/>
    <w:rsid w:val="00544565"/>
    <w:rsid w:val="005448D4"/>
    <w:rsid w:val="0054504D"/>
    <w:rsid w:val="0054535D"/>
    <w:rsid w:val="00545C10"/>
    <w:rsid w:val="00545D4F"/>
    <w:rsid w:val="00545E02"/>
    <w:rsid w:val="00545FB4"/>
    <w:rsid w:val="00546AB0"/>
    <w:rsid w:val="00546DDA"/>
    <w:rsid w:val="00546E60"/>
    <w:rsid w:val="005471BB"/>
    <w:rsid w:val="00547372"/>
    <w:rsid w:val="00547388"/>
    <w:rsid w:val="00547404"/>
    <w:rsid w:val="0054793D"/>
    <w:rsid w:val="0055081F"/>
    <w:rsid w:val="00550CA1"/>
    <w:rsid w:val="005512C1"/>
    <w:rsid w:val="0055132B"/>
    <w:rsid w:val="0055163F"/>
    <w:rsid w:val="005517C4"/>
    <w:rsid w:val="00551C37"/>
    <w:rsid w:val="00551CBE"/>
    <w:rsid w:val="00551FB3"/>
    <w:rsid w:val="00552238"/>
    <w:rsid w:val="00552638"/>
    <w:rsid w:val="00552BA4"/>
    <w:rsid w:val="00552D90"/>
    <w:rsid w:val="00552E81"/>
    <w:rsid w:val="00553498"/>
    <w:rsid w:val="00553FC7"/>
    <w:rsid w:val="00554024"/>
    <w:rsid w:val="0055456D"/>
    <w:rsid w:val="00554955"/>
    <w:rsid w:val="00554FB2"/>
    <w:rsid w:val="00555B1E"/>
    <w:rsid w:val="00555B48"/>
    <w:rsid w:val="00555F14"/>
    <w:rsid w:val="005562D8"/>
    <w:rsid w:val="005565AB"/>
    <w:rsid w:val="00556869"/>
    <w:rsid w:val="00557253"/>
    <w:rsid w:val="00557564"/>
    <w:rsid w:val="00557F92"/>
    <w:rsid w:val="0056035C"/>
    <w:rsid w:val="005604F1"/>
    <w:rsid w:val="00560A97"/>
    <w:rsid w:val="00560CF5"/>
    <w:rsid w:val="00561197"/>
    <w:rsid w:val="00561477"/>
    <w:rsid w:val="005617DA"/>
    <w:rsid w:val="00561E53"/>
    <w:rsid w:val="00562064"/>
    <w:rsid w:val="0056275A"/>
    <w:rsid w:val="00562D34"/>
    <w:rsid w:val="005635CA"/>
    <w:rsid w:val="00563CE5"/>
    <w:rsid w:val="00564597"/>
    <w:rsid w:val="00564652"/>
    <w:rsid w:val="005649B3"/>
    <w:rsid w:val="00564AD4"/>
    <w:rsid w:val="00564EC6"/>
    <w:rsid w:val="00564F13"/>
    <w:rsid w:val="00564F9D"/>
    <w:rsid w:val="00565038"/>
    <w:rsid w:val="005655BF"/>
    <w:rsid w:val="00565B1F"/>
    <w:rsid w:val="00565D78"/>
    <w:rsid w:val="005660FB"/>
    <w:rsid w:val="00566512"/>
    <w:rsid w:val="0056694D"/>
    <w:rsid w:val="00566D9C"/>
    <w:rsid w:val="00567D48"/>
    <w:rsid w:val="00567F83"/>
    <w:rsid w:val="00570751"/>
    <w:rsid w:val="00571003"/>
    <w:rsid w:val="00571505"/>
    <w:rsid w:val="005715D6"/>
    <w:rsid w:val="005728F3"/>
    <w:rsid w:val="00572ABA"/>
    <w:rsid w:val="00572AD5"/>
    <w:rsid w:val="00572D1A"/>
    <w:rsid w:val="00572FF5"/>
    <w:rsid w:val="00573985"/>
    <w:rsid w:val="00573D01"/>
    <w:rsid w:val="00573DC2"/>
    <w:rsid w:val="005746D5"/>
    <w:rsid w:val="00574E4C"/>
    <w:rsid w:val="00575020"/>
    <w:rsid w:val="00575DB7"/>
    <w:rsid w:val="00576725"/>
    <w:rsid w:val="00576F1D"/>
    <w:rsid w:val="0057731A"/>
    <w:rsid w:val="00577A0A"/>
    <w:rsid w:val="00577AB3"/>
    <w:rsid w:val="005801EE"/>
    <w:rsid w:val="00581990"/>
    <w:rsid w:val="00581CE8"/>
    <w:rsid w:val="005825BA"/>
    <w:rsid w:val="00582690"/>
    <w:rsid w:val="00582972"/>
    <w:rsid w:val="00582CD3"/>
    <w:rsid w:val="00583746"/>
    <w:rsid w:val="00583AC3"/>
    <w:rsid w:val="00583ED7"/>
    <w:rsid w:val="0058422E"/>
    <w:rsid w:val="005842B1"/>
    <w:rsid w:val="00584891"/>
    <w:rsid w:val="005849AE"/>
    <w:rsid w:val="005858F7"/>
    <w:rsid w:val="00585AE6"/>
    <w:rsid w:val="00586062"/>
    <w:rsid w:val="00586071"/>
    <w:rsid w:val="00586075"/>
    <w:rsid w:val="00586913"/>
    <w:rsid w:val="00586C0F"/>
    <w:rsid w:val="00586CFF"/>
    <w:rsid w:val="00586E36"/>
    <w:rsid w:val="0058770C"/>
    <w:rsid w:val="005878B4"/>
    <w:rsid w:val="00587923"/>
    <w:rsid w:val="00587BB7"/>
    <w:rsid w:val="00587EA8"/>
    <w:rsid w:val="00587EAE"/>
    <w:rsid w:val="00590315"/>
    <w:rsid w:val="00590760"/>
    <w:rsid w:val="00591649"/>
    <w:rsid w:val="00591764"/>
    <w:rsid w:val="005917F4"/>
    <w:rsid w:val="00591A9D"/>
    <w:rsid w:val="00591AC8"/>
    <w:rsid w:val="00591FF3"/>
    <w:rsid w:val="0059254E"/>
    <w:rsid w:val="005928A9"/>
    <w:rsid w:val="00593A86"/>
    <w:rsid w:val="00593A92"/>
    <w:rsid w:val="00593D38"/>
    <w:rsid w:val="0059434B"/>
    <w:rsid w:val="00594A43"/>
    <w:rsid w:val="00595369"/>
    <w:rsid w:val="00595CE1"/>
    <w:rsid w:val="00595F57"/>
    <w:rsid w:val="0059626C"/>
    <w:rsid w:val="0059629E"/>
    <w:rsid w:val="005964D2"/>
    <w:rsid w:val="00596A40"/>
    <w:rsid w:val="00597D30"/>
    <w:rsid w:val="00597D4A"/>
    <w:rsid w:val="00597FB7"/>
    <w:rsid w:val="00597FDB"/>
    <w:rsid w:val="005A0215"/>
    <w:rsid w:val="005A0927"/>
    <w:rsid w:val="005A0AE6"/>
    <w:rsid w:val="005A0C4C"/>
    <w:rsid w:val="005A0D01"/>
    <w:rsid w:val="005A0D62"/>
    <w:rsid w:val="005A1120"/>
    <w:rsid w:val="005A1336"/>
    <w:rsid w:val="005A1481"/>
    <w:rsid w:val="005A3A88"/>
    <w:rsid w:val="005A3D1B"/>
    <w:rsid w:val="005A3D89"/>
    <w:rsid w:val="005A4245"/>
    <w:rsid w:val="005A481A"/>
    <w:rsid w:val="005A4BC8"/>
    <w:rsid w:val="005A50EB"/>
    <w:rsid w:val="005A51A7"/>
    <w:rsid w:val="005A5493"/>
    <w:rsid w:val="005A56B4"/>
    <w:rsid w:val="005A56CA"/>
    <w:rsid w:val="005A5740"/>
    <w:rsid w:val="005A5939"/>
    <w:rsid w:val="005A5B9F"/>
    <w:rsid w:val="005A5BB5"/>
    <w:rsid w:val="005A5C21"/>
    <w:rsid w:val="005A5D3B"/>
    <w:rsid w:val="005A65F3"/>
    <w:rsid w:val="005A68D6"/>
    <w:rsid w:val="005A6EE5"/>
    <w:rsid w:val="005A712B"/>
    <w:rsid w:val="005A7189"/>
    <w:rsid w:val="005A7C46"/>
    <w:rsid w:val="005B030D"/>
    <w:rsid w:val="005B04DD"/>
    <w:rsid w:val="005B0552"/>
    <w:rsid w:val="005B0A5E"/>
    <w:rsid w:val="005B0C3E"/>
    <w:rsid w:val="005B0DD6"/>
    <w:rsid w:val="005B129E"/>
    <w:rsid w:val="005B1594"/>
    <w:rsid w:val="005B1A17"/>
    <w:rsid w:val="005B1C02"/>
    <w:rsid w:val="005B1ECD"/>
    <w:rsid w:val="005B26D6"/>
    <w:rsid w:val="005B32DF"/>
    <w:rsid w:val="005B3538"/>
    <w:rsid w:val="005B3866"/>
    <w:rsid w:val="005B43CE"/>
    <w:rsid w:val="005B44FB"/>
    <w:rsid w:val="005B5090"/>
    <w:rsid w:val="005B54F5"/>
    <w:rsid w:val="005B58C0"/>
    <w:rsid w:val="005B595D"/>
    <w:rsid w:val="005B5C39"/>
    <w:rsid w:val="005B6051"/>
    <w:rsid w:val="005B6315"/>
    <w:rsid w:val="005B6D66"/>
    <w:rsid w:val="005B6EB2"/>
    <w:rsid w:val="005B7085"/>
    <w:rsid w:val="005B711A"/>
    <w:rsid w:val="005B73EE"/>
    <w:rsid w:val="005B7A9A"/>
    <w:rsid w:val="005B7BA5"/>
    <w:rsid w:val="005C02B5"/>
    <w:rsid w:val="005C0594"/>
    <w:rsid w:val="005C06D2"/>
    <w:rsid w:val="005C1329"/>
    <w:rsid w:val="005C166D"/>
    <w:rsid w:val="005C182A"/>
    <w:rsid w:val="005C19E4"/>
    <w:rsid w:val="005C1FA2"/>
    <w:rsid w:val="005C229D"/>
    <w:rsid w:val="005C2AFC"/>
    <w:rsid w:val="005C2EBC"/>
    <w:rsid w:val="005C3912"/>
    <w:rsid w:val="005C398E"/>
    <w:rsid w:val="005C3CFC"/>
    <w:rsid w:val="005C3D32"/>
    <w:rsid w:val="005C4136"/>
    <w:rsid w:val="005C4540"/>
    <w:rsid w:val="005C4960"/>
    <w:rsid w:val="005C4CD7"/>
    <w:rsid w:val="005C5870"/>
    <w:rsid w:val="005C5D08"/>
    <w:rsid w:val="005C5E20"/>
    <w:rsid w:val="005C63F4"/>
    <w:rsid w:val="005C645C"/>
    <w:rsid w:val="005C654B"/>
    <w:rsid w:val="005C66D0"/>
    <w:rsid w:val="005C6AC4"/>
    <w:rsid w:val="005C7110"/>
    <w:rsid w:val="005C78DC"/>
    <w:rsid w:val="005C7E21"/>
    <w:rsid w:val="005D0CFA"/>
    <w:rsid w:val="005D157E"/>
    <w:rsid w:val="005D17F1"/>
    <w:rsid w:val="005D1C69"/>
    <w:rsid w:val="005D1F37"/>
    <w:rsid w:val="005D24DC"/>
    <w:rsid w:val="005D2B69"/>
    <w:rsid w:val="005D33A4"/>
    <w:rsid w:val="005D34F7"/>
    <w:rsid w:val="005D3539"/>
    <w:rsid w:val="005D36A3"/>
    <w:rsid w:val="005D4839"/>
    <w:rsid w:val="005D5157"/>
    <w:rsid w:val="005D56EE"/>
    <w:rsid w:val="005D56F5"/>
    <w:rsid w:val="005D5CF4"/>
    <w:rsid w:val="005D6032"/>
    <w:rsid w:val="005D63CB"/>
    <w:rsid w:val="005D644D"/>
    <w:rsid w:val="005D64A3"/>
    <w:rsid w:val="005D6AFC"/>
    <w:rsid w:val="005D6D3A"/>
    <w:rsid w:val="005D6E11"/>
    <w:rsid w:val="005D700D"/>
    <w:rsid w:val="005D71D4"/>
    <w:rsid w:val="005D7504"/>
    <w:rsid w:val="005D79BD"/>
    <w:rsid w:val="005E02E6"/>
    <w:rsid w:val="005E0414"/>
    <w:rsid w:val="005E0EC5"/>
    <w:rsid w:val="005E1458"/>
    <w:rsid w:val="005E1BEA"/>
    <w:rsid w:val="005E1CCF"/>
    <w:rsid w:val="005E1D74"/>
    <w:rsid w:val="005E1D75"/>
    <w:rsid w:val="005E244C"/>
    <w:rsid w:val="005E341D"/>
    <w:rsid w:val="005E357E"/>
    <w:rsid w:val="005E371C"/>
    <w:rsid w:val="005E3BC8"/>
    <w:rsid w:val="005E3C74"/>
    <w:rsid w:val="005E4A4A"/>
    <w:rsid w:val="005E569D"/>
    <w:rsid w:val="005E6635"/>
    <w:rsid w:val="005E6EA0"/>
    <w:rsid w:val="005E6EE5"/>
    <w:rsid w:val="005E70C3"/>
    <w:rsid w:val="005E7119"/>
    <w:rsid w:val="005E73F5"/>
    <w:rsid w:val="005E753D"/>
    <w:rsid w:val="005E7EBF"/>
    <w:rsid w:val="005E7FC2"/>
    <w:rsid w:val="005F00E1"/>
    <w:rsid w:val="005F13E2"/>
    <w:rsid w:val="005F1569"/>
    <w:rsid w:val="005F16D2"/>
    <w:rsid w:val="005F1E8C"/>
    <w:rsid w:val="005F2664"/>
    <w:rsid w:val="005F28FC"/>
    <w:rsid w:val="005F2C8E"/>
    <w:rsid w:val="005F2D7A"/>
    <w:rsid w:val="005F3A8B"/>
    <w:rsid w:val="005F3F3D"/>
    <w:rsid w:val="005F4020"/>
    <w:rsid w:val="005F4024"/>
    <w:rsid w:val="005F40D4"/>
    <w:rsid w:val="005F41A6"/>
    <w:rsid w:val="005F4BEE"/>
    <w:rsid w:val="005F51C2"/>
    <w:rsid w:val="005F5475"/>
    <w:rsid w:val="005F56C4"/>
    <w:rsid w:val="005F58F5"/>
    <w:rsid w:val="005F5B6A"/>
    <w:rsid w:val="005F5F16"/>
    <w:rsid w:val="005F6108"/>
    <w:rsid w:val="005F6319"/>
    <w:rsid w:val="005F6AEE"/>
    <w:rsid w:val="005F6DD3"/>
    <w:rsid w:val="005F73B7"/>
    <w:rsid w:val="005F7470"/>
    <w:rsid w:val="005F798D"/>
    <w:rsid w:val="005F7A6F"/>
    <w:rsid w:val="005F7F0E"/>
    <w:rsid w:val="00600225"/>
    <w:rsid w:val="006009AB"/>
    <w:rsid w:val="00600FA5"/>
    <w:rsid w:val="006010F5"/>
    <w:rsid w:val="00601B6C"/>
    <w:rsid w:val="00601D7B"/>
    <w:rsid w:val="006020C5"/>
    <w:rsid w:val="00602176"/>
    <w:rsid w:val="0060222E"/>
    <w:rsid w:val="006028DA"/>
    <w:rsid w:val="00602C7B"/>
    <w:rsid w:val="00602DCA"/>
    <w:rsid w:val="00602F75"/>
    <w:rsid w:val="006030F4"/>
    <w:rsid w:val="00603146"/>
    <w:rsid w:val="0060328F"/>
    <w:rsid w:val="006038C2"/>
    <w:rsid w:val="00603ABF"/>
    <w:rsid w:val="00603D38"/>
    <w:rsid w:val="00603D63"/>
    <w:rsid w:val="00603DB8"/>
    <w:rsid w:val="00603DCD"/>
    <w:rsid w:val="00604476"/>
    <w:rsid w:val="00604513"/>
    <w:rsid w:val="00604612"/>
    <w:rsid w:val="00604A77"/>
    <w:rsid w:val="00604DB9"/>
    <w:rsid w:val="00604F66"/>
    <w:rsid w:val="00605348"/>
    <w:rsid w:val="0060570F"/>
    <w:rsid w:val="00605817"/>
    <w:rsid w:val="00605AC8"/>
    <w:rsid w:val="00605AFD"/>
    <w:rsid w:val="00605FB0"/>
    <w:rsid w:val="00605FF1"/>
    <w:rsid w:val="006062F4"/>
    <w:rsid w:val="006063AE"/>
    <w:rsid w:val="006063FC"/>
    <w:rsid w:val="006068BC"/>
    <w:rsid w:val="006068DE"/>
    <w:rsid w:val="00606F0B"/>
    <w:rsid w:val="00607600"/>
    <w:rsid w:val="006076AE"/>
    <w:rsid w:val="006077B7"/>
    <w:rsid w:val="006077F9"/>
    <w:rsid w:val="00607DBC"/>
    <w:rsid w:val="00607DF0"/>
    <w:rsid w:val="00607E8E"/>
    <w:rsid w:val="006101F2"/>
    <w:rsid w:val="00610785"/>
    <w:rsid w:val="0061102F"/>
    <w:rsid w:val="006112C2"/>
    <w:rsid w:val="00611842"/>
    <w:rsid w:val="00611843"/>
    <w:rsid w:val="00611FB5"/>
    <w:rsid w:val="006120E2"/>
    <w:rsid w:val="006129B3"/>
    <w:rsid w:val="00612D4D"/>
    <w:rsid w:val="00613B03"/>
    <w:rsid w:val="00613B6A"/>
    <w:rsid w:val="00614123"/>
    <w:rsid w:val="00614289"/>
    <w:rsid w:val="006142C6"/>
    <w:rsid w:val="006143EE"/>
    <w:rsid w:val="00614408"/>
    <w:rsid w:val="00614A03"/>
    <w:rsid w:val="00614AC4"/>
    <w:rsid w:val="00614DD5"/>
    <w:rsid w:val="0061501A"/>
    <w:rsid w:val="00615276"/>
    <w:rsid w:val="00615422"/>
    <w:rsid w:val="00615DF7"/>
    <w:rsid w:val="0061626A"/>
    <w:rsid w:val="00616586"/>
    <w:rsid w:val="00616754"/>
    <w:rsid w:val="00616812"/>
    <w:rsid w:val="00616DCE"/>
    <w:rsid w:val="00616FA3"/>
    <w:rsid w:val="006172C6"/>
    <w:rsid w:val="00617493"/>
    <w:rsid w:val="00617832"/>
    <w:rsid w:val="006179F8"/>
    <w:rsid w:val="00617EB7"/>
    <w:rsid w:val="00620072"/>
    <w:rsid w:val="006202D5"/>
    <w:rsid w:val="006204A3"/>
    <w:rsid w:val="00620985"/>
    <w:rsid w:val="00620D1B"/>
    <w:rsid w:val="006212B7"/>
    <w:rsid w:val="006215C7"/>
    <w:rsid w:val="006216FE"/>
    <w:rsid w:val="00621AC0"/>
    <w:rsid w:val="00621CF5"/>
    <w:rsid w:val="00621D6A"/>
    <w:rsid w:val="00622411"/>
    <w:rsid w:val="006225EA"/>
    <w:rsid w:val="00622C9F"/>
    <w:rsid w:val="00622FE1"/>
    <w:rsid w:val="0062305F"/>
    <w:rsid w:val="006235F6"/>
    <w:rsid w:val="006236E5"/>
    <w:rsid w:val="00623F90"/>
    <w:rsid w:val="00624890"/>
    <w:rsid w:val="00624A00"/>
    <w:rsid w:val="00624A0F"/>
    <w:rsid w:val="00625AF3"/>
    <w:rsid w:val="00625D87"/>
    <w:rsid w:val="00625DD3"/>
    <w:rsid w:val="00626105"/>
    <w:rsid w:val="006262EA"/>
    <w:rsid w:val="00626333"/>
    <w:rsid w:val="006266EF"/>
    <w:rsid w:val="00626713"/>
    <w:rsid w:val="00626C03"/>
    <w:rsid w:val="00627388"/>
    <w:rsid w:val="0062745F"/>
    <w:rsid w:val="00627496"/>
    <w:rsid w:val="0062795B"/>
    <w:rsid w:val="00627CE7"/>
    <w:rsid w:val="006301A1"/>
    <w:rsid w:val="0063022E"/>
    <w:rsid w:val="006304BC"/>
    <w:rsid w:val="00630912"/>
    <w:rsid w:val="00630FCE"/>
    <w:rsid w:val="00631489"/>
    <w:rsid w:val="006315CA"/>
    <w:rsid w:val="00631B00"/>
    <w:rsid w:val="00632133"/>
    <w:rsid w:val="00632146"/>
    <w:rsid w:val="0063233E"/>
    <w:rsid w:val="006323A3"/>
    <w:rsid w:val="006328E0"/>
    <w:rsid w:val="00632E1E"/>
    <w:rsid w:val="00633111"/>
    <w:rsid w:val="006331DD"/>
    <w:rsid w:val="006339DD"/>
    <w:rsid w:val="006341FD"/>
    <w:rsid w:val="006348E5"/>
    <w:rsid w:val="0063493E"/>
    <w:rsid w:val="00634D5C"/>
    <w:rsid w:val="00634D66"/>
    <w:rsid w:val="006361F0"/>
    <w:rsid w:val="00636E49"/>
    <w:rsid w:val="00636F45"/>
    <w:rsid w:val="00637A5B"/>
    <w:rsid w:val="0064018E"/>
    <w:rsid w:val="006405E9"/>
    <w:rsid w:val="0064174D"/>
    <w:rsid w:val="0064187D"/>
    <w:rsid w:val="00641A07"/>
    <w:rsid w:val="00641DF4"/>
    <w:rsid w:val="00642484"/>
    <w:rsid w:val="00642BB0"/>
    <w:rsid w:val="006432CE"/>
    <w:rsid w:val="0064340F"/>
    <w:rsid w:val="00643805"/>
    <w:rsid w:val="00643834"/>
    <w:rsid w:val="006438EC"/>
    <w:rsid w:val="00644557"/>
    <w:rsid w:val="00644692"/>
    <w:rsid w:val="006448E4"/>
    <w:rsid w:val="00644A34"/>
    <w:rsid w:val="00644B0C"/>
    <w:rsid w:val="00645755"/>
    <w:rsid w:val="00645A7B"/>
    <w:rsid w:val="00645B4B"/>
    <w:rsid w:val="006461FB"/>
    <w:rsid w:val="006465EC"/>
    <w:rsid w:val="006473A3"/>
    <w:rsid w:val="00647B12"/>
    <w:rsid w:val="00647D76"/>
    <w:rsid w:val="00647DC6"/>
    <w:rsid w:val="006500D8"/>
    <w:rsid w:val="00650AE5"/>
    <w:rsid w:val="00650B36"/>
    <w:rsid w:val="0065172D"/>
    <w:rsid w:val="00651A49"/>
    <w:rsid w:val="00651B15"/>
    <w:rsid w:val="00652234"/>
    <w:rsid w:val="00652A55"/>
    <w:rsid w:val="00652FC2"/>
    <w:rsid w:val="006532DC"/>
    <w:rsid w:val="00654292"/>
    <w:rsid w:val="00654710"/>
    <w:rsid w:val="006554DA"/>
    <w:rsid w:val="006554F9"/>
    <w:rsid w:val="006555E5"/>
    <w:rsid w:val="006563A7"/>
    <w:rsid w:val="006567C8"/>
    <w:rsid w:val="00656863"/>
    <w:rsid w:val="00656AD4"/>
    <w:rsid w:val="00656C53"/>
    <w:rsid w:val="006570AB"/>
    <w:rsid w:val="00657488"/>
    <w:rsid w:val="00657C94"/>
    <w:rsid w:val="00657CA6"/>
    <w:rsid w:val="00660250"/>
    <w:rsid w:val="0066064A"/>
    <w:rsid w:val="00660C61"/>
    <w:rsid w:val="00660E24"/>
    <w:rsid w:val="0066138E"/>
    <w:rsid w:val="006619C5"/>
    <w:rsid w:val="006619FB"/>
    <w:rsid w:val="00662057"/>
    <w:rsid w:val="00662173"/>
    <w:rsid w:val="0066299A"/>
    <w:rsid w:val="00662CCE"/>
    <w:rsid w:val="00663093"/>
    <w:rsid w:val="00663895"/>
    <w:rsid w:val="006646DC"/>
    <w:rsid w:val="00665DF7"/>
    <w:rsid w:val="006673B6"/>
    <w:rsid w:val="006675A2"/>
    <w:rsid w:val="00667DA8"/>
    <w:rsid w:val="00667DF0"/>
    <w:rsid w:val="0067024C"/>
    <w:rsid w:val="00670520"/>
    <w:rsid w:val="0067058C"/>
    <w:rsid w:val="00670B69"/>
    <w:rsid w:val="00671114"/>
    <w:rsid w:val="006715F6"/>
    <w:rsid w:val="0067177E"/>
    <w:rsid w:val="006717BB"/>
    <w:rsid w:val="00671ACD"/>
    <w:rsid w:val="00671AEF"/>
    <w:rsid w:val="00671EBB"/>
    <w:rsid w:val="00672093"/>
    <w:rsid w:val="006722DF"/>
    <w:rsid w:val="00672CAE"/>
    <w:rsid w:val="0067310B"/>
    <w:rsid w:val="0067313E"/>
    <w:rsid w:val="00673215"/>
    <w:rsid w:val="0067477F"/>
    <w:rsid w:val="00674989"/>
    <w:rsid w:val="0067510D"/>
    <w:rsid w:val="006757B4"/>
    <w:rsid w:val="00675B02"/>
    <w:rsid w:val="00675CB5"/>
    <w:rsid w:val="006763AA"/>
    <w:rsid w:val="006767CA"/>
    <w:rsid w:val="00676E12"/>
    <w:rsid w:val="00677012"/>
    <w:rsid w:val="0068048B"/>
    <w:rsid w:val="00680F26"/>
    <w:rsid w:val="00681793"/>
    <w:rsid w:val="006826CE"/>
    <w:rsid w:val="00682860"/>
    <w:rsid w:val="00682B7A"/>
    <w:rsid w:val="00682C2F"/>
    <w:rsid w:val="00682E51"/>
    <w:rsid w:val="0068340E"/>
    <w:rsid w:val="00683F4B"/>
    <w:rsid w:val="006840FC"/>
    <w:rsid w:val="00684161"/>
    <w:rsid w:val="006843B8"/>
    <w:rsid w:val="00684569"/>
    <w:rsid w:val="00684612"/>
    <w:rsid w:val="00684D1F"/>
    <w:rsid w:val="00684E3F"/>
    <w:rsid w:val="00684EDF"/>
    <w:rsid w:val="00685008"/>
    <w:rsid w:val="006858B4"/>
    <w:rsid w:val="00685CFD"/>
    <w:rsid w:val="006860FA"/>
    <w:rsid w:val="00687043"/>
    <w:rsid w:val="00687074"/>
    <w:rsid w:val="006877E8"/>
    <w:rsid w:val="006878F9"/>
    <w:rsid w:val="00687BBA"/>
    <w:rsid w:val="00687E08"/>
    <w:rsid w:val="00690339"/>
    <w:rsid w:val="00690627"/>
    <w:rsid w:val="00690651"/>
    <w:rsid w:val="00690B62"/>
    <w:rsid w:val="0069103F"/>
    <w:rsid w:val="00691349"/>
    <w:rsid w:val="0069146D"/>
    <w:rsid w:val="006916A0"/>
    <w:rsid w:val="0069174A"/>
    <w:rsid w:val="006918F9"/>
    <w:rsid w:val="00691A54"/>
    <w:rsid w:val="00691CD9"/>
    <w:rsid w:val="00691E3E"/>
    <w:rsid w:val="0069235F"/>
    <w:rsid w:val="006923EE"/>
    <w:rsid w:val="0069240B"/>
    <w:rsid w:val="00692843"/>
    <w:rsid w:val="006928B2"/>
    <w:rsid w:val="00692987"/>
    <w:rsid w:val="00692D25"/>
    <w:rsid w:val="00693223"/>
    <w:rsid w:val="006932C9"/>
    <w:rsid w:val="00693C3F"/>
    <w:rsid w:val="006942FA"/>
    <w:rsid w:val="006942FE"/>
    <w:rsid w:val="00694682"/>
    <w:rsid w:val="006946E5"/>
    <w:rsid w:val="006948C3"/>
    <w:rsid w:val="00694A7C"/>
    <w:rsid w:val="006953C8"/>
    <w:rsid w:val="006953E3"/>
    <w:rsid w:val="0069575E"/>
    <w:rsid w:val="006957A3"/>
    <w:rsid w:val="0069596D"/>
    <w:rsid w:val="00695A27"/>
    <w:rsid w:val="00695A42"/>
    <w:rsid w:val="00695B1C"/>
    <w:rsid w:val="00695CB8"/>
    <w:rsid w:val="006961DE"/>
    <w:rsid w:val="006962FB"/>
    <w:rsid w:val="006964CF"/>
    <w:rsid w:val="00696A5C"/>
    <w:rsid w:val="00696D84"/>
    <w:rsid w:val="00696E9C"/>
    <w:rsid w:val="00697314"/>
    <w:rsid w:val="00697877"/>
    <w:rsid w:val="0069787E"/>
    <w:rsid w:val="006979EE"/>
    <w:rsid w:val="00697A8A"/>
    <w:rsid w:val="00697E7B"/>
    <w:rsid w:val="006A018B"/>
    <w:rsid w:val="006A0D9B"/>
    <w:rsid w:val="006A12CA"/>
    <w:rsid w:val="006A1A84"/>
    <w:rsid w:val="006A1BD8"/>
    <w:rsid w:val="006A1BF7"/>
    <w:rsid w:val="006A1FA1"/>
    <w:rsid w:val="006A1FEC"/>
    <w:rsid w:val="006A2247"/>
    <w:rsid w:val="006A22E8"/>
    <w:rsid w:val="006A281B"/>
    <w:rsid w:val="006A2B63"/>
    <w:rsid w:val="006A2E6D"/>
    <w:rsid w:val="006A3355"/>
    <w:rsid w:val="006A3569"/>
    <w:rsid w:val="006A37E1"/>
    <w:rsid w:val="006A3827"/>
    <w:rsid w:val="006A3938"/>
    <w:rsid w:val="006A3CFC"/>
    <w:rsid w:val="006A3FDE"/>
    <w:rsid w:val="006A468B"/>
    <w:rsid w:val="006A4A70"/>
    <w:rsid w:val="006A4FC8"/>
    <w:rsid w:val="006A503C"/>
    <w:rsid w:val="006A5328"/>
    <w:rsid w:val="006A5E6E"/>
    <w:rsid w:val="006A5F1E"/>
    <w:rsid w:val="006A61A9"/>
    <w:rsid w:val="006A64D3"/>
    <w:rsid w:val="006A65CC"/>
    <w:rsid w:val="006A67BB"/>
    <w:rsid w:val="006A694D"/>
    <w:rsid w:val="006A6C01"/>
    <w:rsid w:val="006A6C33"/>
    <w:rsid w:val="006A703C"/>
    <w:rsid w:val="006A7327"/>
    <w:rsid w:val="006A7A28"/>
    <w:rsid w:val="006A7B06"/>
    <w:rsid w:val="006A7BED"/>
    <w:rsid w:val="006A7EBD"/>
    <w:rsid w:val="006B0039"/>
    <w:rsid w:val="006B0471"/>
    <w:rsid w:val="006B0EE6"/>
    <w:rsid w:val="006B160A"/>
    <w:rsid w:val="006B1EDD"/>
    <w:rsid w:val="006B1FE5"/>
    <w:rsid w:val="006B25EB"/>
    <w:rsid w:val="006B2680"/>
    <w:rsid w:val="006B2847"/>
    <w:rsid w:val="006B2C56"/>
    <w:rsid w:val="006B2F52"/>
    <w:rsid w:val="006B3194"/>
    <w:rsid w:val="006B32AC"/>
    <w:rsid w:val="006B34F7"/>
    <w:rsid w:val="006B3503"/>
    <w:rsid w:val="006B3B4E"/>
    <w:rsid w:val="006B4329"/>
    <w:rsid w:val="006B47BB"/>
    <w:rsid w:val="006B4CE1"/>
    <w:rsid w:val="006B4D30"/>
    <w:rsid w:val="006B4DE3"/>
    <w:rsid w:val="006B52A8"/>
    <w:rsid w:val="006B5301"/>
    <w:rsid w:val="006B5447"/>
    <w:rsid w:val="006B573D"/>
    <w:rsid w:val="006B5D89"/>
    <w:rsid w:val="006B6060"/>
    <w:rsid w:val="006B6146"/>
    <w:rsid w:val="006B69D2"/>
    <w:rsid w:val="006B767C"/>
    <w:rsid w:val="006B7B5C"/>
    <w:rsid w:val="006B7B6D"/>
    <w:rsid w:val="006B7C22"/>
    <w:rsid w:val="006B7F9C"/>
    <w:rsid w:val="006C006D"/>
    <w:rsid w:val="006C0175"/>
    <w:rsid w:val="006C0B82"/>
    <w:rsid w:val="006C0D31"/>
    <w:rsid w:val="006C0F48"/>
    <w:rsid w:val="006C100A"/>
    <w:rsid w:val="006C142D"/>
    <w:rsid w:val="006C143E"/>
    <w:rsid w:val="006C1457"/>
    <w:rsid w:val="006C1B68"/>
    <w:rsid w:val="006C1E80"/>
    <w:rsid w:val="006C2295"/>
    <w:rsid w:val="006C2694"/>
    <w:rsid w:val="006C275A"/>
    <w:rsid w:val="006C2F7D"/>
    <w:rsid w:val="006C2F92"/>
    <w:rsid w:val="006C30E9"/>
    <w:rsid w:val="006C31BC"/>
    <w:rsid w:val="006C38EB"/>
    <w:rsid w:val="006C3B50"/>
    <w:rsid w:val="006C3EDF"/>
    <w:rsid w:val="006C430A"/>
    <w:rsid w:val="006C4331"/>
    <w:rsid w:val="006C4853"/>
    <w:rsid w:val="006C4D80"/>
    <w:rsid w:val="006C5016"/>
    <w:rsid w:val="006C50F4"/>
    <w:rsid w:val="006C5461"/>
    <w:rsid w:val="006C558D"/>
    <w:rsid w:val="006C5FF9"/>
    <w:rsid w:val="006C6DD3"/>
    <w:rsid w:val="006C71D5"/>
    <w:rsid w:val="006C7243"/>
    <w:rsid w:val="006C74D1"/>
    <w:rsid w:val="006C78DB"/>
    <w:rsid w:val="006D018C"/>
    <w:rsid w:val="006D07FF"/>
    <w:rsid w:val="006D0954"/>
    <w:rsid w:val="006D0F20"/>
    <w:rsid w:val="006D1162"/>
    <w:rsid w:val="006D1F9F"/>
    <w:rsid w:val="006D237B"/>
    <w:rsid w:val="006D238B"/>
    <w:rsid w:val="006D374A"/>
    <w:rsid w:val="006D3D8E"/>
    <w:rsid w:val="006D42EC"/>
    <w:rsid w:val="006D45DA"/>
    <w:rsid w:val="006D4EFF"/>
    <w:rsid w:val="006D4FC0"/>
    <w:rsid w:val="006D5251"/>
    <w:rsid w:val="006D55A0"/>
    <w:rsid w:val="006D596E"/>
    <w:rsid w:val="006D5BE3"/>
    <w:rsid w:val="006D5E8F"/>
    <w:rsid w:val="006D5E94"/>
    <w:rsid w:val="006D6338"/>
    <w:rsid w:val="006D657A"/>
    <w:rsid w:val="006D6A48"/>
    <w:rsid w:val="006D6A53"/>
    <w:rsid w:val="006D6C9A"/>
    <w:rsid w:val="006D789A"/>
    <w:rsid w:val="006D78F9"/>
    <w:rsid w:val="006E0A18"/>
    <w:rsid w:val="006E0BF0"/>
    <w:rsid w:val="006E0DA9"/>
    <w:rsid w:val="006E0EFA"/>
    <w:rsid w:val="006E171A"/>
    <w:rsid w:val="006E1949"/>
    <w:rsid w:val="006E1B66"/>
    <w:rsid w:val="006E1BE9"/>
    <w:rsid w:val="006E1F18"/>
    <w:rsid w:val="006E283B"/>
    <w:rsid w:val="006E2A9C"/>
    <w:rsid w:val="006E2B65"/>
    <w:rsid w:val="006E2E88"/>
    <w:rsid w:val="006E326B"/>
    <w:rsid w:val="006E346A"/>
    <w:rsid w:val="006E3570"/>
    <w:rsid w:val="006E390D"/>
    <w:rsid w:val="006E3BE7"/>
    <w:rsid w:val="006E42ED"/>
    <w:rsid w:val="006E459B"/>
    <w:rsid w:val="006E486B"/>
    <w:rsid w:val="006E502D"/>
    <w:rsid w:val="006E5581"/>
    <w:rsid w:val="006E61E2"/>
    <w:rsid w:val="006E6A5B"/>
    <w:rsid w:val="006E6DA3"/>
    <w:rsid w:val="006E703A"/>
    <w:rsid w:val="006E707E"/>
    <w:rsid w:val="006E747A"/>
    <w:rsid w:val="006E7574"/>
    <w:rsid w:val="006E76C6"/>
    <w:rsid w:val="006E77CA"/>
    <w:rsid w:val="006E7B51"/>
    <w:rsid w:val="006E7BD0"/>
    <w:rsid w:val="006F09F8"/>
    <w:rsid w:val="006F0B3E"/>
    <w:rsid w:val="006F1130"/>
    <w:rsid w:val="006F14BF"/>
    <w:rsid w:val="006F1D66"/>
    <w:rsid w:val="006F23DB"/>
    <w:rsid w:val="006F26D5"/>
    <w:rsid w:val="006F2ACD"/>
    <w:rsid w:val="006F326C"/>
    <w:rsid w:val="006F3785"/>
    <w:rsid w:val="006F3AAB"/>
    <w:rsid w:val="006F4536"/>
    <w:rsid w:val="006F480F"/>
    <w:rsid w:val="006F4A1D"/>
    <w:rsid w:val="006F4EFA"/>
    <w:rsid w:val="006F53A3"/>
    <w:rsid w:val="006F547B"/>
    <w:rsid w:val="006F55C1"/>
    <w:rsid w:val="006F5806"/>
    <w:rsid w:val="006F5826"/>
    <w:rsid w:val="006F5E70"/>
    <w:rsid w:val="006F687C"/>
    <w:rsid w:val="006F6F1E"/>
    <w:rsid w:val="006F7BB5"/>
    <w:rsid w:val="006F7F58"/>
    <w:rsid w:val="0070046E"/>
    <w:rsid w:val="007008BE"/>
    <w:rsid w:val="00700F26"/>
    <w:rsid w:val="0070154A"/>
    <w:rsid w:val="007025BD"/>
    <w:rsid w:val="007029E4"/>
    <w:rsid w:val="00702DE4"/>
    <w:rsid w:val="0070398F"/>
    <w:rsid w:val="00703B74"/>
    <w:rsid w:val="00703CD6"/>
    <w:rsid w:val="00703D6C"/>
    <w:rsid w:val="00703F33"/>
    <w:rsid w:val="007046C0"/>
    <w:rsid w:val="00704D20"/>
    <w:rsid w:val="00705622"/>
    <w:rsid w:val="00705961"/>
    <w:rsid w:val="00705997"/>
    <w:rsid w:val="00705BE2"/>
    <w:rsid w:val="00706064"/>
    <w:rsid w:val="00706442"/>
    <w:rsid w:val="0070671B"/>
    <w:rsid w:val="00706B15"/>
    <w:rsid w:val="00706E33"/>
    <w:rsid w:val="00707337"/>
    <w:rsid w:val="007074B8"/>
    <w:rsid w:val="00707BB5"/>
    <w:rsid w:val="00710118"/>
    <w:rsid w:val="00710206"/>
    <w:rsid w:val="007107EF"/>
    <w:rsid w:val="007108F2"/>
    <w:rsid w:val="00710AC1"/>
    <w:rsid w:val="00710B80"/>
    <w:rsid w:val="00711856"/>
    <w:rsid w:val="007118CA"/>
    <w:rsid w:val="007118EF"/>
    <w:rsid w:val="00711EC4"/>
    <w:rsid w:val="00711F36"/>
    <w:rsid w:val="00712564"/>
    <w:rsid w:val="00712CCD"/>
    <w:rsid w:val="00712DFD"/>
    <w:rsid w:val="0071302D"/>
    <w:rsid w:val="007131A7"/>
    <w:rsid w:val="00713AEB"/>
    <w:rsid w:val="00713E22"/>
    <w:rsid w:val="00713EF1"/>
    <w:rsid w:val="00713F24"/>
    <w:rsid w:val="007142DF"/>
    <w:rsid w:val="00714330"/>
    <w:rsid w:val="00714BF0"/>
    <w:rsid w:val="00714CD5"/>
    <w:rsid w:val="00714DB1"/>
    <w:rsid w:val="00714F8A"/>
    <w:rsid w:val="00714FE9"/>
    <w:rsid w:val="007156B5"/>
    <w:rsid w:val="00715DDA"/>
    <w:rsid w:val="00715E45"/>
    <w:rsid w:val="00715E87"/>
    <w:rsid w:val="00716531"/>
    <w:rsid w:val="007166CB"/>
    <w:rsid w:val="00716C4D"/>
    <w:rsid w:val="00716E7B"/>
    <w:rsid w:val="00716F12"/>
    <w:rsid w:val="00717274"/>
    <w:rsid w:val="00717622"/>
    <w:rsid w:val="007177D9"/>
    <w:rsid w:val="0072043A"/>
    <w:rsid w:val="007206D6"/>
    <w:rsid w:val="00720931"/>
    <w:rsid w:val="00720AF9"/>
    <w:rsid w:val="00720D65"/>
    <w:rsid w:val="00721231"/>
    <w:rsid w:val="00721772"/>
    <w:rsid w:val="007217E1"/>
    <w:rsid w:val="00721AD8"/>
    <w:rsid w:val="0072272F"/>
    <w:rsid w:val="007229BE"/>
    <w:rsid w:val="00722A93"/>
    <w:rsid w:val="00723017"/>
    <w:rsid w:val="00723402"/>
    <w:rsid w:val="00723B0F"/>
    <w:rsid w:val="00724ED3"/>
    <w:rsid w:val="00724F2A"/>
    <w:rsid w:val="00724FF7"/>
    <w:rsid w:val="00725407"/>
    <w:rsid w:val="007257A6"/>
    <w:rsid w:val="00725894"/>
    <w:rsid w:val="00725F8D"/>
    <w:rsid w:val="00726C62"/>
    <w:rsid w:val="00726F5B"/>
    <w:rsid w:val="007273F6"/>
    <w:rsid w:val="0072769D"/>
    <w:rsid w:val="00727BED"/>
    <w:rsid w:val="00727DC9"/>
    <w:rsid w:val="00727F13"/>
    <w:rsid w:val="00727FBE"/>
    <w:rsid w:val="0073025A"/>
    <w:rsid w:val="007309D0"/>
    <w:rsid w:val="0073140A"/>
    <w:rsid w:val="00731B60"/>
    <w:rsid w:val="00731E6B"/>
    <w:rsid w:val="00732295"/>
    <w:rsid w:val="0073277C"/>
    <w:rsid w:val="007327BE"/>
    <w:rsid w:val="00732ADC"/>
    <w:rsid w:val="007333B8"/>
    <w:rsid w:val="0073358C"/>
    <w:rsid w:val="007336F6"/>
    <w:rsid w:val="007339E4"/>
    <w:rsid w:val="0073421E"/>
    <w:rsid w:val="00734612"/>
    <w:rsid w:val="00734A7B"/>
    <w:rsid w:val="00734B9E"/>
    <w:rsid w:val="00734C00"/>
    <w:rsid w:val="00734DFC"/>
    <w:rsid w:val="00735324"/>
    <w:rsid w:val="007353C1"/>
    <w:rsid w:val="00735404"/>
    <w:rsid w:val="00736646"/>
    <w:rsid w:val="00736957"/>
    <w:rsid w:val="00736AB1"/>
    <w:rsid w:val="00736E76"/>
    <w:rsid w:val="0073720B"/>
    <w:rsid w:val="00737216"/>
    <w:rsid w:val="00737633"/>
    <w:rsid w:val="00737720"/>
    <w:rsid w:val="00737925"/>
    <w:rsid w:val="0074013B"/>
    <w:rsid w:val="007406A5"/>
    <w:rsid w:val="00740D1B"/>
    <w:rsid w:val="00740DE6"/>
    <w:rsid w:val="007414B7"/>
    <w:rsid w:val="0074150E"/>
    <w:rsid w:val="00741690"/>
    <w:rsid w:val="00741EAC"/>
    <w:rsid w:val="00742406"/>
    <w:rsid w:val="007428B8"/>
    <w:rsid w:val="007429E9"/>
    <w:rsid w:val="00742A27"/>
    <w:rsid w:val="00742D2F"/>
    <w:rsid w:val="00742DE2"/>
    <w:rsid w:val="00743116"/>
    <w:rsid w:val="00743179"/>
    <w:rsid w:val="007431D2"/>
    <w:rsid w:val="00743645"/>
    <w:rsid w:val="0074487C"/>
    <w:rsid w:val="00744B96"/>
    <w:rsid w:val="00744D40"/>
    <w:rsid w:val="007458F5"/>
    <w:rsid w:val="00745C2E"/>
    <w:rsid w:val="00746351"/>
    <w:rsid w:val="007472D9"/>
    <w:rsid w:val="007473AD"/>
    <w:rsid w:val="0074749A"/>
    <w:rsid w:val="00747939"/>
    <w:rsid w:val="00747AAA"/>
    <w:rsid w:val="00750235"/>
    <w:rsid w:val="0075089D"/>
    <w:rsid w:val="00750DFA"/>
    <w:rsid w:val="00750FD4"/>
    <w:rsid w:val="00750FEF"/>
    <w:rsid w:val="007516C2"/>
    <w:rsid w:val="00751DE9"/>
    <w:rsid w:val="00751E8C"/>
    <w:rsid w:val="007528F5"/>
    <w:rsid w:val="00752C5D"/>
    <w:rsid w:val="00752FC2"/>
    <w:rsid w:val="0075320C"/>
    <w:rsid w:val="0075323A"/>
    <w:rsid w:val="007532C4"/>
    <w:rsid w:val="007534E3"/>
    <w:rsid w:val="00753939"/>
    <w:rsid w:val="00753BF9"/>
    <w:rsid w:val="00753E28"/>
    <w:rsid w:val="00753EA8"/>
    <w:rsid w:val="00753EDD"/>
    <w:rsid w:val="00754532"/>
    <w:rsid w:val="007545AE"/>
    <w:rsid w:val="00754A75"/>
    <w:rsid w:val="0075531E"/>
    <w:rsid w:val="007558CC"/>
    <w:rsid w:val="00755E6C"/>
    <w:rsid w:val="00755FB1"/>
    <w:rsid w:val="007563ED"/>
    <w:rsid w:val="00756804"/>
    <w:rsid w:val="007568F4"/>
    <w:rsid w:val="00756A0F"/>
    <w:rsid w:val="00756A2B"/>
    <w:rsid w:val="00756B00"/>
    <w:rsid w:val="007571C5"/>
    <w:rsid w:val="00757523"/>
    <w:rsid w:val="00757B4B"/>
    <w:rsid w:val="00757BEE"/>
    <w:rsid w:val="00757CE7"/>
    <w:rsid w:val="00757FE7"/>
    <w:rsid w:val="00760441"/>
    <w:rsid w:val="00760702"/>
    <w:rsid w:val="00760A59"/>
    <w:rsid w:val="007615DA"/>
    <w:rsid w:val="00761B2E"/>
    <w:rsid w:val="0076282A"/>
    <w:rsid w:val="00762FFC"/>
    <w:rsid w:val="0076315C"/>
    <w:rsid w:val="0076342A"/>
    <w:rsid w:val="0076348C"/>
    <w:rsid w:val="0076358D"/>
    <w:rsid w:val="0076369F"/>
    <w:rsid w:val="0076376E"/>
    <w:rsid w:val="00763865"/>
    <w:rsid w:val="00764735"/>
    <w:rsid w:val="00764DDB"/>
    <w:rsid w:val="007652B9"/>
    <w:rsid w:val="00765732"/>
    <w:rsid w:val="00765F7B"/>
    <w:rsid w:val="007660B3"/>
    <w:rsid w:val="00766177"/>
    <w:rsid w:val="00766311"/>
    <w:rsid w:val="007664AF"/>
    <w:rsid w:val="00766B8C"/>
    <w:rsid w:val="00766CE1"/>
    <w:rsid w:val="0076706B"/>
    <w:rsid w:val="0076757A"/>
    <w:rsid w:val="007676AB"/>
    <w:rsid w:val="00767F0D"/>
    <w:rsid w:val="00770011"/>
    <w:rsid w:val="00770511"/>
    <w:rsid w:val="0077062C"/>
    <w:rsid w:val="0077116C"/>
    <w:rsid w:val="00771AEF"/>
    <w:rsid w:val="00771D93"/>
    <w:rsid w:val="00771FB8"/>
    <w:rsid w:val="00772F03"/>
    <w:rsid w:val="0077320A"/>
    <w:rsid w:val="00773333"/>
    <w:rsid w:val="0077377A"/>
    <w:rsid w:val="00773CA0"/>
    <w:rsid w:val="007743A1"/>
    <w:rsid w:val="0077468B"/>
    <w:rsid w:val="007746E3"/>
    <w:rsid w:val="00774FB7"/>
    <w:rsid w:val="0077525B"/>
    <w:rsid w:val="007753D7"/>
    <w:rsid w:val="0077542C"/>
    <w:rsid w:val="007754E3"/>
    <w:rsid w:val="00775D14"/>
    <w:rsid w:val="00775D61"/>
    <w:rsid w:val="00775EB0"/>
    <w:rsid w:val="007760D5"/>
    <w:rsid w:val="007763E7"/>
    <w:rsid w:val="007769C3"/>
    <w:rsid w:val="00777411"/>
    <w:rsid w:val="00780196"/>
    <w:rsid w:val="0078057F"/>
    <w:rsid w:val="00780935"/>
    <w:rsid w:val="00780A18"/>
    <w:rsid w:val="00780DDD"/>
    <w:rsid w:val="007813CB"/>
    <w:rsid w:val="007814C2"/>
    <w:rsid w:val="00781559"/>
    <w:rsid w:val="00781958"/>
    <w:rsid w:val="00781A3E"/>
    <w:rsid w:val="00782344"/>
    <w:rsid w:val="0078237C"/>
    <w:rsid w:val="0078261D"/>
    <w:rsid w:val="00782AFA"/>
    <w:rsid w:val="00782B95"/>
    <w:rsid w:val="00782F4C"/>
    <w:rsid w:val="0078318E"/>
    <w:rsid w:val="007831FA"/>
    <w:rsid w:val="007834EE"/>
    <w:rsid w:val="00783733"/>
    <w:rsid w:val="00783B97"/>
    <w:rsid w:val="00783BD8"/>
    <w:rsid w:val="00783D3E"/>
    <w:rsid w:val="00783F20"/>
    <w:rsid w:val="00783FF2"/>
    <w:rsid w:val="00784907"/>
    <w:rsid w:val="007849DA"/>
    <w:rsid w:val="00784FBB"/>
    <w:rsid w:val="00785728"/>
    <w:rsid w:val="00785A0A"/>
    <w:rsid w:val="00785DAC"/>
    <w:rsid w:val="007868BF"/>
    <w:rsid w:val="007869C2"/>
    <w:rsid w:val="00786BB9"/>
    <w:rsid w:val="00787523"/>
    <w:rsid w:val="00787A0C"/>
    <w:rsid w:val="00790047"/>
    <w:rsid w:val="00790121"/>
    <w:rsid w:val="0079028E"/>
    <w:rsid w:val="00790B50"/>
    <w:rsid w:val="007912F9"/>
    <w:rsid w:val="00791A16"/>
    <w:rsid w:val="00791CC5"/>
    <w:rsid w:val="00791EBB"/>
    <w:rsid w:val="0079210B"/>
    <w:rsid w:val="00792625"/>
    <w:rsid w:val="007926C8"/>
    <w:rsid w:val="007928B1"/>
    <w:rsid w:val="007930E4"/>
    <w:rsid w:val="00793298"/>
    <w:rsid w:val="0079396F"/>
    <w:rsid w:val="00793A47"/>
    <w:rsid w:val="00793E0D"/>
    <w:rsid w:val="007940D0"/>
    <w:rsid w:val="00794363"/>
    <w:rsid w:val="007945E2"/>
    <w:rsid w:val="007948CB"/>
    <w:rsid w:val="00794FAC"/>
    <w:rsid w:val="00795492"/>
    <w:rsid w:val="007956FB"/>
    <w:rsid w:val="00795FDA"/>
    <w:rsid w:val="0079636D"/>
    <w:rsid w:val="007963EF"/>
    <w:rsid w:val="0079655B"/>
    <w:rsid w:val="00796CF4"/>
    <w:rsid w:val="00796DC5"/>
    <w:rsid w:val="00797B04"/>
    <w:rsid w:val="007A030F"/>
    <w:rsid w:val="007A0D60"/>
    <w:rsid w:val="007A115C"/>
    <w:rsid w:val="007A12DD"/>
    <w:rsid w:val="007A1539"/>
    <w:rsid w:val="007A1C94"/>
    <w:rsid w:val="007A247E"/>
    <w:rsid w:val="007A2B33"/>
    <w:rsid w:val="007A2B3D"/>
    <w:rsid w:val="007A2BD0"/>
    <w:rsid w:val="007A2D1D"/>
    <w:rsid w:val="007A2EE7"/>
    <w:rsid w:val="007A30FA"/>
    <w:rsid w:val="007A3319"/>
    <w:rsid w:val="007A3326"/>
    <w:rsid w:val="007A3C4C"/>
    <w:rsid w:val="007A3F77"/>
    <w:rsid w:val="007A4065"/>
    <w:rsid w:val="007A413B"/>
    <w:rsid w:val="007A451A"/>
    <w:rsid w:val="007A45EE"/>
    <w:rsid w:val="007A4CA1"/>
    <w:rsid w:val="007A5448"/>
    <w:rsid w:val="007A5526"/>
    <w:rsid w:val="007A557F"/>
    <w:rsid w:val="007A57DA"/>
    <w:rsid w:val="007A5B6F"/>
    <w:rsid w:val="007A60A6"/>
    <w:rsid w:val="007A6387"/>
    <w:rsid w:val="007A65BB"/>
    <w:rsid w:val="007A67AE"/>
    <w:rsid w:val="007A6E46"/>
    <w:rsid w:val="007A6F44"/>
    <w:rsid w:val="007A7029"/>
    <w:rsid w:val="007A70E5"/>
    <w:rsid w:val="007A73B0"/>
    <w:rsid w:val="007A73B9"/>
    <w:rsid w:val="007A7943"/>
    <w:rsid w:val="007A7FEB"/>
    <w:rsid w:val="007B05B9"/>
    <w:rsid w:val="007B05D1"/>
    <w:rsid w:val="007B0EF8"/>
    <w:rsid w:val="007B0FE9"/>
    <w:rsid w:val="007B16F5"/>
    <w:rsid w:val="007B1703"/>
    <w:rsid w:val="007B1982"/>
    <w:rsid w:val="007B1A66"/>
    <w:rsid w:val="007B1C78"/>
    <w:rsid w:val="007B1D3E"/>
    <w:rsid w:val="007B1F19"/>
    <w:rsid w:val="007B21A4"/>
    <w:rsid w:val="007B22C2"/>
    <w:rsid w:val="007B27D1"/>
    <w:rsid w:val="007B28C1"/>
    <w:rsid w:val="007B2C65"/>
    <w:rsid w:val="007B2F72"/>
    <w:rsid w:val="007B3775"/>
    <w:rsid w:val="007B3B65"/>
    <w:rsid w:val="007B4159"/>
    <w:rsid w:val="007B442B"/>
    <w:rsid w:val="007B4BD2"/>
    <w:rsid w:val="007B4C76"/>
    <w:rsid w:val="007B51BF"/>
    <w:rsid w:val="007B51C0"/>
    <w:rsid w:val="007B52B0"/>
    <w:rsid w:val="007B5748"/>
    <w:rsid w:val="007B5785"/>
    <w:rsid w:val="007B61CB"/>
    <w:rsid w:val="007B63CD"/>
    <w:rsid w:val="007B652E"/>
    <w:rsid w:val="007B6CE5"/>
    <w:rsid w:val="007B6F07"/>
    <w:rsid w:val="007B7087"/>
    <w:rsid w:val="007B7248"/>
    <w:rsid w:val="007B7473"/>
    <w:rsid w:val="007B7608"/>
    <w:rsid w:val="007B7850"/>
    <w:rsid w:val="007B7BA3"/>
    <w:rsid w:val="007C001F"/>
    <w:rsid w:val="007C06FD"/>
    <w:rsid w:val="007C0FBD"/>
    <w:rsid w:val="007C10ED"/>
    <w:rsid w:val="007C15B0"/>
    <w:rsid w:val="007C1BC5"/>
    <w:rsid w:val="007C2766"/>
    <w:rsid w:val="007C2A9C"/>
    <w:rsid w:val="007C2B29"/>
    <w:rsid w:val="007C2BEF"/>
    <w:rsid w:val="007C3001"/>
    <w:rsid w:val="007C3431"/>
    <w:rsid w:val="007C38D4"/>
    <w:rsid w:val="007C3BBE"/>
    <w:rsid w:val="007C45DE"/>
    <w:rsid w:val="007C4678"/>
    <w:rsid w:val="007C48A6"/>
    <w:rsid w:val="007C4B56"/>
    <w:rsid w:val="007C4C63"/>
    <w:rsid w:val="007C4D19"/>
    <w:rsid w:val="007C4FCE"/>
    <w:rsid w:val="007C56C8"/>
    <w:rsid w:val="007C6737"/>
    <w:rsid w:val="007C685B"/>
    <w:rsid w:val="007C68B6"/>
    <w:rsid w:val="007C6ABF"/>
    <w:rsid w:val="007C6B53"/>
    <w:rsid w:val="007C6E5E"/>
    <w:rsid w:val="007C6FF6"/>
    <w:rsid w:val="007C7651"/>
    <w:rsid w:val="007C7743"/>
    <w:rsid w:val="007C793E"/>
    <w:rsid w:val="007C79B0"/>
    <w:rsid w:val="007C7FA7"/>
    <w:rsid w:val="007D042B"/>
    <w:rsid w:val="007D050E"/>
    <w:rsid w:val="007D1007"/>
    <w:rsid w:val="007D145F"/>
    <w:rsid w:val="007D166E"/>
    <w:rsid w:val="007D1BED"/>
    <w:rsid w:val="007D1CD6"/>
    <w:rsid w:val="007D1D90"/>
    <w:rsid w:val="007D243A"/>
    <w:rsid w:val="007D24D9"/>
    <w:rsid w:val="007D2520"/>
    <w:rsid w:val="007D2F3D"/>
    <w:rsid w:val="007D3139"/>
    <w:rsid w:val="007D3343"/>
    <w:rsid w:val="007D3E63"/>
    <w:rsid w:val="007D406C"/>
    <w:rsid w:val="007D41C8"/>
    <w:rsid w:val="007D4644"/>
    <w:rsid w:val="007D4773"/>
    <w:rsid w:val="007D4A28"/>
    <w:rsid w:val="007D4A78"/>
    <w:rsid w:val="007D4B67"/>
    <w:rsid w:val="007D4BFF"/>
    <w:rsid w:val="007D4C93"/>
    <w:rsid w:val="007D4FFE"/>
    <w:rsid w:val="007D521B"/>
    <w:rsid w:val="007D52EC"/>
    <w:rsid w:val="007D58E6"/>
    <w:rsid w:val="007D5BA6"/>
    <w:rsid w:val="007D6A1A"/>
    <w:rsid w:val="007D6B85"/>
    <w:rsid w:val="007D70EE"/>
    <w:rsid w:val="007D766D"/>
    <w:rsid w:val="007D79F3"/>
    <w:rsid w:val="007E019B"/>
    <w:rsid w:val="007E07D5"/>
    <w:rsid w:val="007E0898"/>
    <w:rsid w:val="007E0A89"/>
    <w:rsid w:val="007E1345"/>
    <w:rsid w:val="007E193B"/>
    <w:rsid w:val="007E2123"/>
    <w:rsid w:val="007E2137"/>
    <w:rsid w:val="007E231A"/>
    <w:rsid w:val="007E23F7"/>
    <w:rsid w:val="007E263C"/>
    <w:rsid w:val="007E2B05"/>
    <w:rsid w:val="007E3407"/>
    <w:rsid w:val="007E39C1"/>
    <w:rsid w:val="007E3DAA"/>
    <w:rsid w:val="007E3EDB"/>
    <w:rsid w:val="007E41E4"/>
    <w:rsid w:val="007E4428"/>
    <w:rsid w:val="007E4929"/>
    <w:rsid w:val="007E4977"/>
    <w:rsid w:val="007E4DB9"/>
    <w:rsid w:val="007E550B"/>
    <w:rsid w:val="007E5C56"/>
    <w:rsid w:val="007E620A"/>
    <w:rsid w:val="007E7071"/>
    <w:rsid w:val="007E783F"/>
    <w:rsid w:val="007E79F2"/>
    <w:rsid w:val="007E7D78"/>
    <w:rsid w:val="007F00A6"/>
    <w:rsid w:val="007F01DD"/>
    <w:rsid w:val="007F02C4"/>
    <w:rsid w:val="007F02D9"/>
    <w:rsid w:val="007F0F80"/>
    <w:rsid w:val="007F1F84"/>
    <w:rsid w:val="007F2A98"/>
    <w:rsid w:val="007F2CEE"/>
    <w:rsid w:val="007F2E9F"/>
    <w:rsid w:val="007F3F15"/>
    <w:rsid w:val="007F4424"/>
    <w:rsid w:val="007F46D1"/>
    <w:rsid w:val="007F4B78"/>
    <w:rsid w:val="007F4BCC"/>
    <w:rsid w:val="007F531F"/>
    <w:rsid w:val="007F5566"/>
    <w:rsid w:val="007F5AF4"/>
    <w:rsid w:val="007F5BA9"/>
    <w:rsid w:val="007F6287"/>
    <w:rsid w:val="007F6561"/>
    <w:rsid w:val="007F66A4"/>
    <w:rsid w:val="007F6877"/>
    <w:rsid w:val="007F6B7E"/>
    <w:rsid w:val="007F6D52"/>
    <w:rsid w:val="007F701B"/>
    <w:rsid w:val="007F78CF"/>
    <w:rsid w:val="007F7CFD"/>
    <w:rsid w:val="008006E5"/>
    <w:rsid w:val="00800808"/>
    <w:rsid w:val="00800A66"/>
    <w:rsid w:val="00800D7F"/>
    <w:rsid w:val="00801340"/>
    <w:rsid w:val="0080142F"/>
    <w:rsid w:val="00801600"/>
    <w:rsid w:val="0080178A"/>
    <w:rsid w:val="00801A57"/>
    <w:rsid w:val="00801CA4"/>
    <w:rsid w:val="0080203F"/>
    <w:rsid w:val="00802154"/>
    <w:rsid w:val="00802313"/>
    <w:rsid w:val="008023FE"/>
    <w:rsid w:val="008024FE"/>
    <w:rsid w:val="0080269C"/>
    <w:rsid w:val="008028E1"/>
    <w:rsid w:val="00802AA0"/>
    <w:rsid w:val="00802B87"/>
    <w:rsid w:val="00804024"/>
    <w:rsid w:val="00804CFB"/>
    <w:rsid w:val="0080510E"/>
    <w:rsid w:val="008051B1"/>
    <w:rsid w:val="008058EB"/>
    <w:rsid w:val="00805BDF"/>
    <w:rsid w:val="00805FAE"/>
    <w:rsid w:val="008064FC"/>
    <w:rsid w:val="008065B9"/>
    <w:rsid w:val="0080692C"/>
    <w:rsid w:val="00806E8E"/>
    <w:rsid w:val="00807732"/>
    <w:rsid w:val="008077F8"/>
    <w:rsid w:val="00807844"/>
    <w:rsid w:val="00807ADB"/>
    <w:rsid w:val="00807D32"/>
    <w:rsid w:val="00807D69"/>
    <w:rsid w:val="0081061A"/>
    <w:rsid w:val="00810D4E"/>
    <w:rsid w:val="00810F41"/>
    <w:rsid w:val="00811464"/>
    <w:rsid w:val="00811A3D"/>
    <w:rsid w:val="0081206E"/>
    <w:rsid w:val="008120CA"/>
    <w:rsid w:val="00812DF3"/>
    <w:rsid w:val="00813E0D"/>
    <w:rsid w:val="008147CC"/>
    <w:rsid w:val="00814A19"/>
    <w:rsid w:val="00814CCE"/>
    <w:rsid w:val="00814CD7"/>
    <w:rsid w:val="00815963"/>
    <w:rsid w:val="00815A91"/>
    <w:rsid w:val="00816179"/>
    <w:rsid w:val="0081623C"/>
    <w:rsid w:val="008163A5"/>
    <w:rsid w:val="00817085"/>
    <w:rsid w:val="00817164"/>
    <w:rsid w:val="00817616"/>
    <w:rsid w:val="008178A1"/>
    <w:rsid w:val="008179F0"/>
    <w:rsid w:val="00817C83"/>
    <w:rsid w:val="008205C7"/>
    <w:rsid w:val="00820C3F"/>
    <w:rsid w:val="008213A9"/>
    <w:rsid w:val="0082145E"/>
    <w:rsid w:val="00821DC3"/>
    <w:rsid w:val="00822291"/>
    <w:rsid w:val="008225B9"/>
    <w:rsid w:val="00822D7E"/>
    <w:rsid w:val="00823325"/>
    <w:rsid w:val="00823371"/>
    <w:rsid w:val="00823430"/>
    <w:rsid w:val="00823502"/>
    <w:rsid w:val="008237E1"/>
    <w:rsid w:val="008238F2"/>
    <w:rsid w:val="00824321"/>
    <w:rsid w:val="00824724"/>
    <w:rsid w:val="00824D95"/>
    <w:rsid w:val="00824E5B"/>
    <w:rsid w:val="0082516F"/>
    <w:rsid w:val="00825F21"/>
    <w:rsid w:val="0082641A"/>
    <w:rsid w:val="00826526"/>
    <w:rsid w:val="00826582"/>
    <w:rsid w:val="008265A6"/>
    <w:rsid w:val="00826B1C"/>
    <w:rsid w:val="0082720F"/>
    <w:rsid w:val="008300E6"/>
    <w:rsid w:val="00830F34"/>
    <w:rsid w:val="008311B1"/>
    <w:rsid w:val="008312BC"/>
    <w:rsid w:val="00831442"/>
    <w:rsid w:val="008314D7"/>
    <w:rsid w:val="008316D9"/>
    <w:rsid w:val="00831BCF"/>
    <w:rsid w:val="00831CF8"/>
    <w:rsid w:val="00831D4B"/>
    <w:rsid w:val="00831FE4"/>
    <w:rsid w:val="00832204"/>
    <w:rsid w:val="00832241"/>
    <w:rsid w:val="00832480"/>
    <w:rsid w:val="008324C7"/>
    <w:rsid w:val="00832609"/>
    <w:rsid w:val="00832A10"/>
    <w:rsid w:val="00832BAC"/>
    <w:rsid w:val="00832D89"/>
    <w:rsid w:val="00832FED"/>
    <w:rsid w:val="0083314F"/>
    <w:rsid w:val="00833576"/>
    <w:rsid w:val="00833638"/>
    <w:rsid w:val="00833B3B"/>
    <w:rsid w:val="00833BE6"/>
    <w:rsid w:val="00833DB4"/>
    <w:rsid w:val="00833F8E"/>
    <w:rsid w:val="008341C9"/>
    <w:rsid w:val="008345B4"/>
    <w:rsid w:val="008347A9"/>
    <w:rsid w:val="00834CEF"/>
    <w:rsid w:val="00834F24"/>
    <w:rsid w:val="00835553"/>
    <w:rsid w:val="00835C1B"/>
    <w:rsid w:val="00835F4B"/>
    <w:rsid w:val="00835FBD"/>
    <w:rsid w:val="00835FEB"/>
    <w:rsid w:val="0083659B"/>
    <w:rsid w:val="00836B97"/>
    <w:rsid w:val="00836EE4"/>
    <w:rsid w:val="008377AA"/>
    <w:rsid w:val="008377B1"/>
    <w:rsid w:val="0083796E"/>
    <w:rsid w:val="00837C5C"/>
    <w:rsid w:val="00837CF7"/>
    <w:rsid w:val="0083D1C3"/>
    <w:rsid w:val="00840BE2"/>
    <w:rsid w:val="00840CA1"/>
    <w:rsid w:val="00840D74"/>
    <w:rsid w:val="00840D8C"/>
    <w:rsid w:val="008415FB"/>
    <w:rsid w:val="00841E9B"/>
    <w:rsid w:val="0084217E"/>
    <w:rsid w:val="008421A7"/>
    <w:rsid w:val="00842490"/>
    <w:rsid w:val="0084317B"/>
    <w:rsid w:val="008433E0"/>
    <w:rsid w:val="00843527"/>
    <w:rsid w:val="008436E7"/>
    <w:rsid w:val="00843733"/>
    <w:rsid w:val="00843864"/>
    <w:rsid w:val="0084390D"/>
    <w:rsid w:val="008449A6"/>
    <w:rsid w:val="00844A19"/>
    <w:rsid w:val="00844AA9"/>
    <w:rsid w:val="0084544F"/>
    <w:rsid w:val="008456C6"/>
    <w:rsid w:val="00845862"/>
    <w:rsid w:val="0084599E"/>
    <w:rsid w:val="00845A28"/>
    <w:rsid w:val="00846172"/>
    <w:rsid w:val="00846866"/>
    <w:rsid w:val="00846AF3"/>
    <w:rsid w:val="00846C35"/>
    <w:rsid w:val="00846D45"/>
    <w:rsid w:val="00846DB5"/>
    <w:rsid w:val="00847484"/>
    <w:rsid w:val="0085037A"/>
    <w:rsid w:val="00850475"/>
    <w:rsid w:val="0085080F"/>
    <w:rsid w:val="008512C9"/>
    <w:rsid w:val="0085174E"/>
    <w:rsid w:val="008518C0"/>
    <w:rsid w:val="00851DBC"/>
    <w:rsid w:val="00853399"/>
    <w:rsid w:val="00853441"/>
    <w:rsid w:val="008541BA"/>
    <w:rsid w:val="00854937"/>
    <w:rsid w:val="00854CEC"/>
    <w:rsid w:val="00854F4F"/>
    <w:rsid w:val="0085578C"/>
    <w:rsid w:val="00855934"/>
    <w:rsid w:val="00855D8D"/>
    <w:rsid w:val="00855D9E"/>
    <w:rsid w:val="00855DED"/>
    <w:rsid w:val="008560EB"/>
    <w:rsid w:val="00856334"/>
    <w:rsid w:val="00856A68"/>
    <w:rsid w:val="00856DF0"/>
    <w:rsid w:val="0085776B"/>
    <w:rsid w:val="00857D0A"/>
    <w:rsid w:val="00857DAB"/>
    <w:rsid w:val="008604EA"/>
    <w:rsid w:val="00860602"/>
    <w:rsid w:val="00860B04"/>
    <w:rsid w:val="00861485"/>
    <w:rsid w:val="00861F4B"/>
    <w:rsid w:val="008620FC"/>
    <w:rsid w:val="00862127"/>
    <w:rsid w:val="008623B7"/>
    <w:rsid w:val="0086268F"/>
    <w:rsid w:val="0086287C"/>
    <w:rsid w:val="00862925"/>
    <w:rsid w:val="008629A5"/>
    <w:rsid w:val="00862CB9"/>
    <w:rsid w:val="00862CF6"/>
    <w:rsid w:val="00862D3F"/>
    <w:rsid w:val="008634A7"/>
    <w:rsid w:val="0086412B"/>
    <w:rsid w:val="0086495F"/>
    <w:rsid w:val="00864C25"/>
    <w:rsid w:val="00864D22"/>
    <w:rsid w:val="00864DF4"/>
    <w:rsid w:val="008652BB"/>
    <w:rsid w:val="00865F80"/>
    <w:rsid w:val="00866080"/>
    <w:rsid w:val="00866110"/>
    <w:rsid w:val="00866791"/>
    <w:rsid w:val="00866D78"/>
    <w:rsid w:val="00866E2A"/>
    <w:rsid w:val="00867552"/>
    <w:rsid w:val="00867E83"/>
    <w:rsid w:val="00867FF9"/>
    <w:rsid w:val="00870197"/>
    <w:rsid w:val="00870E40"/>
    <w:rsid w:val="008715EE"/>
    <w:rsid w:val="00871CA8"/>
    <w:rsid w:val="00871EBC"/>
    <w:rsid w:val="008722C2"/>
    <w:rsid w:val="00872A3E"/>
    <w:rsid w:val="00872B93"/>
    <w:rsid w:val="0087308A"/>
    <w:rsid w:val="00873493"/>
    <w:rsid w:val="00873B56"/>
    <w:rsid w:val="00873D56"/>
    <w:rsid w:val="00873EFE"/>
    <w:rsid w:val="00873F62"/>
    <w:rsid w:val="00874298"/>
    <w:rsid w:val="008744D7"/>
    <w:rsid w:val="00874E2A"/>
    <w:rsid w:val="008755F1"/>
    <w:rsid w:val="00875BE5"/>
    <w:rsid w:val="00875E5B"/>
    <w:rsid w:val="00875F6B"/>
    <w:rsid w:val="00876663"/>
    <w:rsid w:val="0087676F"/>
    <w:rsid w:val="00876B72"/>
    <w:rsid w:val="00877319"/>
    <w:rsid w:val="00877A95"/>
    <w:rsid w:val="00877F97"/>
    <w:rsid w:val="008800A2"/>
    <w:rsid w:val="008807CD"/>
    <w:rsid w:val="00880A74"/>
    <w:rsid w:val="00880DFF"/>
    <w:rsid w:val="008811CC"/>
    <w:rsid w:val="008816A2"/>
    <w:rsid w:val="00881731"/>
    <w:rsid w:val="0088185B"/>
    <w:rsid w:val="00881C22"/>
    <w:rsid w:val="00882278"/>
    <w:rsid w:val="0088293F"/>
    <w:rsid w:val="00882C85"/>
    <w:rsid w:val="00882E20"/>
    <w:rsid w:val="00883072"/>
    <w:rsid w:val="008831DA"/>
    <w:rsid w:val="0088325A"/>
    <w:rsid w:val="00883611"/>
    <w:rsid w:val="008840B4"/>
    <w:rsid w:val="008842B8"/>
    <w:rsid w:val="0088441F"/>
    <w:rsid w:val="008844D7"/>
    <w:rsid w:val="00884673"/>
    <w:rsid w:val="008846A2"/>
    <w:rsid w:val="008851EC"/>
    <w:rsid w:val="00885649"/>
    <w:rsid w:val="00885ECB"/>
    <w:rsid w:val="0088639B"/>
    <w:rsid w:val="00886585"/>
    <w:rsid w:val="0088714C"/>
    <w:rsid w:val="008875C0"/>
    <w:rsid w:val="00887822"/>
    <w:rsid w:val="008879E9"/>
    <w:rsid w:val="00887CAD"/>
    <w:rsid w:val="00887D80"/>
    <w:rsid w:val="00887FA7"/>
    <w:rsid w:val="00890A1F"/>
    <w:rsid w:val="00890CCF"/>
    <w:rsid w:val="00890E27"/>
    <w:rsid w:val="0089113A"/>
    <w:rsid w:val="008912FC"/>
    <w:rsid w:val="00891570"/>
    <w:rsid w:val="008917B5"/>
    <w:rsid w:val="00892015"/>
    <w:rsid w:val="008925FC"/>
    <w:rsid w:val="0089298B"/>
    <w:rsid w:val="008929CA"/>
    <w:rsid w:val="00892FCC"/>
    <w:rsid w:val="00893E19"/>
    <w:rsid w:val="00893ED1"/>
    <w:rsid w:val="00894494"/>
    <w:rsid w:val="008944C2"/>
    <w:rsid w:val="00894874"/>
    <w:rsid w:val="0089490B"/>
    <w:rsid w:val="00895B5D"/>
    <w:rsid w:val="00895B7B"/>
    <w:rsid w:val="00896939"/>
    <w:rsid w:val="0089693E"/>
    <w:rsid w:val="0089719A"/>
    <w:rsid w:val="00897330"/>
    <w:rsid w:val="00897571"/>
    <w:rsid w:val="008976AB"/>
    <w:rsid w:val="008978C3"/>
    <w:rsid w:val="008979E9"/>
    <w:rsid w:val="00897BD2"/>
    <w:rsid w:val="008A002F"/>
    <w:rsid w:val="008A00A5"/>
    <w:rsid w:val="008A0799"/>
    <w:rsid w:val="008A1614"/>
    <w:rsid w:val="008A1ED2"/>
    <w:rsid w:val="008A23D1"/>
    <w:rsid w:val="008A2B18"/>
    <w:rsid w:val="008A30E1"/>
    <w:rsid w:val="008A30FD"/>
    <w:rsid w:val="008A3815"/>
    <w:rsid w:val="008A3F4D"/>
    <w:rsid w:val="008A447D"/>
    <w:rsid w:val="008A46A7"/>
    <w:rsid w:val="008A58F8"/>
    <w:rsid w:val="008A5E9A"/>
    <w:rsid w:val="008A7799"/>
    <w:rsid w:val="008A7B22"/>
    <w:rsid w:val="008A7E08"/>
    <w:rsid w:val="008B0157"/>
    <w:rsid w:val="008B0495"/>
    <w:rsid w:val="008B06A0"/>
    <w:rsid w:val="008B0DF4"/>
    <w:rsid w:val="008B1168"/>
    <w:rsid w:val="008B1A8E"/>
    <w:rsid w:val="008B2698"/>
    <w:rsid w:val="008B2EBC"/>
    <w:rsid w:val="008B30D8"/>
    <w:rsid w:val="008B35A2"/>
    <w:rsid w:val="008B3A69"/>
    <w:rsid w:val="008B3EFF"/>
    <w:rsid w:val="008B4240"/>
    <w:rsid w:val="008B42AC"/>
    <w:rsid w:val="008B44E6"/>
    <w:rsid w:val="008B466C"/>
    <w:rsid w:val="008B47D5"/>
    <w:rsid w:val="008B4F9B"/>
    <w:rsid w:val="008B523B"/>
    <w:rsid w:val="008B56E0"/>
    <w:rsid w:val="008B5972"/>
    <w:rsid w:val="008B5B28"/>
    <w:rsid w:val="008B6017"/>
    <w:rsid w:val="008B62FD"/>
    <w:rsid w:val="008B68E4"/>
    <w:rsid w:val="008B7714"/>
    <w:rsid w:val="008B7870"/>
    <w:rsid w:val="008B7E93"/>
    <w:rsid w:val="008C04ED"/>
    <w:rsid w:val="008C06F6"/>
    <w:rsid w:val="008C08D2"/>
    <w:rsid w:val="008C0D9E"/>
    <w:rsid w:val="008C0EAE"/>
    <w:rsid w:val="008C1415"/>
    <w:rsid w:val="008C1758"/>
    <w:rsid w:val="008C1A3B"/>
    <w:rsid w:val="008C1AE7"/>
    <w:rsid w:val="008C1CFC"/>
    <w:rsid w:val="008C1D51"/>
    <w:rsid w:val="008C2328"/>
    <w:rsid w:val="008C2342"/>
    <w:rsid w:val="008C2575"/>
    <w:rsid w:val="008C3FB5"/>
    <w:rsid w:val="008C4C6A"/>
    <w:rsid w:val="008C4CC3"/>
    <w:rsid w:val="008C514A"/>
    <w:rsid w:val="008C518C"/>
    <w:rsid w:val="008C54A6"/>
    <w:rsid w:val="008C568B"/>
    <w:rsid w:val="008C5707"/>
    <w:rsid w:val="008C5811"/>
    <w:rsid w:val="008C5A49"/>
    <w:rsid w:val="008C5CBD"/>
    <w:rsid w:val="008C5F71"/>
    <w:rsid w:val="008C5FF2"/>
    <w:rsid w:val="008C60CE"/>
    <w:rsid w:val="008C60FB"/>
    <w:rsid w:val="008C64A5"/>
    <w:rsid w:val="008C64A6"/>
    <w:rsid w:val="008C69C5"/>
    <w:rsid w:val="008C7837"/>
    <w:rsid w:val="008D08E9"/>
    <w:rsid w:val="008D0E7B"/>
    <w:rsid w:val="008D13FA"/>
    <w:rsid w:val="008D19B7"/>
    <w:rsid w:val="008D1FAE"/>
    <w:rsid w:val="008D2248"/>
    <w:rsid w:val="008D365C"/>
    <w:rsid w:val="008D3696"/>
    <w:rsid w:val="008D37B4"/>
    <w:rsid w:val="008D38B0"/>
    <w:rsid w:val="008D3B82"/>
    <w:rsid w:val="008D4962"/>
    <w:rsid w:val="008D4A23"/>
    <w:rsid w:val="008D4F9C"/>
    <w:rsid w:val="008D5140"/>
    <w:rsid w:val="008D65CA"/>
    <w:rsid w:val="008D667B"/>
    <w:rsid w:val="008D69D1"/>
    <w:rsid w:val="008D6B3F"/>
    <w:rsid w:val="008D6C28"/>
    <w:rsid w:val="008D703E"/>
    <w:rsid w:val="008D7063"/>
    <w:rsid w:val="008D728E"/>
    <w:rsid w:val="008D7636"/>
    <w:rsid w:val="008D7B23"/>
    <w:rsid w:val="008E064D"/>
    <w:rsid w:val="008E0A65"/>
    <w:rsid w:val="008E1332"/>
    <w:rsid w:val="008E1511"/>
    <w:rsid w:val="008E1592"/>
    <w:rsid w:val="008E1B69"/>
    <w:rsid w:val="008E1D13"/>
    <w:rsid w:val="008E1E85"/>
    <w:rsid w:val="008E20C0"/>
    <w:rsid w:val="008E26A1"/>
    <w:rsid w:val="008E3459"/>
    <w:rsid w:val="008E35E0"/>
    <w:rsid w:val="008E40E1"/>
    <w:rsid w:val="008E41C5"/>
    <w:rsid w:val="008E4370"/>
    <w:rsid w:val="008E4408"/>
    <w:rsid w:val="008E49E2"/>
    <w:rsid w:val="008E56B8"/>
    <w:rsid w:val="008E5F80"/>
    <w:rsid w:val="008E64DB"/>
    <w:rsid w:val="008E67AE"/>
    <w:rsid w:val="008E6876"/>
    <w:rsid w:val="008E6AC6"/>
    <w:rsid w:val="008E6CA6"/>
    <w:rsid w:val="008E752F"/>
    <w:rsid w:val="008F00A6"/>
    <w:rsid w:val="008F040F"/>
    <w:rsid w:val="008F0DFF"/>
    <w:rsid w:val="008F181D"/>
    <w:rsid w:val="008F1917"/>
    <w:rsid w:val="008F192E"/>
    <w:rsid w:val="008F1B37"/>
    <w:rsid w:val="008F1D1E"/>
    <w:rsid w:val="008F1FEF"/>
    <w:rsid w:val="008F22DB"/>
    <w:rsid w:val="008F2A3F"/>
    <w:rsid w:val="008F3A1B"/>
    <w:rsid w:val="008F3B3B"/>
    <w:rsid w:val="008F3F67"/>
    <w:rsid w:val="008F487F"/>
    <w:rsid w:val="008F4B35"/>
    <w:rsid w:val="008F506E"/>
    <w:rsid w:val="008F593A"/>
    <w:rsid w:val="008F5BE1"/>
    <w:rsid w:val="008F5E14"/>
    <w:rsid w:val="008F5F7F"/>
    <w:rsid w:val="008F6729"/>
    <w:rsid w:val="008F723B"/>
    <w:rsid w:val="008F732C"/>
    <w:rsid w:val="008F74EC"/>
    <w:rsid w:val="009011A7"/>
    <w:rsid w:val="009012D9"/>
    <w:rsid w:val="00901C14"/>
    <w:rsid w:val="00902120"/>
    <w:rsid w:val="009028B9"/>
    <w:rsid w:val="00902ACA"/>
    <w:rsid w:val="00902CC0"/>
    <w:rsid w:val="00902CD4"/>
    <w:rsid w:val="009032CD"/>
    <w:rsid w:val="00903495"/>
    <w:rsid w:val="0090373B"/>
    <w:rsid w:val="00903CF4"/>
    <w:rsid w:val="0090417D"/>
    <w:rsid w:val="009042F2"/>
    <w:rsid w:val="009043C9"/>
    <w:rsid w:val="009044E5"/>
    <w:rsid w:val="009050E7"/>
    <w:rsid w:val="0090577E"/>
    <w:rsid w:val="00905E18"/>
    <w:rsid w:val="00905F4E"/>
    <w:rsid w:val="00906555"/>
    <w:rsid w:val="009066B0"/>
    <w:rsid w:val="00906BF5"/>
    <w:rsid w:val="0090727E"/>
    <w:rsid w:val="0090763D"/>
    <w:rsid w:val="00907EE0"/>
    <w:rsid w:val="00910398"/>
    <w:rsid w:val="00910C82"/>
    <w:rsid w:val="00911247"/>
    <w:rsid w:val="009112A3"/>
    <w:rsid w:val="0091167A"/>
    <w:rsid w:val="00911CC3"/>
    <w:rsid w:val="009121C1"/>
    <w:rsid w:val="0091294C"/>
    <w:rsid w:val="009133F6"/>
    <w:rsid w:val="009136A1"/>
    <w:rsid w:val="00914064"/>
    <w:rsid w:val="0091434F"/>
    <w:rsid w:val="00914605"/>
    <w:rsid w:val="00914C79"/>
    <w:rsid w:val="009151A8"/>
    <w:rsid w:val="0091529F"/>
    <w:rsid w:val="00915365"/>
    <w:rsid w:val="00915488"/>
    <w:rsid w:val="00916017"/>
    <w:rsid w:val="009160AA"/>
    <w:rsid w:val="00916E97"/>
    <w:rsid w:val="00916F39"/>
    <w:rsid w:val="00916F67"/>
    <w:rsid w:val="009173E0"/>
    <w:rsid w:val="00917757"/>
    <w:rsid w:val="0091780F"/>
    <w:rsid w:val="00920205"/>
    <w:rsid w:val="009203B6"/>
    <w:rsid w:val="009206B9"/>
    <w:rsid w:val="00920AFC"/>
    <w:rsid w:val="00920C78"/>
    <w:rsid w:val="0092149D"/>
    <w:rsid w:val="009216C6"/>
    <w:rsid w:val="0092171E"/>
    <w:rsid w:val="00921AB0"/>
    <w:rsid w:val="00922448"/>
    <w:rsid w:val="00922513"/>
    <w:rsid w:val="00922F23"/>
    <w:rsid w:val="00922F8F"/>
    <w:rsid w:val="00922FF9"/>
    <w:rsid w:val="009236E4"/>
    <w:rsid w:val="00923A69"/>
    <w:rsid w:val="00924055"/>
    <w:rsid w:val="0092479B"/>
    <w:rsid w:val="00924F9D"/>
    <w:rsid w:val="00925399"/>
    <w:rsid w:val="009255C7"/>
    <w:rsid w:val="009255C9"/>
    <w:rsid w:val="009255FA"/>
    <w:rsid w:val="00925A5E"/>
    <w:rsid w:val="009267A0"/>
    <w:rsid w:val="009267C0"/>
    <w:rsid w:val="00926806"/>
    <w:rsid w:val="009275D1"/>
    <w:rsid w:val="0092768A"/>
    <w:rsid w:val="00927E60"/>
    <w:rsid w:val="00927F80"/>
    <w:rsid w:val="009301B9"/>
    <w:rsid w:val="00930900"/>
    <w:rsid w:val="00930B0F"/>
    <w:rsid w:val="00931C37"/>
    <w:rsid w:val="00931E12"/>
    <w:rsid w:val="00932222"/>
    <w:rsid w:val="0093353E"/>
    <w:rsid w:val="0093356F"/>
    <w:rsid w:val="0093376E"/>
    <w:rsid w:val="009339D0"/>
    <w:rsid w:val="00933A11"/>
    <w:rsid w:val="00933A40"/>
    <w:rsid w:val="00933CFC"/>
    <w:rsid w:val="00933F07"/>
    <w:rsid w:val="00934A44"/>
    <w:rsid w:val="00934EC2"/>
    <w:rsid w:val="00935229"/>
    <w:rsid w:val="00935528"/>
    <w:rsid w:val="0093594B"/>
    <w:rsid w:val="00935FA3"/>
    <w:rsid w:val="009361B2"/>
    <w:rsid w:val="0093628B"/>
    <w:rsid w:val="009363CC"/>
    <w:rsid w:val="00936402"/>
    <w:rsid w:val="00936490"/>
    <w:rsid w:val="00936566"/>
    <w:rsid w:val="00936B5D"/>
    <w:rsid w:val="00936C4E"/>
    <w:rsid w:val="00936D79"/>
    <w:rsid w:val="009372DE"/>
    <w:rsid w:val="00937E1B"/>
    <w:rsid w:val="00940A1B"/>
    <w:rsid w:val="00940AF2"/>
    <w:rsid w:val="00940CC4"/>
    <w:rsid w:val="00940CE9"/>
    <w:rsid w:val="00940DE4"/>
    <w:rsid w:val="00941031"/>
    <w:rsid w:val="00941A1A"/>
    <w:rsid w:val="00941DC3"/>
    <w:rsid w:val="00941F8A"/>
    <w:rsid w:val="00942170"/>
    <w:rsid w:val="00942A5A"/>
    <w:rsid w:val="00942C65"/>
    <w:rsid w:val="00942FD1"/>
    <w:rsid w:val="00943E2D"/>
    <w:rsid w:val="00944140"/>
    <w:rsid w:val="0094466A"/>
    <w:rsid w:val="00944AC5"/>
    <w:rsid w:val="00945060"/>
    <w:rsid w:val="00945775"/>
    <w:rsid w:val="00945915"/>
    <w:rsid w:val="00945935"/>
    <w:rsid w:val="00945CD1"/>
    <w:rsid w:val="009461C0"/>
    <w:rsid w:val="009468A0"/>
    <w:rsid w:val="00947410"/>
    <w:rsid w:val="009475C9"/>
    <w:rsid w:val="00947638"/>
    <w:rsid w:val="009508A1"/>
    <w:rsid w:val="00950F7A"/>
    <w:rsid w:val="009516A2"/>
    <w:rsid w:val="00951788"/>
    <w:rsid w:val="009519FF"/>
    <w:rsid w:val="00952517"/>
    <w:rsid w:val="00952B7C"/>
    <w:rsid w:val="00952F3C"/>
    <w:rsid w:val="0095316E"/>
    <w:rsid w:val="0095319F"/>
    <w:rsid w:val="009540A5"/>
    <w:rsid w:val="009545EB"/>
    <w:rsid w:val="009546E1"/>
    <w:rsid w:val="009548CF"/>
    <w:rsid w:val="009548E1"/>
    <w:rsid w:val="00954D9F"/>
    <w:rsid w:val="0095501A"/>
    <w:rsid w:val="009550A0"/>
    <w:rsid w:val="0095521A"/>
    <w:rsid w:val="009553A9"/>
    <w:rsid w:val="00955C4C"/>
    <w:rsid w:val="00955CF3"/>
    <w:rsid w:val="00955EF8"/>
    <w:rsid w:val="0095643C"/>
    <w:rsid w:val="009565A5"/>
    <w:rsid w:val="00956794"/>
    <w:rsid w:val="00956828"/>
    <w:rsid w:val="0095739D"/>
    <w:rsid w:val="0095765D"/>
    <w:rsid w:val="00957B96"/>
    <w:rsid w:val="00957DE6"/>
    <w:rsid w:val="00957FBD"/>
    <w:rsid w:val="0096021C"/>
    <w:rsid w:val="00960389"/>
    <w:rsid w:val="00961D47"/>
    <w:rsid w:val="00961E25"/>
    <w:rsid w:val="0096223B"/>
    <w:rsid w:val="00962C6E"/>
    <w:rsid w:val="00962D5E"/>
    <w:rsid w:val="00962DD2"/>
    <w:rsid w:val="0096327A"/>
    <w:rsid w:val="00963618"/>
    <w:rsid w:val="009638C3"/>
    <w:rsid w:val="00963A3F"/>
    <w:rsid w:val="00963BDA"/>
    <w:rsid w:val="0096488F"/>
    <w:rsid w:val="00964942"/>
    <w:rsid w:val="00964A6C"/>
    <w:rsid w:val="00964E8B"/>
    <w:rsid w:val="00965260"/>
    <w:rsid w:val="00965270"/>
    <w:rsid w:val="0096537B"/>
    <w:rsid w:val="0096562B"/>
    <w:rsid w:val="00965CF9"/>
    <w:rsid w:val="00966802"/>
    <w:rsid w:val="009674C1"/>
    <w:rsid w:val="00967B14"/>
    <w:rsid w:val="00970093"/>
    <w:rsid w:val="00970647"/>
    <w:rsid w:val="009708E3"/>
    <w:rsid w:val="00970B1A"/>
    <w:rsid w:val="00970B1E"/>
    <w:rsid w:val="0097112B"/>
    <w:rsid w:val="009713D0"/>
    <w:rsid w:val="00971DFF"/>
    <w:rsid w:val="00971F94"/>
    <w:rsid w:val="00972393"/>
    <w:rsid w:val="00972FE2"/>
    <w:rsid w:val="009732FC"/>
    <w:rsid w:val="00973354"/>
    <w:rsid w:val="00973450"/>
    <w:rsid w:val="009737A3"/>
    <w:rsid w:val="009738AC"/>
    <w:rsid w:val="00974BB0"/>
    <w:rsid w:val="00974CD7"/>
    <w:rsid w:val="00974F1F"/>
    <w:rsid w:val="0097509B"/>
    <w:rsid w:val="0097510D"/>
    <w:rsid w:val="00975149"/>
    <w:rsid w:val="0097552B"/>
    <w:rsid w:val="00975EE0"/>
    <w:rsid w:val="00976265"/>
    <w:rsid w:val="009763C6"/>
    <w:rsid w:val="00976542"/>
    <w:rsid w:val="009772DB"/>
    <w:rsid w:val="00977462"/>
    <w:rsid w:val="00977810"/>
    <w:rsid w:val="009778E8"/>
    <w:rsid w:val="00977A61"/>
    <w:rsid w:val="00977E52"/>
    <w:rsid w:val="0098015C"/>
    <w:rsid w:val="00980404"/>
    <w:rsid w:val="0098050C"/>
    <w:rsid w:val="00980638"/>
    <w:rsid w:val="00980940"/>
    <w:rsid w:val="00980ACE"/>
    <w:rsid w:val="00980CB3"/>
    <w:rsid w:val="0098107E"/>
    <w:rsid w:val="009814C0"/>
    <w:rsid w:val="00981A22"/>
    <w:rsid w:val="009822BB"/>
    <w:rsid w:val="0098241A"/>
    <w:rsid w:val="00982451"/>
    <w:rsid w:val="009827F5"/>
    <w:rsid w:val="00982943"/>
    <w:rsid w:val="00982A67"/>
    <w:rsid w:val="00982A91"/>
    <w:rsid w:val="00982B48"/>
    <w:rsid w:val="00982D14"/>
    <w:rsid w:val="00982F86"/>
    <w:rsid w:val="00983000"/>
    <w:rsid w:val="00983419"/>
    <w:rsid w:val="00983740"/>
    <w:rsid w:val="00983D8D"/>
    <w:rsid w:val="00984439"/>
    <w:rsid w:val="00984A24"/>
    <w:rsid w:val="00984CFA"/>
    <w:rsid w:val="00984D56"/>
    <w:rsid w:val="00985093"/>
    <w:rsid w:val="00985220"/>
    <w:rsid w:val="00985323"/>
    <w:rsid w:val="00985CB8"/>
    <w:rsid w:val="00985CCD"/>
    <w:rsid w:val="00985FC5"/>
    <w:rsid w:val="00986124"/>
    <w:rsid w:val="0098638E"/>
    <w:rsid w:val="00986494"/>
    <w:rsid w:val="009865D9"/>
    <w:rsid w:val="00986B26"/>
    <w:rsid w:val="00986C03"/>
    <w:rsid w:val="00986E62"/>
    <w:rsid w:val="00987A89"/>
    <w:rsid w:val="00987C6A"/>
    <w:rsid w:val="00990203"/>
    <w:rsid w:val="009904D6"/>
    <w:rsid w:val="00990D7E"/>
    <w:rsid w:val="00990E41"/>
    <w:rsid w:val="0099124C"/>
    <w:rsid w:val="0099137C"/>
    <w:rsid w:val="0099229F"/>
    <w:rsid w:val="00992663"/>
    <w:rsid w:val="00992B5C"/>
    <w:rsid w:val="0099305E"/>
    <w:rsid w:val="00993E3B"/>
    <w:rsid w:val="009942BC"/>
    <w:rsid w:val="009942DC"/>
    <w:rsid w:val="009944C0"/>
    <w:rsid w:val="009948A7"/>
    <w:rsid w:val="00995637"/>
    <w:rsid w:val="009956AB"/>
    <w:rsid w:val="00995B8F"/>
    <w:rsid w:val="00996216"/>
    <w:rsid w:val="00996FF3"/>
    <w:rsid w:val="0099740F"/>
    <w:rsid w:val="0099772F"/>
    <w:rsid w:val="00997C99"/>
    <w:rsid w:val="00997DE0"/>
    <w:rsid w:val="00997F35"/>
    <w:rsid w:val="009A078D"/>
    <w:rsid w:val="009A0941"/>
    <w:rsid w:val="009A1840"/>
    <w:rsid w:val="009A219F"/>
    <w:rsid w:val="009A2624"/>
    <w:rsid w:val="009A2A7C"/>
    <w:rsid w:val="009A2C66"/>
    <w:rsid w:val="009A2DEB"/>
    <w:rsid w:val="009A3383"/>
    <w:rsid w:val="009A413C"/>
    <w:rsid w:val="009A42E3"/>
    <w:rsid w:val="009A463C"/>
    <w:rsid w:val="009A487F"/>
    <w:rsid w:val="009A4E1C"/>
    <w:rsid w:val="009A4F92"/>
    <w:rsid w:val="009A5B27"/>
    <w:rsid w:val="009A5E22"/>
    <w:rsid w:val="009A6285"/>
    <w:rsid w:val="009A6DE9"/>
    <w:rsid w:val="009A709B"/>
    <w:rsid w:val="009A71F2"/>
    <w:rsid w:val="009A75DD"/>
    <w:rsid w:val="009A7C62"/>
    <w:rsid w:val="009A7DA0"/>
    <w:rsid w:val="009B013B"/>
    <w:rsid w:val="009B02CF"/>
    <w:rsid w:val="009B0767"/>
    <w:rsid w:val="009B0A8D"/>
    <w:rsid w:val="009B0DAF"/>
    <w:rsid w:val="009B0FD6"/>
    <w:rsid w:val="009B12B2"/>
    <w:rsid w:val="009B17A3"/>
    <w:rsid w:val="009B17F5"/>
    <w:rsid w:val="009B1D3B"/>
    <w:rsid w:val="009B1D59"/>
    <w:rsid w:val="009B1DA6"/>
    <w:rsid w:val="009B210C"/>
    <w:rsid w:val="009B2306"/>
    <w:rsid w:val="009B269C"/>
    <w:rsid w:val="009B26F3"/>
    <w:rsid w:val="009B27B6"/>
    <w:rsid w:val="009B28FE"/>
    <w:rsid w:val="009B33E3"/>
    <w:rsid w:val="009B3601"/>
    <w:rsid w:val="009B38B3"/>
    <w:rsid w:val="009B4D32"/>
    <w:rsid w:val="009B56BF"/>
    <w:rsid w:val="009B5B70"/>
    <w:rsid w:val="009B5BA1"/>
    <w:rsid w:val="009B5BCF"/>
    <w:rsid w:val="009B6A65"/>
    <w:rsid w:val="009B7A1B"/>
    <w:rsid w:val="009B7A96"/>
    <w:rsid w:val="009B7EBA"/>
    <w:rsid w:val="009C00C5"/>
    <w:rsid w:val="009C013E"/>
    <w:rsid w:val="009C107B"/>
    <w:rsid w:val="009C10E9"/>
    <w:rsid w:val="009C1A3C"/>
    <w:rsid w:val="009C1D3C"/>
    <w:rsid w:val="009C2BC2"/>
    <w:rsid w:val="009C2CAD"/>
    <w:rsid w:val="009C31C1"/>
    <w:rsid w:val="009C3667"/>
    <w:rsid w:val="009C3698"/>
    <w:rsid w:val="009C3C25"/>
    <w:rsid w:val="009C3D9D"/>
    <w:rsid w:val="009C4B2C"/>
    <w:rsid w:val="009C4B98"/>
    <w:rsid w:val="009C4BC7"/>
    <w:rsid w:val="009C4D82"/>
    <w:rsid w:val="009C4D96"/>
    <w:rsid w:val="009C4DF1"/>
    <w:rsid w:val="009C4ECE"/>
    <w:rsid w:val="009C507D"/>
    <w:rsid w:val="009C54D6"/>
    <w:rsid w:val="009C58A5"/>
    <w:rsid w:val="009C5B6B"/>
    <w:rsid w:val="009C6033"/>
    <w:rsid w:val="009C6361"/>
    <w:rsid w:val="009C663D"/>
    <w:rsid w:val="009C6764"/>
    <w:rsid w:val="009C67FB"/>
    <w:rsid w:val="009C6D86"/>
    <w:rsid w:val="009C7558"/>
    <w:rsid w:val="009C77D5"/>
    <w:rsid w:val="009C7D52"/>
    <w:rsid w:val="009D00F3"/>
    <w:rsid w:val="009D030F"/>
    <w:rsid w:val="009D091C"/>
    <w:rsid w:val="009D0E5F"/>
    <w:rsid w:val="009D1AC4"/>
    <w:rsid w:val="009D1F04"/>
    <w:rsid w:val="009D27CC"/>
    <w:rsid w:val="009D2BDF"/>
    <w:rsid w:val="009D32EC"/>
    <w:rsid w:val="009D3ACB"/>
    <w:rsid w:val="009D3C6F"/>
    <w:rsid w:val="009D3DC5"/>
    <w:rsid w:val="009D3ECB"/>
    <w:rsid w:val="009D41D0"/>
    <w:rsid w:val="009D4608"/>
    <w:rsid w:val="009D47A4"/>
    <w:rsid w:val="009D4C45"/>
    <w:rsid w:val="009D4C66"/>
    <w:rsid w:val="009D4EE7"/>
    <w:rsid w:val="009D582E"/>
    <w:rsid w:val="009D61F1"/>
    <w:rsid w:val="009D62DD"/>
    <w:rsid w:val="009D6662"/>
    <w:rsid w:val="009D67A9"/>
    <w:rsid w:val="009D7917"/>
    <w:rsid w:val="009D7D99"/>
    <w:rsid w:val="009D7EE1"/>
    <w:rsid w:val="009E07A2"/>
    <w:rsid w:val="009E0859"/>
    <w:rsid w:val="009E087A"/>
    <w:rsid w:val="009E0FD3"/>
    <w:rsid w:val="009E0FF3"/>
    <w:rsid w:val="009E103F"/>
    <w:rsid w:val="009E1196"/>
    <w:rsid w:val="009E122D"/>
    <w:rsid w:val="009E15C3"/>
    <w:rsid w:val="009E1B13"/>
    <w:rsid w:val="009E1ED9"/>
    <w:rsid w:val="009E1FAA"/>
    <w:rsid w:val="009E244B"/>
    <w:rsid w:val="009E260E"/>
    <w:rsid w:val="009E27ED"/>
    <w:rsid w:val="009E2971"/>
    <w:rsid w:val="009E2BD4"/>
    <w:rsid w:val="009E2E80"/>
    <w:rsid w:val="009E2F3E"/>
    <w:rsid w:val="009E2FD0"/>
    <w:rsid w:val="009E3079"/>
    <w:rsid w:val="009E3637"/>
    <w:rsid w:val="009E40FC"/>
    <w:rsid w:val="009E44D4"/>
    <w:rsid w:val="009E48FA"/>
    <w:rsid w:val="009E4D78"/>
    <w:rsid w:val="009E515A"/>
    <w:rsid w:val="009E5710"/>
    <w:rsid w:val="009E588F"/>
    <w:rsid w:val="009E6519"/>
    <w:rsid w:val="009E6728"/>
    <w:rsid w:val="009E679D"/>
    <w:rsid w:val="009E6B84"/>
    <w:rsid w:val="009E6E46"/>
    <w:rsid w:val="009E7929"/>
    <w:rsid w:val="009E7F55"/>
    <w:rsid w:val="009F03A8"/>
    <w:rsid w:val="009F0480"/>
    <w:rsid w:val="009F0484"/>
    <w:rsid w:val="009F0A5B"/>
    <w:rsid w:val="009F0A60"/>
    <w:rsid w:val="009F0B5E"/>
    <w:rsid w:val="009F0CD7"/>
    <w:rsid w:val="009F1253"/>
    <w:rsid w:val="009F12DF"/>
    <w:rsid w:val="009F140D"/>
    <w:rsid w:val="009F174A"/>
    <w:rsid w:val="009F17F9"/>
    <w:rsid w:val="009F2CC1"/>
    <w:rsid w:val="009F2DFA"/>
    <w:rsid w:val="009F31B9"/>
    <w:rsid w:val="009F3424"/>
    <w:rsid w:val="009F3555"/>
    <w:rsid w:val="009F372C"/>
    <w:rsid w:val="009F3742"/>
    <w:rsid w:val="009F3AE4"/>
    <w:rsid w:val="009F3BAC"/>
    <w:rsid w:val="009F4136"/>
    <w:rsid w:val="009F4532"/>
    <w:rsid w:val="009F4584"/>
    <w:rsid w:val="009F4744"/>
    <w:rsid w:val="009F52BD"/>
    <w:rsid w:val="009F5997"/>
    <w:rsid w:val="009F5A02"/>
    <w:rsid w:val="009F6814"/>
    <w:rsid w:val="009F6B4C"/>
    <w:rsid w:val="009F6EE0"/>
    <w:rsid w:val="009F7069"/>
    <w:rsid w:val="009F762A"/>
    <w:rsid w:val="009F76A8"/>
    <w:rsid w:val="009F77F4"/>
    <w:rsid w:val="009F7A5E"/>
    <w:rsid w:val="00A002E0"/>
    <w:rsid w:val="00A0037D"/>
    <w:rsid w:val="00A004F0"/>
    <w:rsid w:val="00A00611"/>
    <w:rsid w:val="00A007A5"/>
    <w:rsid w:val="00A007FE"/>
    <w:rsid w:val="00A00D26"/>
    <w:rsid w:val="00A0118B"/>
    <w:rsid w:val="00A01F25"/>
    <w:rsid w:val="00A02720"/>
    <w:rsid w:val="00A02A64"/>
    <w:rsid w:val="00A02BC1"/>
    <w:rsid w:val="00A02C7C"/>
    <w:rsid w:val="00A02F42"/>
    <w:rsid w:val="00A030FC"/>
    <w:rsid w:val="00A03351"/>
    <w:rsid w:val="00A0355A"/>
    <w:rsid w:val="00A03C76"/>
    <w:rsid w:val="00A04763"/>
    <w:rsid w:val="00A04793"/>
    <w:rsid w:val="00A04BC4"/>
    <w:rsid w:val="00A05046"/>
    <w:rsid w:val="00A05285"/>
    <w:rsid w:val="00A0563E"/>
    <w:rsid w:val="00A0565B"/>
    <w:rsid w:val="00A06295"/>
    <w:rsid w:val="00A062D0"/>
    <w:rsid w:val="00A06673"/>
    <w:rsid w:val="00A067CA"/>
    <w:rsid w:val="00A068D8"/>
    <w:rsid w:val="00A06A21"/>
    <w:rsid w:val="00A06CB4"/>
    <w:rsid w:val="00A06D60"/>
    <w:rsid w:val="00A06EBB"/>
    <w:rsid w:val="00A070A1"/>
    <w:rsid w:val="00A07637"/>
    <w:rsid w:val="00A07DFB"/>
    <w:rsid w:val="00A101C5"/>
    <w:rsid w:val="00A103A5"/>
    <w:rsid w:val="00A106A0"/>
    <w:rsid w:val="00A108A5"/>
    <w:rsid w:val="00A116D2"/>
    <w:rsid w:val="00A11983"/>
    <w:rsid w:val="00A11A76"/>
    <w:rsid w:val="00A11CA6"/>
    <w:rsid w:val="00A11E9B"/>
    <w:rsid w:val="00A12024"/>
    <w:rsid w:val="00A12070"/>
    <w:rsid w:val="00A12881"/>
    <w:rsid w:val="00A12CD0"/>
    <w:rsid w:val="00A13102"/>
    <w:rsid w:val="00A13131"/>
    <w:rsid w:val="00A147E0"/>
    <w:rsid w:val="00A15D3A"/>
    <w:rsid w:val="00A16C42"/>
    <w:rsid w:val="00A16D9F"/>
    <w:rsid w:val="00A173A9"/>
    <w:rsid w:val="00A17467"/>
    <w:rsid w:val="00A17496"/>
    <w:rsid w:val="00A17730"/>
    <w:rsid w:val="00A179C3"/>
    <w:rsid w:val="00A2015C"/>
    <w:rsid w:val="00A20250"/>
    <w:rsid w:val="00A20764"/>
    <w:rsid w:val="00A20A66"/>
    <w:rsid w:val="00A20DCC"/>
    <w:rsid w:val="00A21503"/>
    <w:rsid w:val="00A21FDA"/>
    <w:rsid w:val="00A21FF1"/>
    <w:rsid w:val="00A226E8"/>
    <w:rsid w:val="00A2275C"/>
    <w:rsid w:val="00A22C1A"/>
    <w:rsid w:val="00A22DF3"/>
    <w:rsid w:val="00A23238"/>
    <w:rsid w:val="00A23909"/>
    <w:rsid w:val="00A23C33"/>
    <w:rsid w:val="00A23D6A"/>
    <w:rsid w:val="00A24336"/>
    <w:rsid w:val="00A24667"/>
    <w:rsid w:val="00A24938"/>
    <w:rsid w:val="00A24A16"/>
    <w:rsid w:val="00A24A58"/>
    <w:rsid w:val="00A251EA"/>
    <w:rsid w:val="00A253FE"/>
    <w:rsid w:val="00A2549B"/>
    <w:rsid w:val="00A2555B"/>
    <w:rsid w:val="00A25C4F"/>
    <w:rsid w:val="00A27147"/>
    <w:rsid w:val="00A27636"/>
    <w:rsid w:val="00A27BB5"/>
    <w:rsid w:val="00A27CCD"/>
    <w:rsid w:val="00A27E36"/>
    <w:rsid w:val="00A27F80"/>
    <w:rsid w:val="00A30529"/>
    <w:rsid w:val="00A3069D"/>
    <w:rsid w:val="00A30B50"/>
    <w:rsid w:val="00A30ECB"/>
    <w:rsid w:val="00A317E3"/>
    <w:rsid w:val="00A31C99"/>
    <w:rsid w:val="00A32169"/>
    <w:rsid w:val="00A32207"/>
    <w:rsid w:val="00A32240"/>
    <w:rsid w:val="00A32872"/>
    <w:rsid w:val="00A33753"/>
    <w:rsid w:val="00A34433"/>
    <w:rsid w:val="00A347F2"/>
    <w:rsid w:val="00A35043"/>
    <w:rsid w:val="00A3504F"/>
    <w:rsid w:val="00A35167"/>
    <w:rsid w:val="00A35BC6"/>
    <w:rsid w:val="00A36279"/>
    <w:rsid w:val="00A36E80"/>
    <w:rsid w:val="00A37ED6"/>
    <w:rsid w:val="00A4010B"/>
    <w:rsid w:val="00A40128"/>
    <w:rsid w:val="00A4042C"/>
    <w:rsid w:val="00A40BCC"/>
    <w:rsid w:val="00A41155"/>
    <w:rsid w:val="00A4128B"/>
    <w:rsid w:val="00A41414"/>
    <w:rsid w:val="00A4244C"/>
    <w:rsid w:val="00A4245F"/>
    <w:rsid w:val="00A424C0"/>
    <w:rsid w:val="00A430CF"/>
    <w:rsid w:val="00A4352F"/>
    <w:rsid w:val="00A43781"/>
    <w:rsid w:val="00A43A74"/>
    <w:rsid w:val="00A43BB5"/>
    <w:rsid w:val="00A43BB8"/>
    <w:rsid w:val="00A442D6"/>
    <w:rsid w:val="00A4456A"/>
    <w:rsid w:val="00A44646"/>
    <w:rsid w:val="00A45621"/>
    <w:rsid w:val="00A45859"/>
    <w:rsid w:val="00A4590F"/>
    <w:rsid w:val="00A45968"/>
    <w:rsid w:val="00A45A6D"/>
    <w:rsid w:val="00A45FAD"/>
    <w:rsid w:val="00A466A3"/>
    <w:rsid w:val="00A46FAE"/>
    <w:rsid w:val="00A4704A"/>
    <w:rsid w:val="00A47564"/>
    <w:rsid w:val="00A47A5F"/>
    <w:rsid w:val="00A47D35"/>
    <w:rsid w:val="00A5081B"/>
    <w:rsid w:val="00A50D95"/>
    <w:rsid w:val="00A515C9"/>
    <w:rsid w:val="00A51B94"/>
    <w:rsid w:val="00A52194"/>
    <w:rsid w:val="00A525C2"/>
    <w:rsid w:val="00A52A57"/>
    <w:rsid w:val="00A52B4F"/>
    <w:rsid w:val="00A532B4"/>
    <w:rsid w:val="00A5428D"/>
    <w:rsid w:val="00A5462A"/>
    <w:rsid w:val="00A5465E"/>
    <w:rsid w:val="00A54A17"/>
    <w:rsid w:val="00A54E89"/>
    <w:rsid w:val="00A551F5"/>
    <w:rsid w:val="00A5522F"/>
    <w:rsid w:val="00A5526D"/>
    <w:rsid w:val="00A554E8"/>
    <w:rsid w:val="00A55C69"/>
    <w:rsid w:val="00A55C95"/>
    <w:rsid w:val="00A55EDF"/>
    <w:rsid w:val="00A55FE7"/>
    <w:rsid w:val="00A565DB"/>
    <w:rsid w:val="00A57AA4"/>
    <w:rsid w:val="00A601CD"/>
    <w:rsid w:val="00A60694"/>
    <w:rsid w:val="00A60867"/>
    <w:rsid w:val="00A60A09"/>
    <w:rsid w:val="00A60AF0"/>
    <w:rsid w:val="00A60F7C"/>
    <w:rsid w:val="00A61460"/>
    <w:rsid w:val="00A616E5"/>
    <w:rsid w:val="00A61B46"/>
    <w:rsid w:val="00A62470"/>
    <w:rsid w:val="00A624C6"/>
    <w:rsid w:val="00A62769"/>
    <w:rsid w:val="00A6293C"/>
    <w:rsid w:val="00A62D39"/>
    <w:rsid w:val="00A630A2"/>
    <w:rsid w:val="00A63ACA"/>
    <w:rsid w:val="00A6438C"/>
    <w:rsid w:val="00A644F7"/>
    <w:rsid w:val="00A64678"/>
    <w:rsid w:val="00A64E5E"/>
    <w:rsid w:val="00A65060"/>
    <w:rsid w:val="00A65778"/>
    <w:rsid w:val="00A65AEC"/>
    <w:rsid w:val="00A65BA6"/>
    <w:rsid w:val="00A65C94"/>
    <w:rsid w:val="00A65E16"/>
    <w:rsid w:val="00A662C2"/>
    <w:rsid w:val="00A66403"/>
    <w:rsid w:val="00A665BE"/>
    <w:rsid w:val="00A6700A"/>
    <w:rsid w:val="00A67712"/>
    <w:rsid w:val="00A67974"/>
    <w:rsid w:val="00A67DD2"/>
    <w:rsid w:val="00A7034F"/>
    <w:rsid w:val="00A7035A"/>
    <w:rsid w:val="00A7073C"/>
    <w:rsid w:val="00A70A7C"/>
    <w:rsid w:val="00A70AAC"/>
    <w:rsid w:val="00A70F7D"/>
    <w:rsid w:val="00A71156"/>
    <w:rsid w:val="00A71A37"/>
    <w:rsid w:val="00A725BD"/>
    <w:rsid w:val="00A72844"/>
    <w:rsid w:val="00A7316D"/>
    <w:rsid w:val="00A7321F"/>
    <w:rsid w:val="00A740EB"/>
    <w:rsid w:val="00A74646"/>
    <w:rsid w:val="00A746A1"/>
    <w:rsid w:val="00A74764"/>
    <w:rsid w:val="00A74D9F"/>
    <w:rsid w:val="00A74E6A"/>
    <w:rsid w:val="00A75046"/>
    <w:rsid w:val="00A75117"/>
    <w:rsid w:val="00A755E3"/>
    <w:rsid w:val="00A75650"/>
    <w:rsid w:val="00A75A0A"/>
    <w:rsid w:val="00A767CD"/>
    <w:rsid w:val="00A76A67"/>
    <w:rsid w:val="00A76BF5"/>
    <w:rsid w:val="00A76F07"/>
    <w:rsid w:val="00A76F93"/>
    <w:rsid w:val="00A7726D"/>
    <w:rsid w:val="00A77809"/>
    <w:rsid w:val="00A80484"/>
    <w:rsid w:val="00A80523"/>
    <w:rsid w:val="00A80AB6"/>
    <w:rsid w:val="00A80D63"/>
    <w:rsid w:val="00A81734"/>
    <w:rsid w:val="00A81ADA"/>
    <w:rsid w:val="00A82463"/>
    <w:rsid w:val="00A8258F"/>
    <w:rsid w:val="00A82655"/>
    <w:rsid w:val="00A82AC2"/>
    <w:rsid w:val="00A82B6B"/>
    <w:rsid w:val="00A8324A"/>
    <w:rsid w:val="00A83824"/>
    <w:rsid w:val="00A83983"/>
    <w:rsid w:val="00A83CDA"/>
    <w:rsid w:val="00A84035"/>
    <w:rsid w:val="00A84966"/>
    <w:rsid w:val="00A84A23"/>
    <w:rsid w:val="00A84A3A"/>
    <w:rsid w:val="00A84BB8"/>
    <w:rsid w:val="00A8560C"/>
    <w:rsid w:val="00A859CD"/>
    <w:rsid w:val="00A85DCB"/>
    <w:rsid w:val="00A85E41"/>
    <w:rsid w:val="00A86419"/>
    <w:rsid w:val="00A8691D"/>
    <w:rsid w:val="00A86C8A"/>
    <w:rsid w:val="00A87CDE"/>
    <w:rsid w:val="00A87EEA"/>
    <w:rsid w:val="00A90881"/>
    <w:rsid w:val="00A90DEE"/>
    <w:rsid w:val="00A90EE8"/>
    <w:rsid w:val="00A914F1"/>
    <w:rsid w:val="00A91EA5"/>
    <w:rsid w:val="00A92628"/>
    <w:rsid w:val="00A92D53"/>
    <w:rsid w:val="00A9329A"/>
    <w:rsid w:val="00A93ABF"/>
    <w:rsid w:val="00A94201"/>
    <w:rsid w:val="00A948A4"/>
    <w:rsid w:val="00A949D1"/>
    <w:rsid w:val="00A94E61"/>
    <w:rsid w:val="00A94E88"/>
    <w:rsid w:val="00A95012"/>
    <w:rsid w:val="00A9563C"/>
    <w:rsid w:val="00A95702"/>
    <w:rsid w:val="00A958C7"/>
    <w:rsid w:val="00A959DF"/>
    <w:rsid w:val="00A95C64"/>
    <w:rsid w:val="00A95E74"/>
    <w:rsid w:val="00A962FB"/>
    <w:rsid w:val="00A97164"/>
    <w:rsid w:val="00A97E5A"/>
    <w:rsid w:val="00AA038E"/>
    <w:rsid w:val="00AA0863"/>
    <w:rsid w:val="00AA0F18"/>
    <w:rsid w:val="00AA1147"/>
    <w:rsid w:val="00AA132D"/>
    <w:rsid w:val="00AA143A"/>
    <w:rsid w:val="00AA1681"/>
    <w:rsid w:val="00AA1AF2"/>
    <w:rsid w:val="00AA2160"/>
    <w:rsid w:val="00AA226A"/>
    <w:rsid w:val="00AA24E3"/>
    <w:rsid w:val="00AA2BC2"/>
    <w:rsid w:val="00AA2FEA"/>
    <w:rsid w:val="00AA333E"/>
    <w:rsid w:val="00AA398B"/>
    <w:rsid w:val="00AA45F2"/>
    <w:rsid w:val="00AA4920"/>
    <w:rsid w:val="00AA4CB8"/>
    <w:rsid w:val="00AA5416"/>
    <w:rsid w:val="00AA5B73"/>
    <w:rsid w:val="00AA5DE2"/>
    <w:rsid w:val="00AA5FD1"/>
    <w:rsid w:val="00AA6F59"/>
    <w:rsid w:val="00AA70E9"/>
    <w:rsid w:val="00AA7406"/>
    <w:rsid w:val="00AA782E"/>
    <w:rsid w:val="00AA78A4"/>
    <w:rsid w:val="00AB03C5"/>
    <w:rsid w:val="00AB0A6D"/>
    <w:rsid w:val="00AB1CA4"/>
    <w:rsid w:val="00AB1D7B"/>
    <w:rsid w:val="00AB1EC2"/>
    <w:rsid w:val="00AB2048"/>
    <w:rsid w:val="00AB280F"/>
    <w:rsid w:val="00AB2C3D"/>
    <w:rsid w:val="00AB2DE3"/>
    <w:rsid w:val="00AB3330"/>
    <w:rsid w:val="00AB3650"/>
    <w:rsid w:val="00AB4378"/>
    <w:rsid w:val="00AB4413"/>
    <w:rsid w:val="00AB44D3"/>
    <w:rsid w:val="00AB461F"/>
    <w:rsid w:val="00AB4C76"/>
    <w:rsid w:val="00AB4C9A"/>
    <w:rsid w:val="00AB4EA5"/>
    <w:rsid w:val="00AB51D7"/>
    <w:rsid w:val="00AB54C1"/>
    <w:rsid w:val="00AB56D6"/>
    <w:rsid w:val="00AB5F54"/>
    <w:rsid w:val="00AB61C3"/>
    <w:rsid w:val="00AB6EC2"/>
    <w:rsid w:val="00AB6F37"/>
    <w:rsid w:val="00AB7097"/>
    <w:rsid w:val="00AB73B5"/>
    <w:rsid w:val="00AB73DC"/>
    <w:rsid w:val="00AB7B10"/>
    <w:rsid w:val="00AC072D"/>
    <w:rsid w:val="00AC0BED"/>
    <w:rsid w:val="00AC0CC2"/>
    <w:rsid w:val="00AC0FF0"/>
    <w:rsid w:val="00AC13BF"/>
    <w:rsid w:val="00AC160E"/>
    <w:rsid w:val="00AC188E"/>
    <w:rsid w:val="00AC1CC4"/>
    <w:rsid w:val="00AC1E01"/>
    <w:rsid w:val="00AC23F5"/>
    <w:rsid w:val="00AC2441"/>
    <w:rsid w:val="00AC2586"/>
    <w:rsid w:val="00AC293B"/>
    <w:rsid w:val="00AC4114"/>
    <w:rsid w:val="00AC44CB"/>
    <w:rsid w:val="00AC472B"/>
    <w:rsid w:val="00AC47A9"/>
    <w:rsid w:val="00AC496E"/>
    <w:rsid w:val="00AC5197"/>
    <w:rsid w:val="00AC5246"/>
    <w:rsid w:val="00AC53BF"/>
    <w:rsid w:val="00AC5B20"/>
    <w:rsid w:val="00AC5BDA"/>
    <w:rsid w:val="00AC604B"/>
    <w:rsid w:val="00AC6134"/>
    <w:rsid w:val="00AC6DD7"/>
    <w:rsid w:val="00AC6E76"/>
    <w:rsid w:val="00AC6F0E"/>
    <w:rsid w:val="00AC6FBE"/>
    <w:rsid w:val="00AC7A6A"/>
    <w:rsid w:val="00AC7AC2"/>
    <w:rsid w:val="00AC7DA7"/>
    <w:rsid w:val="00AC7F4E"/>
    <w:rsid w:val="00AD09C2"/>
    <w:rsid w:val="00AD0D5A"/>
    <w:rsid w:val="00AD0F3D"/>
    <w:rsid w:val="00AD1136"/>
    <w:rsid w:val="00AD118A"/>
    <w:rsid w:val="00AD1330"/>
    <w:rsid w:val="00AD1E26"/>
    <w:rsid w:val="00AD2DA6"/>
    <w:rsid w:val="00AD30F7"/>
    <w:rsid w:val="00AD337C"/>
    <w:rsid w:val="00AD38AD"/>
    <w:rsid w:val="00AD3BA6"/>
    <w:rsid w:val="00AD3C90"/>
    <w:rsid w:val="00AD3E80"/>
    <w:rsid w:val="00AD472D"/>
    <w:rsid w:val="00AD47D7"/>
    <w:rsid w:val="00AD4B6A"/>
    <w:rsid w:val="00AD4CA8"/>
    <w:rsid w:val="00AD4D65"/>
    <w:rsid w:val="00AD4DC3"/>
    <w:rsid w:val="00AD4FF0"/>
    <w:rsid w:val="00AD5096"/>
    <w:rsid w:val="00AD548B"/>
    <w:rsid w:val="00AD5C53"/>
    <w:rsid w:val="00AD5E36"/>
    <w:rsid w:val="00AD6510"/>
    <w:rsid w:val="00AD6560"/>
    <w:rsid w:val="00AD69B6"/>
    <w:rsid w:val="00AD7315"/>
    <w:rsid w:val="00AD734E"/>
    <w:rsid w:val="00AD74E9"/>
    <w:rsid w:val="00AD75EF"/>
    <w:rsid w:val="00AD7615"/>
    <w:rsid w:val="00AD785C"/>
    <w:rsid w:val="00AD7BF2"/>
    <w:rsid w:val="00AD7E45"/>
    <w:rsid w:val="00AE0224"/>
    <w:rsid w:val="00AE0C45"/>
    <w:rsid w:val="00AE10FC"/>
    <w:rsid w:val="00AE160D"/>
    <w:rsid w:val="00AE161E"/>
    <w:rsid w:val="00AE1857"/>
    <w:rsid w:val="00AE1B9F"/>
    <w:rsid w:val="00AE1BB1"/>
    <w:rsid w:val="00AE206C"/>
    <w:rsid w:val="00AE24C6"/>
    <w:rsid w:val="00AE263C"/>
    <w:rsid w:val="00AE2AA8"/>
    <w:rsid w:val="00AE2B74"/>
    <w:rsid w:val="00AE3179"/>
    <w:rsid w:val="00AE31BF"/>
    <w:rsid w:val="00AE35A0"/>
    <w:rsid w:val="00AE395E"/>
    <w:rsid w:val="00AE3DF2"/>
    <w:rsid w:val="00AE3F00"/>
    <w:rsid w:val="00AE3FFE"/>
    <w:rsid w:val="00AE4208"/>
    <w:rsid w:val="00AE4AC5"/>
    <w:rsid w:val="00AE4DE2"/>
    <w:rsid w:val="00AE59CF"/>
    <w:rsid w:val="00AE5B9F"/>
    <w:rsid w:val="00AE5CA5"/>
    <w:rsid w:val="00AE6267"/>
    <w:rsid w:val="00AE6337"/>
    <w:rsid w:val="00AE6A7A"/>
    <w:rsid w:val="00AE6F32"/>
    <w:rsid w:val="00AE7286"/>
    <w:rsid w:val="00AE728B"/>
    <w:rsid w:val="00AE7FBF"/>
    <w:rsid w:val="00AF03BD"/>
    <w:rsid w:val="00AF056C"/>
    <w:rsid w:val="00AF0803"/>
    <w:rsid w:val="00AF09CF"/>
    <w:rsid w:val="00AF0F9A"/>
    <w:rsid w:val="00AF1155"/>
    <w:rsid w:val="00AF1947"/>
    <w:rsid w:val="00AF2019"/>
    <w:rsid w:val="00AF20EB"/>
    <w:rsid w:val="00AF216A"/>
    <w:rsid w:val="00AF238B"/>
    <w:rsid w:val="00AF26F5"/>
    <w:rsid w:val="00AF2A00"/>
    <w:rsid w:val="00AF2E81"/>
    <w:rsid w:val="00AF368C"/>
    <w:rsid w:val="00AF49EC"/>
    <w:rsid w:val="00AF4D31"/>
    <w:rsid w:val="00AF4F91"/>
    <w:rsid w:val="00AF5154"/>
    <w:rsid w:val="00AF56D6"/>
    <w:rsid w:val="00AF58FE"/>
    <w:rsid w:val="00AF590C"/>
    <w:rsid w:val="00AF5AA0"/>
    <w:rsid w:val="00AF5DB6"/>
    <w:rsid w:val="00AF5F5B"/>
    <w:rsid w:val="00AF63CD"/>
    <w:rsid w:val="00AF6911"/>
    <w:rsid w:val="00AF6BF3"/>
    <w:rsid w:val="00AF6FB8"/>
    <w:rsid w:val="00AF70B5"/>
    <w:rsid w:val="00AF72BC"/>
    <w:rsid w:val="00AF7924"/>
    <w:rsid w:val="00AF7C07"/>
    <w:rsid w:val="00B001BA"/>
    <w:rsid w:val="00B00292"/>
    <w:rsid w:val="00B00688"/>
    <w:rsid w:val="00B00B70"/>
    <w:rsid w:val="00B00D4D"/>
    <w:rsid w:val="00B01134"/>
    <w:rsid w:val="00B0124D"/>
    <w:rsid w:val="00B014B6"/>
    <w:rsid w:val="00B01559"/>
    <w:rsid w:val="00B01599"/>
    <w:rsid w:val="00B01868"/>
    <w:rsid w:val="00B01C78"/>
    <w:rsid w:val="00B02813"/>
    <w:rsid w:val="00B02A5C"/>
    <w:rsid w:val="00B035C5"/>
    <w:rsid w:val="00B03913"/>
    <w:rsid w:val="00B03F8B"/>
    <w:rsid w:val="00B04829"/>
    <w:rsid w:val="00B0498D"/>
    <w:rsid w:val="00B04AFC"/>
    <w:rsid w:val="00B04C1D"/>
    <w:rsid w:val="00B059BE"/>
    <w:rsid w:val="00B059F8"/>
    <w:rsid w:val="00B05C88"/>
    <w:rsid w:val="00B0644C"/>
    <w:rsid w:val="00B069EE"/>
    <w:rsid w:val="00B0713B"/>
    <w:rsid w:val="00B07AFC"/>
    <w:rsid w:val="00B07E66"/>
    <w:rsid w:val="00B10011"/>
    <w:rsid w:val="00B102A8"/>
    <w:rsid w:val="00B107F5"/>
    <w:rsid w:val="00B10EC3"/>
    <w:rsid w:val="00B11E8B"/>
    <w:rsid w:val="00B12034"/>
    <w:rsid w:val="00B121AD"/>
    <w:rsid w:val="00B12256"/>
    <w:rsid w:val="00B12825"/>
    <w:rsid w:val="00B1286D"/>
    <w:rsid w:val="00B12ADA"/>
    <w:rsid w:val="00B12CB1"/>
    <w:rsid w:val="00B12EE0"/>
    <w:rsid w:val="00B12F79"/>
    <w:rsid w:val="00B12FE6"/>
    <w:rsid w:val="00B1314B"/>
    <w:rsid w:val="00B132FF"/>
    <w:rsid w:val="00B13815"/>
    <w:rsid w:val="00B13D46"/>
    <w:rsid w:val="00B13E35"/>
    <w:rsid w:val="00B147A1"/>
    <w:rsid w:val="00B14A23"/>
    <w:rsid w:val="00B14CFA"/>
    <w:rsid w:val="00B14D94"/>
    <w:rsid w:val="00B15455"/>
    <w:rsid w:val="00B15751"/>
    <w:rsid w:val="00B15A5E"/>
    <w:rsid w:val="00B16096"/>
    <w:rsid w:val="00B164A4"/>
    <w:rsid w:val="00B165DC"/>
    <w:rsid w:val="00B169C5"/>
    <w:rsid w:val="00B17159"/>
    <w:rsid w:val="00B17335"/>
    <w:rsid w:val="00B1750E"/>
    <w:rsid w:val="00B17734"/>
    <w:rsid w:val="00B1795A"/>
    <w:rsid w:val="00B17A03"/>
    <w:rsid w:val="00B17A43"/>
    <w:rsid w:val="00B17A75"/>
    <w:rsid w:val="00B17DDD"/>
    <w:rsid w:val="00B200B2"/>
    <w:rsid w:val="00B20461"/>
    <w:rsid w:val="00B20523"/>
    <w:rsid w:val="00B20677"/>
    <w:rsid w:val="00B20721"/>
    <w:rsid w:val="00B2086B"/>
    <w:rsid w:val="00B20887"/>
    <w:rsid w:val="00B208F8"/>
    <w:rsid w:val="00B20B09"/>
    <w:rsid w:val="00B20CB3"/>
    <w:rsid w:val="00B2105C"/>
    <w:rsid w:val="00B210BA"/>
    <w:rsid w:val="00B21307"/>
    <w:rsid w:val="00B215C9"/>
    <w:rsid w:val="00B218FB"/>
    <w:rsid w:val="00B21CD1"/>
    <w:rsid w:val="00B21D34"/>
    <w:rsid w:val="00B230F1"/>
    <w:rsid w:val="00B23539"/>
    <w:rsid w:val="00B23703"/>
    <w:rsid w:val="00B24518"/>
    <w:rsid w:val="00B24FD7"/>
    <w:rsid w:val="00B25017"/>
    <w:rsid w:val="00B2571F"/>
    <w:rsid w:val="00B25B79"/>
    <w:rsid w:val="00B25D50"/>
    <w:rsid w:val="00B26CC8"/>
    <w:rsid w:val="00B26DBE"/>
    <w:rsid w:val="00B27309"/>
    <w:rsid w:val="00B274EF"/>
    <w:rsid w:val="00B27527"/>
    <w:rsid w:val="00B276C4"/>
    <w:rsid w:val="00B277CB"/>
    <w:rsid w:val="00B2796A"/>
    <w:rsid w:val="00B27D86"/>
    <w:rsid w:val="00B27DAF"/>
    <w:rsid w:val="00B309DA"/>
    <w:rsid w:val="00B30D92"/>
    <w:rsid w:val="00B329EF"/>
    <w:rsid w:val="00B32AFB"/>
    <w:rsid w:val="00B32FCC"/>
    <w:rsid w:val="00B336CE"/>
    <w:rsid w:val="00B33885"/>
    <w:rsid w:val="00B339B4"/>
    <w:rsid w:val="00B340A9"/>
    <w:rsid w:val="00B34430"/>
    <w:rsid w:val="00B35566"/>
    <w:rsid w:val="00B36115"/>
    <w:rsid w:val="00B36AA3"/>
    <w:rsid w:val="00B36CF0"/>
    <w:rsid w:val="00B36F3C"/>
    <w:rsid w:val="00B371F4"/>
    <w:rsid w:val="00B3736F"/>
    <w:rsid w:val="00B374B8"/>
    <w:rsid w:val="00B376C0"/>
    <w:rsid w:val="00B3792F"/>
    <w:rsid w:val="00B37B06"/>
    <w:rsid w:val="00B37CC2"/>
    <w:rsid w:val="00B4136D"/>
    <w:rsid w:val="00B413F2"/>
    <w:rsid w:val="00B416D7"/>
    <w:rsid w:val="00B42246"/>
    <w:rsid w:val="00B42348"/>
    <w:rsid w:val="00B42936"/>
    <w:rsid w:val="00B42945"/>
    <w:rsid w:val="00B42E67"/>
    <w:rsid w:val="00B435D5"/>
    <w:rsid w:val="00B4367C"/>
    <w:rsid w:val="00B43BA4"/>
    <w:rsid w:val="00B43D6F"/>
    <w:rsid w:val="00B43F00"/>
    <w:rsid w:val="00B44739"/>
    <w:rsid w:val="00B449A5"/>
    <w:rsid w:val="00B451BE"/>
    <w:rsid w:val="00B4617E"/>
    <w:rsid w:val="00B462E8"/>
    <w:rsid w:val="00B46564"/>
    <w:rsid w:val="00B46DFF"/>
    <w:rsid w:val="00B46FAF"/>
    <w:rsid w:val="00B473D9"/>
    <w:rsid w:val="00B477A6"/>
    <w:rsid w:val="00B47DA9"/>
    <w:rsid w:val="00B50CDE"/>
    <w:rsid w:val="00B51280"/>
    <w:rsid w:val="00B514BA"/>
    <w:rsid w:val="00B5174D"/>
    <w:rsid w:val="00B5181B"/>
    <w:rsid w:val="00B51BF3"/>
    <w:rsid w:val="00B51D97"/>
    <w:rsid w:val="00B520EC"/>
    <w:rsid w:val="00B52292"/>
    <w:rsid w:val="00B525D7"/>
    <w:rsid w:val="00B52AAF"/>
    <w:rsid w:val="00B52B4F"/>
    <w:rsid w:val="00B53436"/>
    <w:rsid w:val="00B54015"/>
    <w:rsid w:val="00B54019"/>
    <w:rsid w:val="00B54063"/>
    <w:rsid w:val="00B54107"/>
    <w:rsid w:val="00B553C6"/>
    <w:rsid w:val="00B555B0"/>
    <w:rsid w:val="00B562A6"/>
    <w:rsid w:val="00B56331"/>
    <w:rsid w:val="00B5680F"/>
    <w:rsid w:val="00B56C52"/>
    <w:rsid w:val="00B5708E"/>
    <w:rsid w:val="00B577DE"/>
    <w:rsid w:val="00B57BE3"/>
    <w:rsid w:val="00B57D53"/>
    <w:rsid w:val="00B6071C"/>
    <w:rsid w:val="00B607FC"/>
    <w:rsid w:val="00B60D09"/>
    <w:rsid w:val="00B61310"/>
    <w:rsid w:val="00B61671"/>
    <w:rsid w:val="00B61AB4"/>
    <w:rsid w:val="00B61B3C"/>
    <w:rsid w:val="00B6204E"/>
    <w:rsid w:val="00B62153"/>
    <w:rsid w:val="00B62620"/>
    <w:rsid w:val="00B62635"/>
    <w:rsid w:val="00B62BEC"/>
    <w:rsid w:val="00B62D1B"/>
    <w:rsid w:val="00B62DA1"/>
    <w:rsid w:val="00B6324D"/>
    <w:rsid w:val="00B63481"/>
    <w:rsid w:val="00B640C8"/>
    <w:rsid w:val="00B645F0"/>
    <w:rsid w:val="00B64636"/>
    <w:rsid w:val="00B64E41"/>
    <w:rsid w:val="00B64E51"/>
    <w:rsid w:val="00B64E88"/>
    <w:rsid w:val="00B65029"/>
    <w:rsid w:val="00B6582B"/>
    <w:rsid w:val="00B66360"/>
    <w:rsid w:val="00B667D7"/>
    <w:rsid w:val="00B6769A"/>
    <w:rsid w:val="00B67AC5"/>
    <w:rsid w:val="00B67B7D"/>
    <w:rsid w:val="00B70671"/>
    <w:rsid w:val="00B70BAA"/>
    <w:rsid w:val="00B711D2"/>
    <w:rsid w:val="00B71284"/>
    <w:rsid w:val="00B71581"/>
    <w:rsid w:val="00B71842"/>
    <w:rsid w:val="00B72018"/>
    <w:rsid w:val="00B72156"/>
    <w:rsid w:val="00B72786"/>
    <w:rsid w:val="00B729BF"/>
    <w:rsid w:val="00B729E8"/>
    <w:rsid w:val="00B731AE"/>
    <w:rsid w:val="00B73F97"/>
    <w:rsid w:val="00B7405A"/>
    <w:rsid w:val="00B7459A"/>
    <w:rsid w:val="00B75410"/>
    <w:rsid w:val="00B75931"/>
    <w:rsid w:val="00B765E2"/>
    <w:rsid w:val="00B7663D"/>
    <w:rsid w:val="00B76A47"/>
    <w:rsid w:val="00B7722F"/>
    <w:rsid w:val="00B772CA"/>
    <w:rsid w:val="00B8008B"/>
    <w:rsid w:val="00B800A8"/>
    <w:rsid w:val="00B80848"/>
    <w:rsid w:val="00B80EF7"/>
    <w:rsid w:val="00B81317"/>
    <w:rsid w:val="00B8179C"/>
    <w:rsid w:val="00B81838"/>
    <w:rsid w:val="00B83115"/>
    <w:rsid w:val="00B83854"/>
    <w:rsid w:val="00B83B95"/>
    <w:rsid w:val="00B83BE8"/>
    <w:rsid w:val="00B83F51"/>
    <w:rsid w:val="00B83FE7"/>
    <w:rsid w:val="00B84351"/>
    <w:rsid w:val="00B843A0"/>
    <w:rsid w:val="00B8462C"/>
    <w:rsid w:val="00B84651"/>
    <w:rsid w:val="00B848A5"/>
    <w:rsid w:val="00B84BF2"/>
    <w:rsid w:val="00B84F2F"/>
    <w:rsid w:val="00B85296"/>
    <w:rsid w:val="00B858BC"/>
    <w:rsid w:val="00B85A66"/>
    <w:rsid w:val="00B85AE1"/>
    <w:rsid w:val="00B85C6A"/>
    <w:rsid w:val="00B8602B"/>
    <w:rsid w:val="00B8651B"/>
    <w:rsid w:val="00B8654F"/>
    <w:rsid w:val="00B86CC0"/>
    <w:rsid w:val="00B86E0E"/>
    <w:rsid w:val="00B875FB"/>
    <w:rsid w:val="00B87C81"/>
    <w:rsid w:val="00B908BA"/>
    <w:rsid w:val="00B90E90"/>
    <w:rsid w:val="00B90F1B"/>
    <w:rsid w:val="00B90F24"/>
    <w:rsid w:val="00B90F48"/>
    <w:rsid w:val="00B910B7"/>
    <w:rsid w:val="00B92A80"/>
    <w:rsid w:val="00B92AEC"/>
    <w:rsid w:val="00B933C3"/>
    <w:rsid w:val="00B935CA"/>
    <w:rsid w:val="00B93BC9"/>
    <w:rsid w:val="00B940DD"/>
    <w:rsid w:val="00B95125"/>
    <w:rsid w:val="00B9603E"/>
    <w:rsid w:val="00B9632F"/>
    <w:rsid w:val="00B966F5"/>
    <w:rsid w:val="00B9706F"/>
    <w:rsid w:val="00B9737C"/>
    <w:rsid w:val="00B97430"/>
    <w:rsid w:val="00B97757"/>
    <w:rsid w:val="00B97E37"/>
    <w:rsid w:val="00BA018F"/>
    <w:rsid w:val="00BA0312"/>
    <w:rsid w:val="00BA05E5"/>
    <w:rsid w:val="00BA05E6"/>
    <w:rsid w:val="00BA0774"/>
    <w:rsid w:val="00BA13B6"/>
    <w:rsid w:val="00BA1812"/>
    <w:rsid w:val="00BA1AD4"/>
    <w:rsid w:val="00BA1CE8"/>
    <w:rsid w:val="00BA21B2"/>
    <w:rsid w:val="00BA28B4"/>
    <w:rsid w:val="00BA2C40"/>
    <w:rsid w:val="00BA3AED"/>
    <w:rsid w:val="00BA3B64"/>
    <w:rsid w:val="00BA3CC6"/>
    <w:rsid w:val="00BA3FC2"/>
    <w:rsid w:val="00BA47AA"/>
    <w:rsid w:val="00BA4CBB"/>
    <w:rsid w:val="00BA5007"/>
    <w:rsid w:val="00BA51A4"/>
    <w:rsid w:val="00BA5364"/>
    <w:rsid w:val="00BA561D"/>
    <w:rsid w:val="00BA5CE6"/>
    <w:rsid w:val="00BA5D37"/>
    <w:rsid w:val="00BA614B"/>
    <w:rsid w:val="00BA629A"/>
    <w:rsid w:val="00BA67AE"/>
    <w:rsid w:val="00BA6B8E"/>
    <w:rsid w:val="00BA6CAF"/>
    <w:rsid w:val="00BA7587"/>
    <w:rsid w:val="00BA7F09"/>
    <w:rsid w:val="00BB0BB7"/>
    <w:rsid w:val="00BB11E4"/>
    <w:rsid w:val="00BB18BF"/>
    <w:rsid w:val="00BB1ABB"/>
    <w:rsid w:val="00BB1B85"/>
    <w:rsid w:val="00BB2625"/>
    <w:rsid w:val="00BB28C4"/>
    <w:rsid w:val="00BB2BAD"/>
    <w:rsid w:val="00BB3112"/>
    <w:rsid w:val="00BB3557"/>
    <w:rsid w:val="00BB3654"/>
    <w:rsid w:val="00BB3E01"/>
    <w:rsid w:val="00BB442C"/>
    <w:rsid w:val="00BB470A"/>
    <w:rsid w:val="00BB599B"/>
    <w:rsid w:val="00BB5DA7"/>
    <w:rsid w:val="00BB5DE8"/>
    <w:rsid w:val="00BB69CC"/>
    <w:rsid w:val="00BB6FA2"/>
    <w:rsid w:val="00BB77B8"/>
    <w:rsid w:val="00BB7C87"/>
    <w:rsid w:val="00BB7D3D"/>
    <w:rsid w:val="00BC0D6A"/>
    <w:rsid w:val="00BC155D"/>
    <w:rsid w:val="00BC2726"/>
    <w:rsid w:val="00BC2AC1"/>
    <w:rsid w:val="00BC2ADB"/>
    <w:rsid w:val="00BC2C87"/>
    <w:rsid w:val="00BC2E8F"/>
    <w:rsid w:val="00BC333F"/>
    <w:rsid w:val="00BC33FD"/>
    <w:rsid w:val="00BC36D3"/>
    <w:rsid w:val="00BC3BF9"/>
    <w:rsid w:val="00BC3E04"/>
    <w:rsid w:val="00BC3ED3"/>
    <w:rsid w:val="00BC3F72"/>
    <w:rsid w:val="00BC44BA"/>
    <w:rsid w:val="00BC47DA"/>
    <w:rsid w:val="00BC4B35"/>
    <w:rsid w:val="00BC4E68"/>
    <w:rsid w:val="00BC4EE4"/>
    <w:rsid w:val="00BC4FD5"/>
    <w:rsid w:val="00BC5285"/>
    <w:rsid w:val="00BC547F"/>
    <w:rsid w:val="00BC580A"/>
    <w:rsid w:val="00BC5A41"/>
    <w:rsid w:val="00BC5CFA"/>
    <w:rsid w:val="00BC618A"/>
    <w:rsid w:val="00BC751F"/>
    <w:rsid w:val="00BC7B2D"/>
    <w:rsid w:val="00BD0111"/>
    <w:rsid w:val="00BD02AE"/>
    <w:rsid w:val="00BD0662"/>
    <w:rsid w:val="00BD0DAE"/>
    <w:rsid w:val="00BD10C5"/>
    <w:rsid w:val="00BD14C0"/>
    <w:rsid w:val="00BD1811"/>
    <w:rsid w:val="00BD1CEC"/>
    <w:rsid w:val="00BD2C32"/>
    <w:rsid w:val="00BD2CE7"/>
    <w:rsid w:val="00BD2FD2"/>
    <w:rsid w:val="00BD311B"/>
    <w:rsid w:val="00BD32AA"/>
    <w:rsid w:val="00BD3737"/>
    <w:rsid w:val="00BD3D5A"/>
    <w:rsid w:val="00BD4A2A"/>
    <w:rsid w:val="00BD4ADC"/>
    <w:rsid w:val="00BD4C1D"/>
    <w:rsid w:val="00BD4EE1"/>
    <w:rsid w:val="00BD5437"/>
    <w:rsid w:val="00BD63F4"/>
    <w:rsid w:val="00BD646E"/>
    <w:rsid w:val="00BD6566"/>
    <w:rsid w:val="00BD6B23"/>
    <w:rsid w:val="00BD6B81"/>
    <w:rsid w:val="00BD7143"/>
    <w:rsid w:val="00BD72CD"/>
    <w:rsid w:val="00BD776E"/>
    <w:rsid w:val="00BD7819"/>
    <w:rsid w:val="00BD789A"/>
    <w:rsid w:val="00BE0343"/>
    <w:rsid w:val="00BE0423"/>
    <w:rsid w:val="00BE0D32"/>
    <w:rsid w:val="00BE0EFB"/>
    <w:rsid w:val="00BE172F"/>
    <w:rsid w:val="00BE1968"/>
    <w:rsid w:val="00BE1B86"/>
    <w:rsid w:val="00BE1C0F"/>
    <w:rsid w:val="00BE2422"/>
    <w:rsid w:val="00BE274E"/>
    <w:rsid w:val="00BE2831"/>
    <w:rsid w:val="00BE2FD8"/>
    <w:rsid w:val="00BE30A1"/>
    <w:rsid w:val="00BE3138"/>
    <w:rsid w:val="00BE3A29"/>
    <w:rsid w:val="00BE3AEB"/>
    <w:rsid w:val="00BE3F6D"/>
    <w:rsid w:val="00BE4945"/>
    <w:rsid w:val="00BE4BF5"/>
    <w:rsid w:val="00BE54C6"/>
    <w:rsid w:val="00BE5A38"/>
    <w:rsid w:val="00BE5A95"/>
    <w:rsid w:val="00BE617A"/>
    <w:rsid w:val="00BE61C0"/>
    <w:rsid w:val="00BE7020"/>
    <w:rsid w:val="00BE74D8"/>
    <w:rsid w:val="00BE752E"/>
    <w:rsid w:val="00BE78C8"/>
    <w:rsid w:val="00BF0089"/>
    <w:rsid w:val="00BF0160"/>
    <w:rsid w:val="00BF02C5"/>
    <w:rsid w:val="00BF04AD"/>
    <w:rsid w:val="00BF09C8"/>
    <w:rsid w:val="00BF0CB5"/>
    <w:rsid w:val="00BF1787"/>
    <w:rsid w:val="00BF1888"/>
    <w:rsid w:val="00BF19D8"/>
    <w:rsid w:val="00BF1AA5"/>
    <w:rsid w:val="00BF23D6"/>
    <w:rsid w:val="00BF285D"/>
    <w:rsid w:val="00BF2B38"/>
    <w:rsid w:val="00BF3163"/>
    <w:rsid w:val="00BF33CA"/>
    <w:rsid w:val="00BF34A2"/>
    <w:rsid w:val="00BF3567"/>
    <w:rsid w:val="00BF3939"/>
    <w:rsid w:val="00BF3BC1"/>
    <w:rsid w:val="00BF3F1F"/>
    <w:rsid w:val="00BF4008"/>
    <w:rsid w:val="00BF422B"/>
    <w:rsid w:val="00BF43FB"/>
    <w:rsid w:val="00BF4C31"/>
    <w:rsid w:val="00BF4C55"/>
    <w:rsid w:val="00BF4DB8"/>
    <w:rsid w:val="00BF5610"/>
    <w:rsid w:val="00BF5AB7"/>
    <w:rsid w:val="00BF5EBA"/>
    <w:rsid w:val="00BF6417"/>
    <w:rsid w:val="00BF67FD"/>
    <w:rsid w:val="00BF68E8"/>
    <w:rsid w:val="00BF6A55"/>
    <w:rsid w:val="00BF7423"/>
    <w:rsid w:val="00BF7C31"/>
    <w:rsid w:val="00BF7FA5"/>
    <w:rsid w:val="00C012EB"/>
    <w:rsid w:val="00C015C3"/>
    <w:rsid w:val="00C0233C"/>
    <w:rsid w:val="00C023AC"/>
    <w:rsid w:val="00C02450"/>
    <w:rsid w:val="00C028E5"/>
    <w:rsid w:val="00C02B0E"/>
    <w:rsid w:val="00C03208"/>
    <w:rsid w:val="00C0335B"/>
    <w:rsid w:val="00C03DD8"/>
    <w:rsid w:val="00C04B83"/>
    <w:rsid w:val="00C04BAB"/>
    <w:rsid w:val="00C04E05"/>
    <w:rsid w:val="00C05138"/>
    <w:rsid w:val="00C05992"/>
    <w:rsid w:val="00C05E05"/>
    <w:rsid w:val="00C061EE"/>
    <w:rsid w:val="00C06B1F"/>
    <w:rsid w:val="00C07299"/>
    <w:rsid w:val="00C07578"/>
    <w:rsid w:val="00C07B57"/>
    <w:rsid w:val="00C10E57"/>
    <w:rsid w:val="00C11833"/>
    <w:rsid w:val="00C118C6"/>
    <w:rsid w:val="00C11C14"/>
    <w:rsid w:val="00C1224E"/>
    <w:rsid w:val="00C1249D"/>
    <w:rsid w:val="00C127BE"/>
    <w:rsid w:val="00C12985"/>
    <w:rsid w:val="00C13495"/>
    <w:rsid w:val="00C1356A"/>
    <w:rsid w:val="00C135E6"/>
    <w:rsid w:val="00C138F9"/>
    <w:rsid w:val="00C139E5"/>
    <w:rsid w:val="00C13CE4"/>
    <w:rsid w:val="00C147B2"/>
    <w:rsid w:val="00C14E78"/>
    <w:rsid w:val="00C150BC"/>
    <w:rsid w:val="00C1519B"/>
    <w:rsid w:val="00C152AC"/>
    <w:rsid w:val="00C15546"/>
    <w:rsid w:val="00C15BEE"/>
    <w:rsid w:val="00C16308"/>
    <w:rsid w:val="00C16712"/>
    <w:rsid w:val="00C16931"/>
    <w:rsid w:val="00C16D18"/>
    <w:rsid w:val="00C16EA3"/>
    <w:rsid w:val="00C171E5"/>
    <w:rsid w:val="00C17373"/>
    <w:rsid w:val="00C176CD"/>
    <w:rsid w:val="00C17A7A"/>
    <w:rsid w:val="00C17C1B"/>
    <w:rsid w:val="00C17F44"/>
    <w:rsid w:val="00C20087"/>
    <w:rsid w:val="00C20540"/>
    <w:rsid w:val="00C208CD"/>
    <w:rsid w:val="00C20A3F"/>
    <w:rsid w:val="00C20BCB"/>
    <w:rsid w:val="00C20C58"/>
    <w:rsid w:val="00C21511"/>
    <w:rsid w:val="00C21748"/>
    <w:rsid w:val="00C2197A"/>
    <w:rsid w:val="00C21B26"/>
    <w:rsid w:val="00C21DCE"/>
    <w:rsid w:val="00C22094"/>
    <w:rsid w:val="00C22195"/>
    <w:rsid w:val="00C22270"/>
    <w:rsid w:val="00C22B1C"/>
    <w:rsid w:val="00C2302E"/>
    <w:rsid w:val="00C231E4"/>
    <w:rsid w:val="00C2454D"/>
    <w:rsid w:val="00C24B2B"/>
    <w:rsid w:val="00C24D54"/>
    <w:rsid w:val="00C24F5E"/>
    <w:rsid w:val="00C25543"/>
    <w:rsid w:val="00C25643"/>
    <w:rsid w:val="00C256A7"/>
    <w:rsid w:val="00C257EA"/>
    <w:rsid w:val="00C25BDB"/>
    <w:rsid w:val="00C26127"/>
    <w:rsid w:val="00C261F1"/>
    <w:rsid w:val="00C265C9"/>
    <w:rsid w:val="00C26D0A"/>
    <w:rsid w:val="00C27686"/>
    <w:rsid w:val="00C27FB5"/>
    <w:rsid w:val="00C30080"/>
    <w:rsid w:val="00C3057D"/>
    <w:rsid w:val="00C30696"/>
    <w:rsid w:val="00C30979"/>
    <w:rsid w:val="00C30D62"/>
    <w:rsid w:val="00C30FBB"/>
    <w:rsid w:val="00C3130C"/>
    <w:rsid w:val="00C31860"/>
    <w:rsid w:val="00C31F2B"/>
    <w:rsid w:val="00C32775"/>
    <w:rsid w:val="00C32B5C"/>
    <w:rsid w:val="00C32CA1"/>
    <w:rsid w:val="00C32CA7"/>
    <w:rsid w:val="00C330A4"/>
    <w:rsid w:val="00C3335D"/>
    <w:rsid w:val="00C34168"/>
    <w:rsid w:val="00C34710"/>
    <w:rsid w:val="00C35AF4"/>
    <w:rsid w:val="00C362B1"/>
    <w:rsid w:val="00C363FC"/>
    <w:rsid w:val="00C36583"/>
    <w:rsid w:val="00C367A6"/>
    <w:rsid w:val="00C36C19"/>
    <w:rsid w:val="00C36ED9"/>
    <w:rsid w:val="00C36F82"/>
    <w:rsid w:val="00C36FAB"/>
    <w:rsid w:val="00C37318"/>
    <w:rsid w:val="00C37321"/>
    <w:rsid w:val="00C37516"/>
    <w:rsid w:val="00C37B2E"/>
    <w:rsid w:val="00C409F5"/>
    <w:rsid w:val="00C40A90"/>
    <w:rsid w:val="00C40BA2"/>
    <w:rsid w:val="00C40F71"/>
    <w:rsid w:val="00C4142C"/>
    <w:rsid w:val="00C416CB"/>
    <w:rsid w:val="00C4177F"/>
    <w:rsid w:val="00C41FA3"/>
    <w:rsid w:val="00C4257D"/>
    <w:rsid w:val="00C426C6"/>
    <w:rsid w:val="00C42719"/>
    <w:rsid w:val="00C42933"/>
    <w:rsid w:val="00C42A0F"/>
    <w:rsid w:val="00C42B4F"/>
    <w:rsid w:val="00C42C0F"/>
    <w:rsid w:val="00C43252"/>
    <w:rsid w:val="00C4378A"/>
    <w:rsid w:val="00C43844"/>
    <w:rsid w:val="00C43DB0"/>
    <w:rsid w:val="00C43F31"/>
    <w:rsid w:val="00C443D5"/>
    <w:rsid w:val="00C4522A"/>
    <w:rsid w:val="00C453B5"/>
    <w:rsid w:val="00C4581C"/>
    <w:rsid w:val="00C45912"/>
    <w:rsid w:val="00C459BE"/>
    <w:rsid w:val="00C46018"/>
    <w:rsid w:val="00C465B5"/>
    <w:rsid w:val="00C46AEC"/>
    <w:rsid w:val="00C46B74"/>
    <w:rsid w:val="00C47C78"/>
    <w:rsid w:val="00C47F58"/>
    <w:rsid w:val="00C50745"/>
    <w:rsid w:val="00C5087F"/>
    <w:rsid w:val="00C50D59"/>
    <w:rsid w:val="00C51744"/>
    <w:rsid w:val="00C5178B"/>
    <w:rsid w:val="00C5188B"/>
    <w:rsid w:val="00C51906"/>
    <w:rsid w:val="00C51BA5"/>
    <w:rsid w:val="00C51ECE"/>
    <w:rsid w:val="00C52BC9"/>
    <w:rsid w:val="00C52EE5"/>
    <w:rsid w:val="00C5339A"/>
    <w:rsid w:val="00C54426"/>
    <w:rsid w:val="00C54831"/>
    <w:rsid w:val="00C54865"/>
    <w:rsid w:val="00C54931"/>
    <w:rsid w:val="00C549B8"/>
    <w:rsid w:val="00C55069"/>
    <w:rsid w:val="00C55095"/>
    <w:rsid w:val="00C554C6"/>
    <w:rsid w:val="00C55C54"/>
    <w:rsid w:val="00C5670E"/>
    <w:rsid w:val="00C56834"/>
    <w:rsid w:val="00C56BD3"/>
    <w:rsid w:val="00C56C72"/>
    <w:rsid w:val="00C56F57"/>
    <w:rsid w:val="00C57795"/>
    <w:rsid w:val="00C57DD7"/>
    <w:rsid w:val="00C605B6"/>
    <w:rsid w:val="00C606EB"/>
    <w:rsid w:val="00C60F0B"/>
    <w:rsid w:val="00C60F22"/>
    <w:rsid w:val="00C61C56"/>
    <w:rsid w:val="00C61E52"/>
    <w:rsid w:val="00C62284"/>
    <w:rsid w:val="00C628A2"/>
    <w:rsid w:val="00C62E9F"/>
    <w:rsid w:val="00C63978"/>
    <w:rsid w:val="00C63980"/>
    <w:rsid w:val="00C63A98"/>
    <w:rsid w:val="00C63CE8"/>
    <w:rsid w:val="00C6404E"/>
    <w:rsid w:val="00C64708"/>
    <w:rsid w:val="00C649F9"/>
    <w:rsid w:val="00C64A05"/>
    <w:rsid w:val="00C64B30"/>
    <w:rsid w:val="00C64CF4"/>
    <w:rsid w:val="00C65188"/>
    <w:rsid w:val="00C66353"/>
    <w:rsid w:val="00C6645C"/>
    <w:rsid w:val="00C66857"/>
    <w:rsid w:val="00C66C26"/>
    <w:rsid w:val="00C6711A"/>
    <w:rsid w:val="00C674EE"/>
    <w:rsid w:val="00C67860"/>
    <w:rsid w:val="00C67D0C"/>
    <w:rsid w:val="00C67EA6"/>
    <w:rsid w:val="00C67F06"/>
    <w:rsid w:val="00C67FBC"/>
    <w:rsid w:val="00C70601"/>
    <w:rsid w:val="00C70B01"/>
    <w:rsid w:val="00C71050"/>
    <w:rsid w:val="00C715FD"/>
    <w:rsid w:val="00C717F0"/>
    <w:rsid w:val="00C71C75"/>
    <w:rsid w:val="00C72062"/>
    <w:rsid w:val="00C720B2"/>
    <w:rsid w:val="00C727F2"/>
    <w:rsid w:val="00C72F32"/>
    <w:rsid w:val="00C73328"/>
    <w:rsid w:val="00C734E3"/>
    <w:rsid w:val="00C738FE"/>
    <w:rsid w:val="00C73C4A"/>
    <w:rsid w:val="00C73C5C"/>
    <w:rsid w:val="00C74175"/>
    <w:rsid w:val="00C74297"/>
    <w:rsid w:val="00C74809"/>
    <w:rsid w:val="00C749F6"/>
    <w:rsid w:val="00C74B1A"/>
    <w:rsid w:val="00C74BB2"/>
    <w:rsid w:val="00C74D91"/>
    <w:rsid w:val="00C75424"/>
    <w:rsid w:val="00C757C9"/>
    <w:rsid w:val="00C75F7A"/>
    <w:rsid w:val="00C75FCF"/>
    <w:rsid w:val="00C76386"/>
    <w:rsid w:val="00C764BD"/>
    <w:rsid w:val="00C76BBF"/>
    <w:rsid w:val="00C77124"/>
    <w:rsid w:val="00C771C3"/>
    <w:rsid w:val="00C7779C"/>
    <w:rsid w:val="00C800C0"/>
    <w:rsid w:val="00C8038B"/>
    <w:rsid w:val="00C80AA9"/>
    <w:rsid w:val="00C81599"/>
    <w:rsid w:val="00C815E7"/>
    <w:rsid w:val="00C8213E"/>
    <w:rsid w:val="00C82366"/>
    <w:rsid w:val="00C82DCC"/>
    <w:rsid w:val="00C8329D"/>
    <w:rsid w:val="00C83C2D"/>
    <w:rsid w:val="00C83E3D"/>
    <w:rsid w:val="00C8423C"/>
    <w:rsid w:val="00C84A96"/>
    <w:rsid w:val="00C84BF3"/>
    <w:rsid w:val="00C84EE8"/>
    <w:rsid w:val="00C84FE7"/>
    <w:rsid w:val="00C8528E"/>
    <w:rsid w:val="00C856A6"/>
    <w:rsid w:val="00C85728"/>
    <w:rsid w:val="00C857C5"/>
    <w:rsid w:val="00C85AA3"/>
    <w:rsid w:val="00C85C85"/>
    <w:rsid w:val="00C85CDF"/>
    <w:rsid w:val="00C8615E"/>
    <w:rsid w:val="00C86BE6"/>
    <w:rsid w:val="00C87402"/>
    <w:rsid w:val="00C879B9"/>
    <w:rsid w:val="00C87D80"/>
    <w:rsid w:val="00C87DCB"/>
    <w:rsid w:val="00C87E69"/>
    <w:rsid w:val="00C90139"/>
    <w:rsid w:val="00C90265"/>
    <w:rsid w:val="00C90488"/>
    <w:rsid w:val="00C90B14"/>
    <w:rsid w:val="00C90CB9"/>
    <w:rsid w:val="00C90DB9"/>
    <w:rsid w:val="00C9143F"/>
    <w:rsid w:val="00C9147C"/>
    <w:rsid w:val="00C9194B"/>
    <w:rsid w:val="00C91ED4"/>
    <w:rsid w:val="00C92256"/>
    <w:rsid w:val="00C92465"/>
    <w:rsid w:val="00C926D7"/>
    <w:rsid w:val="00C92856"/>
    <w:rsid w:val="00C92DA4"/>
    <w:rsid w:val="00C9349F"/>
    <w:rsid w:val="00C93517"/>
    <w:rsid w:val="00C938C9"/>
    <w:rsid w:val="00C93CCF"/>
    <w:rsid w:val="00C93F65"/>
    <w:rsid w:val="00C94E6C"/>
    <w:rsid w:val="00C94F24"/>
    <w:rsid w:val="00C95075"/>
    <w:rsid w:val="00C951AE"/>
    <w:rsid w:val="00C951FB"/>
    <w:rsid w:val="00C95A97"/>
    <w:rsid w:val="00C95C71"/>
    <w:rsid w:val="00C95DAD"/>
    <w:rsid w:val="00C95E38"/>
    <w:rsid w:val="00C965EB"/>
    <w:rsid w:val="00C9678D"/>
    <w:rsid w:val="00C96DEC"/>
    <w:rsid w:val="00C96EBB"/>
    <w:rsid w:val="00C97045"/>
    <w:rsid w:val="00C97820"/>
    <w:rsid w:val="00C97AB2"/>
    <w:rsid w:val="00C97C6B"/>
    <w:rsid w:val="00C97D0B"/>
    <w:rsid w:val="00C97D3D"/>
    <w:rsid w:val="00CA133C"/>
    <w:rsid w:val="00CA1925"/>
    <w:rsid w:val="00CA19B0"/>
    <w:rsid w:val="00CA1BEF"/>
    <w:rsid w:val="00CA20DE"/>
    <w:rsid w:val="00CA274E"/>
    <w:rsid w:val="00CA2BFE"/>
    <w:rsid w:val="00CA2DA9"/>
    <w:rsid w:val="00CA3075"/>
    <w:rsid w:val="00CA3388"/>
    <w:rsid w:val="00CA36C1"/>
    <w:rsid w:val="00CA3C29"/>
    <w:rsid w:val="00CA3C9E"/>
    <w:rsid w:val="00CA40C9"/>
    <w:rsid w:val="00CA426D"/>
    <w:rsid w:val="00CA4CE4"/>
    <w:rsid w:val="00CA5099"/>
    <w:rsid w:val="00CA5446"/>
    <w:rsid w:val="00CA56CF"/>
    <w:rsid w:val="00CA573B"/>
    <w:rsid w:val="00CA57BE"/>
    <w:rsid w:val="00CA5C0F"/>
    <w:rsid w:val="00CA5F49"/>
    <w:rsid w:val="00CA627D"/>
    <w:rsid w:val="00CA6362"/>
    <w:rsid w:val="00CA6C7B"/>
    <w:rsid w:val="00CA700B"/>
    <w:rsid w:val="00CA7387"/>
    <w:rsid w:val="00CA73E9"/>
    <w:rsid w:val="00CA7478"/>
    <w:rsid w:val="00CA7809"/>
    <w:rsid w:val="00CA78E2"/>
    <w:rsid w:val="00CB0032"/>
    <w:rsid w:val="00CB0040"/>
    <w:rsid w:val="00CB1711"/>
    <w:rsid w:val="00CB1843"/>
    <w:rsid w:val="00CB1F7A"/>
    <w:rsid w:val="00CB2112"/>
    <w:rsid w:val="00CB218D"/>
    <w:rsid w:val="00CB274B"/>
    <w:rsid w:val="00CB354E"/>
    <w:rsid w:val="00CB3594"/>
    <w:rsid w:val="00CB3778"/>
    <w:rsid w:val="00CB3C40"/>
    <w:rsid w:val="00CB4884"/>
    <w:rsid w:val="00CB50B5"/>
    <w:rsid w:val="00CB51CE"/>
    <w:rsid w:val="00CB52CB"/>
    <w:rsid w:val="00CB550B"/>
    <w:rsid w:val="00CB5908"/>
    <w:rsid w:val="00CB59E3"/>
    <w:rsid w:val="00CB5B2D"/>
    <w:rsid w:val="00CB5B8D"/>
    <w:rsid w:val="00CB5C7A"/>
    <w:rsid w:val="00CB5F2D"/>
    <w:rsid w:val="00CB6BD4"/>
    <w:rsid w:val="00CB6F5A"/>
    <w:rsid w:val="00CB6FD3"/>
    <w:rsid w:val="00CB732C"/>
    <w:rsid w:val="00CB763F"/>
    <w:rsid w:val="00CB7661"/>
    <w:rsid w:val="00CB7A28"/>
    <w:rsid w:val="00CB7A2E"/>
    <w:rsid w:val="00CB7E47"/>
    <w:rsid w:val="00CC0014"/>
    <w:rsid w:val="00CC10A2"/>
    <w:rsid w:val="00CC133A"/>
    <w:rsid w:val="00CC1BC4"/>
    <w:rsid w:val="00CC1E4B"/>
    <w:rsid w:val="00CC1F67"/>
    <w:rsid w:val="00CC2214"/>
    <w:rsid w:val="00CC2573"/>
    <w:rsid w:val="00CC292B"/>
    <w:rsid w:val="00CC2CFF"/>
    <w:rsid w:val="00CC31BA"/>
    <w:rsid w:val="00CC3A80"/>
    <w:rsid w:val="00CC3C58"/>
    <w:rsid w:val="00CC3C76"/>
    <w:rsid w:val="00CC3FE4"/>
    <w:rsid w:val="00CC4045"/>
    <w:rsid w:val="00CC424F"/>
    <w:rsid w:val="00CC4370"/>
    <w:rsid w:val="00CC4427"/>
    <w:rsid w:val="00CC4657"/>
    <w:rsid w:val="00CC4664"/>
    <w:rsid w:val="00CC530F"/>
    <w:rsid w:val="00CC613B"/>
    <w:rsid w:val="00CC646A"/>
    <w:rsid w:val="00CC6E55"/>
    <w:rsid w:val="00CC6F6E"/>
    <w:rsid w:val="00CC73DB"/>
    <w:rsid w:val="00CC7D41"/>
    <w:rsid w:val="00CD0106"/>
    <w:rsid w:val="00CD02BE"/>
    <w:rsid w:val="00CD09A1"/>
    <w:rsid w:val="00CD09C7"/>
    <w:rsid w:val="00CD0A67"/>
    <w:rsid w:val="00CD0DC2"/>
    <w:rsid w:val="00CD18B9"/>
    <w:rsid w:val="00CD19D0"/>
    <w:rsid w:val="00CD19DD"/>
    <w:rsid w:val="00CD1CD5"/>
    <w:rsid w:val="00CD1DC6"/>
    <w:rsid w:val="00CD24FB"/>
    <w:rsid w:val="00CD2EEE"/>
    <w:rsid w:val="00CD3348"/>
    <w:rsid w:val="00CD362E"/>
    <w:rsid w:val="00CD371C"/>
    <w:rsid w:val="00CD3742"/>
    <w:rsid w:val="00CD3CF1"/>
    <w:rsid w:val="00CD3E2D"/>
    <w:rsid w:val="00CD3E94"/>
    <w:rsid w:val="00CD4DA6"/>
    <w:rsid w:val="00CD520E"/>
    <w:rsid w:val="00CD5534"/>
    <w:rsid w:val="00CD55DB"/>
    <w:rsid w:val="00CD5668"/>
    <w:rsid w:val="00CD584E"/>
    <w:rsid w:val="00CD5B36"/>
    <w:rsid w:val="00CD5EB4"/>
    <w:rsid w:val="00CD6178"/>
    <w:rsid w:val="00CD6183"/>
    <w:rsid w:val="00CD6776"/>
    <w:rsid w:val="00CD6E21"/>
    <w:rsid w:val="00CD7698"/>
    <w:rsid w:val="00CD781D"/>
    <w:rsid w:val="00CD7D27"/>
    <w:rsid w:val="00CD7FF3"/>
    <w:rsid w:val="00CE0160"/>
    <w:rsid w:val="00CE0693"/>
    <w:rsid w:val="00CE09E0"/>
    <w:rsid w:val="00CE0A2B"/>
    <w:rsid w:val="00CE0D45"/>
    <w:rsid w:val="00CE0F11"/>
    <w:rsid w:val="00CE1335"/>
    <w:rsid w:val="00CE1921"/>
    <w:rsid w:val="00CE1E83"/>
    <w:rsid w:val="00CE1F8E"/>
    <w:rsid w:val="00CE1FB6"/>
    <w:rsid w:val="00CE20C7"/>
    <w:rsid w:val="00CE2374"/>
    <w:rsid w:val="00CE265B"/>
    <w:rsid w:val="00CE2B1A"/>
    <w:rsid w:val="00CE31A7"/>
    <w:rsid w:val="00CE371E"/>
    <w:rsid w:val="00CE51F1"/>
    <w:rsid w:val="00CE534A"/>
    <w:rsid w:val="00CE53CD"/>
    <w:rsid w:val="00CE5799"/>
    <w:rsid w:val="00CE5DAD"/>
    <w:rsid w:val="00CE5FDD"/>
    <w:rsid w:val="00CE6323"/>
    <w:rsid w:val="00CE63DE"/>
    <w:rsid w:val="00CE661E"/>
    <w:rsid w:val="00CE66D6"/>
    <w:rsid w:val="00CE6F15"/>
    <w:rsid w:val="00CE77BD"/>
    <w:rsid w:val="00CE7CF7"/>
    <w:rsid w:val="00CE7FCD"/>
    <w:rsid w:val="00CF0156"/>
    <w:rsid w:val="00CF0239"/>
    <w:rsid w:val="00CF03DB"/>
    <w:rsid w:val="00CF0521"/>
    <w:rsid w:val="00CF054F"/>
    <w:rsid w:val="00CF088E"/>
    <w:rsid w:val="00CF08F3"/>
    <w:rsid w:val="00CF0C06"/>
    <w:rsid w:val="00CF1354"/>
    <w:rsid w:val="00CF181D"/>
    <w:rsid w:val="00CF1FE7"/>
    <w:rsid w:val="00CF2319"/>
    <w:rsid w:val="00CF24CA"/>
    <w:rsid w:val="00CF287C"/>
    <w:rsid w:val="00CF2D01"/>
    <w:rsid w:val="00CF3881"/>
    <w:rsid w:val="00CF4228"/>
    <w:rsid w:val="00CF42A4"/>
    <w:rsid w:val="00CF4968"/>
    <w:rsid w:val="00CF4A99"/>
    <w:rsid w:val="00CF4F2D"/>
    <w:rsid w:val="00CF50B4"/>
    <w:rsid w:val="00CF55FA"/>
    <w:rsid w:val="00CF5FC3"/>
    <w:rsid w:val="00CF61DB"/>
    <w:rsid w:val="00CF624C"/>
    <w:rsid w:val="00CF6296"/>
    <w:rsid w:val="00CF6919"/>
    <w:rsid w:val="00CF706C"/>
    <w:rsid w:val="00CF71E7"/>
    <w:rsid w:val="00CF74F3"/>
    <w:rsid w:val="00CF7A94"/>
    <w:rsid w:val="00CF7D73"/>
    <w:rsid w:val="00CF7F2E"/>
    <w:rsid w:val="00D00403"/>
    <w:rsid w:val="00D00457"/>
    <w:rsid w:val="00D00877"/>
    <w:rsid w:val="00D00DF3"/>
    <w:rsid w:val="00D00ECE"/>
    <w:rsid w:val="00D00FDF"/>
    <w:rsid w:val="00D0143B"/>
    <w:rsid w:val="00D0182D"/>
    <w:rsid w:val="00D01A2B"/>
    <w:rsid w:val="00D01FAA"/>
    <w:rsid w:val="00D01FE6"/>
    <w:rsid w:val="00D02B63"/>
    <w:rsid w:val="00D031F6"/>
    <w:rsid w:val="00D0356E"/>
    <w:rsid w:val="00D03AED"/>
    <w:rsid w:val="00D03CD7"/>
    <w:rsid w:val="00D03EAB"/>
    <w:rsid w:val="00D0452C"/>
    <w:rsid w:val="00D04EF9"/>
    <w:rsid w:val="00D0591B"/>
    <w:rsid w:val="00D05CD1"/>
    <w:rsid w:val="00D06336"/>
    <w:rsid w:val="00D06540"/>
    <w:rsid w:val="00D07022"/>
    <w:rsid w:val="00D0794D"/>
    <w:rsid w:val="00D07E01"/>
    <w:rsid w:val="00D07E39"/>
    <w:rsid w:val="00D1072A"/>
    <w:rsid w:val="00D108D2"/>
    <w:rsid w:val="00D10EBD"/>
    <w:rsid w:val="00D124FD"/>
    <w:rsid w:val="00D12621"/>
    <w:rsid w:val="00D12C98"/>
    <w:rsid w:val="00D131CB"/>
    <w:rsid w:val="00D13275"/>
    <w:rsid w:val="00D133D6"/>
    <w:rsid w:val="00D136EF"/>
    <w:rsid w:val="00D137E7"/>
    <w:rsid w:val="00D139DF"/>
    <w:rsid w:val="00D13A1E"/>
    <w:rsid w:val="00D1410E"/>
    <w:rsid w:val="00D1438A"/>
    <w:rsid w:val="00D14573"/>
    <w:rsid w:val="00D14713"/>
    <w:rsid w:val="00D14D33"/>
    <w:rsid w:val="00D14E0C"/>
    <w:rsid w:val="00D1550F"/>
    <w:rsid w:val="00D15949"/>
    <w:rsid w:val="00D15CBC"/>
    <w:rsid w:val="00D15D54"/>
    <w:rsid w:val="00D163F3"/>
    <w:rsid w:val="00D16949"/>
    <w:rsid w:val="00D169CC"/>
    <w:rsid w:val="00D16BD2"/>
    <w:rsid w:val="00D17156"/>
    <w:rsid w:val="00D17AAF"/>
    <w:rsid w:val="00D2053C"/>
    <w:rsid w:val="00D21C12"/>
    <w:rsid w:val="00D2369D"/>
    <w:rsid w:val="00D2418A"/>
    <w:rsid w:val="00D24382"/>
    <w:rsid w:val="00D24412"/>
    <w:rsid w:val="00D2445F"/>
    <w:rsid w:val="00D244ED"/>
    <w:rsid w:val="00D2462F"/>
    <w:rsid w:val="00D24768"/>
    <w:rsid w:val="00D24E5D"/>
    <w:rsid w:val="00D24FC6"/>
    <w:rsid w:val="00D25477"/>
    <w:rsid w:val="00D2548E"/>
    <w:rsid w:val="00D25733"/>
    <w:rsid w:val="00D2588A"/>
    <w:rsid w:val="00D25C04"/>
    <w:rsid w:val="00D25F8C"/>
    <w:rsid w:val="00D2604E"/>
    <w:rsid w:val="00D26BCD"/>
    <w:rsid w:val="00D276E2"/>
    <w:rsid w:val="00D2770D"/>
    <w:rsid w:val="00D279BD"/>
    <w:rsid w:val="00D27FB7"/>
    <w:rsid w:val="00D3064B"/>
    <w:rsid w:val="00D30FBE"/>
    <w:rsid w:val="00D31671"/>
    <w:rsid w:val="00D31F0A"/>
    <w:rsid w:val="00D32428"/>
    <w:rsid w:val="00D327A8"/>
    <w:rsid w:val="00D32E1C"/>
    <w:rsid w:val="00D33493"/>
    <w:rsid w:val="00D33E14"/>
    <w:rsid w:val="00D344C9"/>
    <w:rsid w:val="00D34564"/>
    <w:rsid w:val="00D3475A"/>
    <w:rsid w:val="00D3476D"/>
    <w:rsid w:val="00D3481C"/>
    <w:rsid w:val="00D3507D"/>
    <w:rsid w:val="00D3520F"/>
    <w:rsid w:val="00D356F5"/>
    <w:rsid w:val="00D3578B"/>
    <w:rsid w:val="00D357EC"/>
    <w:rsid w:val="00D35AF8"/>
    <w:rsid w:val="00D362B1"/>
    <w:rsid w:val="00D3652F"/>
    <w:rsid w:val="00D36656"/>
    <w:rsid w:val="00D36E53"/>
    <w:rsid w:val="00D37372"/>
    <w:rsid w:val="00D37919"/>
    <w:rsid w:val="00D37FC5"/>
    <w:rsid w:val="00D40599"/>
    <w:rsid w:val="00D406B3"/>
    <w:rsid w:val="00D4070B"/>
    <w:rsid w:val="00D408B6"/>
    <w:rsid w:val="00D40B18"/>
    <w:rsid w:val="00D40C75"/>
    <w:rsid w:val="00D40CE3"/>
    <w:rsid w:val="00D40EB8"/>
    <w:rsid w:val="00D40F72"/>
    <w:rsid w:val="00D41101"/>
    <w:rsid w:val="00D412BA"/>
    <w:rsid w:val="00D41C5F"/>
    <w:rsid w:val="00D41CF1"/>
    <w:rsid w:val="00D42740"/>
    <w:rsid w:val="00D42D0B"/>
    <w:rsid w:val="00D42F1F"/>
    <w:rsid w:val="00D43310"/>
    <w:rsid w:val="00D43613"/>
    <w:rsid w:val="00D445DF"/>
    <w:rsid w:val="00D445EE"/>
    <w:rsid w:val="00D450C6"/>
    <w:rsid w:val="00D45D5C"/>
    <w:rsid w:val="00D4619F"/>
    <w:rsid w:val="00D46E59"/>
    <w:rsid w:val="00D4733E"/>
    <w:rsid w:val="00D4739A"/>
    <w:rsid w:val="00D47508"/>
    <w:rsid w:val="00D47B23"/>
    <w:rsid w:val="00D5004C"/>
    <w:rsid w:val="00D507DE"/>
    <w:rsid w:val="00D51263"/>
    <w:rsid w:val="00D515F3"/>
    <w:rsid w:val="00D520E2"/>
    <w:rsid w:val="00D52AEE"/>
    <w:rsid w:val="00D52CAD"/>
    <w:rsid w:val="00D52F3E"/>
    <w:rsid w:val="00D52F75"/>
    <w:rsid w:val="00D52FA4"/>
    <w:rsid w:val="00D52FA7"/>
    <w:rsid w:val="00D5317C"/>
    <w:rsid w:val="00D53FAA"/>
    <w:rsid w:val="00D542FB"/>
    <w:rsid w:val="00D5447F"/>
    <w:rsid w:val="00D5488B"/>
    <w:rsid w:val="00D548F5"/>
    <w:rsid w:val="00D54E92"/>
    <w:rsid w:val="00D550B4"/>
    <w:rsid w:val="00D55124"/>
    <w:rsid w:val="00D55810"/>
    <w:rsid w:val="00D5595E"/>
    <w:rsid w:val="00D55C56"/>
    <w:rsid w:val="00D5619F"/>
    <w:rsid w:val="00D562CF"/>
    <w:rsid w:val="00D564F4"/>
    <w:rsid w:val="00D56767"/>
    <w:rsid w:val="00D567B9"/>
    <w:rsid w:val="00D56C90"/>
    <w:rsid w:val="00D5721E"/>
    <w:rsid w:val="00D57274"/>
    <w:rsid w:val="00D57520"/>
    <w:rsid w:val="00D600D7"/>
    <w:rsid w:val="00D60DA5"/>
    <w:rsid w:val="00D6125E"/>
    <w:rsid w:val="00D61913"/>
    <w:rsid w:val="00D6216D"/>
    <w:rsid w:val="00D630E6"/>
    <w:rsid w:val="00D6328E"/>
    <w:rsid w:val="00D63F1F"/>
    <w:rsid w:val="00D643E8"/>
    <w:rsid w:val="00D64616"/>
    <w:rsid w:val="00D6480A"/>
    <w:rsid w:val="00D64A1F"/>
    <w:rsid w:val="00D64CB8"/>
    <w:rsid w:val="00D64DE5"/>
    <w:rsid w:val="00D6506D"/>
    <w:rsid w:val="00D651FF"/>
    <w:rsid w:val="00D65B77"/>
    <w:rsid w:val="00D66274"/>
    <w:rsid w:val="00D66447"/>
    <w:rsid w:val="00D667BC"/>
    <w:rsid w:val="00D67013"/>
    <w:rsid w:val="00D673C8"/>
    <w:rsid w:val="00D67609"/>
    <w:rsid w:val="00D702A8"/>
    <w:rsid w:val="00D702D9"/>
    <w:rsid w:val="00D70EBD"/>
    <w:rsid w:val="00D717B3"/>
    <w:rsid w:val="00D71AD2"/>
    <w:rsid w:val="00D71D50"/>
    <w:rsid w:val="00D71E32"/>
    <w:rsid w:val="00D71F68"/>
    <w:rsid w:val="00D7262C"/>
    <w:rsid w:val="00D7273C"/>
    <w:rsid w:val="00D729AB"/>
    <w:rsid w:val="00D72B07"/>
    <w:rsid w:val="00D72D5C"/>
    <w:rsid w:val="00D72D6D"/>
    <w:rsid w:val="00D72E60"/>
    <w:rsid w:val="00D731F5"/>
    <w:rsid w:val="00D73B6B"/>
    <w:rsid w:val="00D73F81"/>
    <w:rsid w:val="00D74C16"/>
    <w:rsid w:val="00D752D2"/>
    <w:rsid w:val="00D7533F"/>
    <w:rsid w:val="00D755BD"/>
    <w:rsid w:val="00D75746"/>
    <w:rsid w:val="00D759A4"/>
    <w:rsid w:val="00D7682F"/>
    <w:rsid w:val="00D7706D"/>
    <w:rsid w:val="00D770D8"/>
    <w:rsid w:val="00D772EF"/>
    <w:rsid w:val="00D77738"/>
    <w:rsid w:val="00D77C6E"/>
    <w:rsid w:val="00D77DB2"/>
    <w:rsid w:val="00D77F60"/>
    <w:rsid w:val="00D80248"/>
    <w:rsid w:val="00D807EE"/>
    <w:rsid w:val="00D80894"/>
    <w:rsid w:val="00D80955"/>
    <w:rsid w:val="00D80BE1"/>
    <w:rsid w:val="00D8100A"/>
    <w:rsid w:val="00D81246"/>
    <w:rsid w:val="00D81567"/>
    <w:rsid w:val="00D819B0"/>
    <w:rsid w:val="00D81D97"/>
    <w:rsid w:val="00D821F2"/>
    <w:rsid w:val="00D8292B"/>
    <w:rsid w:val="00D82B4A"/>
    <w:rsid w:val="00D82D93"/>
    <w:rsid w:val="00D830B2"/>
    <w:rsid w:val="00D835B8"/>
    <w:rsid w:val="00D83654"/>
    <w:rsid w:val="00D83BF0"/>
    <w:rsid w:val="00D8409C"/>
    <w:rsid w:val="00D8451D"/>
    <w:rsid w:val="00D8459F"/>
    <w:rsid w:val="00D847A3"/>
    <w:rsid w:val="00D84B03"/>
    <w:rsid w:val="00D84CFD"/>
    <w:rsid w:val="00D85083"/>
    <w:rsid w:val="00D85338"/>
    <w:rsid w:val="00D85A58"/>
    <w:rsid w:val="00D85AB5"/>
    <w:rsid w:val="00D85C2C"/>
    <w:rsid w:val="00D86142"/>
    <w:rsid w:val="00D8634F"/>
    <w:rsid w:val="00D86430"/>
    <w:rsid w:val="00D86BF8"/>
    <w:rsid w:val="00D86F24"/>
    <w:rsid w:val="00D86F79"/>
    <w:rsid w:val="00D87013"/>
    <w:rsid w:val="00D87264"/>
    <w:rsid w:val="00D8750D"/>
    <w:rsid w:val="00D87677"/>
    <w:rsid w:val="00D8771E"/>
    <w:rsid w:val="00D8797D"/>
    <w:rsid w:val="00D87D97"/>
    <w:rsid w:val="00D9020E"/>
    <w:rsid w:val="00D90B17"/>
    <w:rsid w:val="00D91B78"/>
    <w:rsid w:val="00D91C50"/>
    <w:rsid w:val="00D91D15"/>
    <w:rsid w:val="00D91F95"/>
    <w:rsid w:val="00D924A2"/>
    <w:rsid w:val="00D927FA"/>
    <w:rsid w:val="00D9325B"/>
    <w:rsid w:val="00D93321"/>
    <w:rsid w:val="00D934BF"/>
    <w:rsid w:val="00D938C8"/>
    <w:rsid w:val="00D93AF1"/>
    <w:rsid w:val="00D93C6A"/>
    <w:rsid w:val="00D9407E"/>
    <w:rsid w:val="00D9418D"/>
    <w:rsid w:val="00D946B9"/>
    <w:rsid w:val="00D94A10"/>
    <w:rsid w:val="00D958C1"/>
    <w:rsid w:val="00D95B83"/>
    <w:rsid w:val="00D964DD"/>
    <w:rsid w:val="00D965E4"/>
    <w:rsid w:val="00D9662D"/>
    <w:rsid w:val="00D96D3E"/>
    <w:rsid w:val="00D96D6E"/>
    <w:rsid w:val="00D9747E"/>
    <w:rsid w:val="00D97583"/>
    <w:rsid w:val="00D9758D"/>
    <w:rsid w:val="00D97819"/>
    <w:rsid w:val="00D97F59"/>
    <w:rsid w:val="00DA015A"/>
    <w:rsid w:val="00DA09DE"/>
    <w:rsid w:val="00DA1370"/>
    <w:rsid w:val="00DA1971"/>
    <w:rsid w:val="00DA19E2"/>
    <w:rsid w:val="00DA21F2"/>
    <w:rsid w:val="00DA27BA"/>
    <w:rsid w:val="00DA2822"/>
    <w:rsid w:val="00DA284D"/>
    <w:rsid w:val="00DA302C"/>
    <w:rsid w:val="00DA3108"/>
    <w:rsid w:val="00DA31D3"/>
    <w:rsid w:val="00DA337E"/>
    <w:rsid w:val="00DA365C"/>
    <w:rsid w:val="00DA3D67"/>
    <w:rsid w:val="00DA3DA8"/>
    <w:rsid w:val="00DA3F46"/>
    <w:rsid w:val="00DA5F1A"/>
    <w:rsid w:val="00DA6088"/>
    <w:rsid w:val="00DA65EB"/>
    <w:rsid w:val="00DA6866"/>
    <w:rsid w:val="00DA6BB5"/>
    <w:rsid w:val="00DA71A6"/>
    <w:rsid w:val="00DA74B9"/>
    <w:rsid w:val="00DB01EC"/>
    <w:rsid w:val="00DB040E"/>
    <w:rsid w:val="00DB0580"/>
    <w:rsid w:val="00DB07E7"/>
    <w:rsid w:val="00DB1378"/>
    <w:rsid w:val="00DB154A"/>
    <w:rsid w:val="00DB2546"/>
    <w:rsid w:val="00DB28F6"/>
    <w:rsid w:val="00DB2F8F"/>
    <w:rsid w:val="00DB302E"/>
    <w:rsid w:val="00DB3DFE"/>
    <w:rsid w:val="00DB4087"/>
    <w:rsid w:val="00DB4301"/>
    <w:rsid w:val="00DB432C"/>
    <w:rsid w:val="00DB48C9"/>
    <w:rsid w:val="00DB4A18"/>
    <w:rsid w:val="00DB545B"/>
    <w:rsid w:val="00DB5474"/>
    <w:rsid w:val="00DB5906"/>
    <w:rsid w:val="00DB5DB7"/>
    <w:rsid w:val="00DB5FA7"/>
    <w:rsid w:val="00DB6686"/>
    <w:rsid w:val="00DB6697"/>
    <w:rsid w:val="00DB675A"/>
    <w:rsid w:val="00DB6CED"/>
    <w:rsid w:val="00DB6D34"/>
    <w:rsid w:val="00DB721B"/>
    <w:rsid w:val="00DB7397"/>
    <w:rsid w:val="00DB75BC"/>
    <w:rsid w:val="00DB76EF"/>
    <w:rsid w:val="00DB784B"/>
    <w:rsid w:val="00DB7883"/>
    <w:rsid w:val="00DC0129"/>
    <w:rsid w:val="00DC03D8"/>
    <w:rsid w:val="00DC03E7"/>
    <w:rsid w:val="00DC0489"/>
    <w:rsid w:val="00DC053D"/>
    <w:rsid w:val="00DC074D"/>
    <w:rsid w:val="00DC0BEB"/>
    <w:rsid w:val="00DC0C2E"/>
    <w:rsid w:val="00DC0DE0"/>
    <w:rsid w:val="00DC1447"/>
    <w:rsid w:val="00DC1546"/>
    <w:rsid w:val="00DC1AAA"/>
    <w:rsid w:val="00DC1BB7"/>
    <w:rsid w:val="00DC27A6"/>
    <w:rsid w:val="00DC2926"/>
    <w:rsid w:val="00DC2B51"/>
    <w:rsid w:val="00DC379F"/>
    <w:rsid w:val="00DC4584"/>
    <w:rsid w:val="00DC4625"/>
    <w:rsid w:val="00DC4A8A"/>
    <w:rsid w:val="00DC4B19"/>
    <w:rsid w:val="00DC4B28"/>
    <w:rsid w:val="00DC4D89"/>
    <w:rsid w:val="00DC4F17"/>
    <w:rsid w:val="00DC522B"/>
    <w:rsid w:val="00DC5354"/>
    <w:rsid w:val="00DC5F8F"/>
    <w:rsid w:val="00DC61E9"/>
    <w:rsid w:val="00DC629D"/>
    <w:rsid w:val="00DC682D"/>
    <w:rsid w:val="00DC69D3"/>
    <w:rsid w:val="00DC6F72"/>
    <w:rsid w:val="00DC72B1"/>
    <w:rsid w:val="00DC7349"/>
    <w:rsid w:val="00DC746F"/>
    <w:rsid w:val="00DC755E"/>
    <w:rsid w:val="00DC7AD4"/>
    <w:rsid w:val="00DC7C39"/>
    <w:rsid w:val="00DC7E5D"/>
    <w:rsid w:val="00DD0316"/>
    <w:rsid w:val="00DD0621"/>
    <w:rsid w:val="00DD0AB2"/>
    <w:rsid w:val="00DD0F4E"/>
    <w:rsid w:val="00DD0F68"/>
    <w:rsid w:val="00DD1A39"/>
    <w:rsid w:val="00DD2106"/>
    <w:rsid w:val="00DD227C"/>
    <w:rsid w:val="00DD2293"/>
    <w:rsid w:val="00DD2BEF"/>
    <w:rsid w:val="00DD311C"/>
    <w:rsid w:val="00DD3170"/>
    <w:rsid w:val="00DD4805"/>
    <w:rsid w:val="00DD4E09"/>
    <w:rsid w:val="00DD5187"/>
    <w:rsid w:val="00DD56F9"/>
    <w:rsid w:val="00DD5882"/>
    <w:rsid w:val="00DD5F20"/>
    <w:rsid w:val="00DD62ED"/>
    <w:rsid w:val="00DD635D"/>
    <w:rsid w:val="00DD6777"/>
    <w:rsid w:val="00DD7176"/>
    <w:rsid w:val="00DD771D"/>
    <w:rsid w:val="00DD7F5D"/>
    <w:rsid w:val="00DE0447"/>
    <w:rsid w:val="00DE0496"/>
    <w:rsid w:val="00DE06BA"/>
    <w:rsid w:val="00DE074E"/>
    <w:rsid w:val="00DE0C3D"/>
    <w:rsid w:val="00DE1A32"/>
    <w:rsid w:val="00DE25D6"/>
    <w:rsid w:val="00DE27B0"/>
    <w:rsid w:val="00DE2944"/>
    <w:rsid w:val="00DE2CCE"/>
    <w:rsid w:val="00DE2E10"/>
    <w:rsid w:val="00DE3123"/>
    <w:rsid w:val="00DE33BF"/>
    <w:rsid w:val="00DE3617"/>
    <w:rsid w:val="00DE3729"/>
    <w:rsid w:val="00DE3A6E"/>
    <w:rsid w:val="00DE3B1B"/>
    <w:rsid w:val="00DE469E"/>
    <w:rsid w:val="00DE4905"/>
    <w:rsid w:val="00DE4A5C"/>
    <w:rsid w:val="00DE4AA3"/>
    <w:rsid w:val="00DE5313"/>
    <w:rsid w:val="00DE5766"/>
    <w:rsid w:val="00DE5CB5"/>
    <w:rsid w:val="00DE6006"/>
    <w:rsid w:val="00DE703E"/>
    <w:rsid w:val="00DE7084"/>
    <w:rsid w:val="00DE769F"/>
    <w:rsid w:val="00DE77C0"/>
    <w:rsid w:val="00DE7D2D"/>
    <w:rsid w:val="00DE7D89"/>
    <w:rsid w:val="00DF000C"/>
    <w:rsid w:val="00DF01E8"/>
    <w:rsid w:val="00DF0E75"/>
    <w:rsid w:val="00DF1067"/>
    <w:rsid w:val="00DF15C9"/>
    <w:rsid w:val="00DF179D"/>
    <w:rsid w:val="00DF1B77"/>
    <w:rsid w:val="00DF1D9A"/>
    <w:rsid w:val="00DF1FF8"/>
    <w:rsid w:val="00DF25A6"/>
    <w:rsid w:val="00DF2EBD"/>
    <w:rsid w:val="00DF2F74"/>
    <w:rsid w:val="00DF316C"/>
    <w:rsid w:val="00DF3263"/>
    <w:rsid w:val="00DF3328"/>
    <w:rsid w:val="00DF3EB8"/>
    <w:rsid w:val="00DF3EE0"/>
    <w:rsid w:val="00DF48A9"/>
    <w:rsid w:val="00DF4C5F"/>
    <w:rsid w:val="00DF4D85"/>
    <w:rsid w:val="00DF505B"/>
    <w:rsid w:val="00DF552A"/>
    <w:rsid w:val="00DF5A15"/>
    <w:rsid w:val="00DF5A3E"/>
    <w:rsid w:val="00DF5E85"/>
    <w:rsid w:val="00DF6936"/>
    <w:rsid w:val="00DF6B37"/>
    <w:rsid w:val="00DF6CAB"/>
    <w:rsid w:val="00DF6F8D"/>
    <w:rsid w:val="00DF6FF3"/>
    <w:rsid w:val="00DF747A"/>
    <w:rsid w:val="00E009DD"/>
    <w:rsid w:val="00E00C09"/>
    <w:rsid w:val="00E01356"/>
    <w:rsid w:val="00E01378"/>
    <w:rsid w:val="00E01481"/>
    <w:rsid w:val="00E01656"/>
    <w:rsid w:val="00E01B96"/>
    <w:rsid w:val="00E01BC9"/>
    <w:rsid w:val="00E01D30"/>
    <w:rsid w:val="00E02048"/>
    <w:rsid w:val="00E025A9"/>
    <w:rsid w:val="00E02A90"/>
    <w:rsid w:val="00E035C1"/>
    <w:rsid w:val="00E035E7"/>
    <w:rsid w:val="00E0399E"/>
    <w:rsid w:val="00E04026"/>
    <w:rsid w:val="00E042F5"/>
    <w:rsid w:val="00E04A1F"/>
    <w:rsid w:val="00E0501D"/>
    <w:rsid w:val="00E0544B"/>
    <w:rsid w:val="00E05709"/>
    <w:rsid w:val="00E05736"/>
    <w:rsid w:val="00E062A4"/>
    <w:rsid w:val="00E062AA"/>
    <w:rsid w:val="00E06814"/>
    <w:rsid w:val="00E0684A"/>
    <w:rsid w:val="00E06A63"/>
    <w:rsid w:val="00E07312"/>
    <w:rsid w:val="00E0749F"/>
    <w:rsid w:val="00E07B00"/>
    <w:rsid w:val="00E1042D"/>
    <w:rsid w:val="00E108F4"/>
    <w:rsid w:val="00E10CE4"/>
    <w:rsid w:val="00E10D3C"/>
    <w:rsid w:val="00E10D63"/>
    <w:rsid w:val="00E115D4"/>
    <w:rsid w:val="00E11A7B"/>
    <w:rsid w:val="00E11B53"/>
    <w:rsid w:val="00E11E4F"/>
    <w:rsid w:val="00E1224C"/>
    <w:rsid w:val="00E12254"/>
    <w:rsid w:val="00E125F6"/>
    <w:rsid w:val="00E12670"/>
    <w:rsid w:val="00E127A7"/>
    <w:rsid w:val="00E12AD3"/>
    <w:rsid w:val="00E13605"/>
    <w:rsid w:val="00E13682"/>
    <w:rsid w:val="00E1381A"/>
    <w:rsid w:val="00E13993"/>
    <w:rsid w:val="00E13AC1"/>
    <w:rsid w:val="00E13ADA"/>
    <w:rsid w:val="00E13B02"/>
    <w:rsid w:val="00E13E5D"/>
    <w:rsid w:val="00E13FDE"/>
    <w:rsid w:val="00E14ADD"/>
    <w:rsid w:val="00E14C93"/>
    <w:rsid w:val="00E14F6A"/>
    <w:rsid w:val="00E14FA0"/>
    <w:rsid w:val="00E14FB5"/>
    <w:rsid w:val="00E15C6A"/>
    <w:rsid w:val="00E16557"/>
    <w:rsid w:val="00E169F9"/>
    <w:rsid w:val="00E16A62"/>
    <w:rsid w:val="00E16F68"/>
    <w:rsid w:val="00E1704D"/>
    <w:rsid w:val="00E178DE"/>
    <w:rsid w:val="00E2031E"/>
    <w:rsid w:val="00E206BD"/>
    <w:rsid w:val="00E20722"/>
    <w:rsid w:val="00E20A5A"/>
    <w:rsid w:val="00E20F40"/>
    <w:rsid w:val="00E2130E"/>
    <w:rsid w:val="00E2167B"/>
    <w:rsid w:val="00E218C3"/>
    <w:rsid w:val="00E23128"/>
    <w:rsid w:val="00E23392"/>
    <w:rsid w:val="00E237B8"/>
    <w:rsid w:val="00E2384E"/>
    <w:rsid w:val="00E23E36"/>
    <w:rsid w:val="00E2440F"/>
    <w:rsid w:val="00E2497E"/>
    <w:rsid w:val="00E2526E"/>
    <w:rsid w:val="00E25627"/>
    <w:rsid w:val="00E25708"/>
    <w:rsid w:val="00E25DCF"/>
    <w:rsid w:val="00E2646A"/>
    <w:rsid w:val="00E26B6E"/>
    <w:rsid w:val="00E26D53"/>
    <w:rsid w:val="00E272AB"/>
    <w:rsid w:val="00E27560"/>
    <w:rsid w:val="00E27C11"/>
    <w:rsid w:val="00E27CC6"/>
    <w:rsid w:val="00E27E87"/>
    <w:rsid w:val="00E30214"/>
    <w:rsid w:val="00E303D6"/>
    <w:rsid w:val="00E304F3"/>
    <w:rsid w:val="00E30636"/>
    <w:rsid w:val="00E30A7C"/>
    <w:rsid w:val="00E30CB0"/>
    <w:rsid w:val="00E31066"/>
    <w:rsid w:val="00E3160C"/>
    <w:rsid w:val="00E318BD"/>
    <w:rsid w:val="00E3194C"/>
    <w:rsid w:val="00E31BD2"/>
    <w:rsid w:val="00E3221E"/>
    <w:rsid w:val="00E3223D"/>
    <w:rsid w:val="00E32A00"/>
    <w:rsid w:val="00E33445"/>
    <w:rsid w:val="00E33709"/>
    <w:rsid w:val="00E3380D"/>
    <w:rsid w:val="00E339EF"/>
    <w:rsid w:val="00E33B4E"/>
    <w:rsid w:val="00E33BE9"/>
    <w:rsid w:val="00E34AA5"/>
    <w:rsid w:val="00E3541C"/>
    <w:rsid w:val="00E356DE"/>
    <w:rsid w:val="00E3573D"/>
    <w:rsid w:val="00E358A9"/>
    <w:rsid w:val="00E364AC"/>
    <w:rsid w:val="00E36C07"/>
    <w:rsid w:val="00E3725B"/>
    <w:rsid w:val="00E37271"/>
    <w:rsid w:val="00E37441"/>
    <w:rsid w:val="00E37505"/>
    <w:rsid w:val="00E3776A"/>
    <w:rsid w:val="00E37BC1"/>
    <w:rsid w:val="00E4021E"/>
    <w:rsid w:val="00E404D7"/>
    <w:rsid w:val="00E40615"/>
    <w:rsid w:val="00E407A2"/>
    <w:rsid w:val="00E40F62"/>
    <w:rsid w:val="00E41086"/>
    <w:rsid w:val="00E412DA"/>
    <w:rsid w:val="00E415AB"/>
    <w:rsid w:val="00E4263B"/>
    <w:rsid w:val="00E42993"/>
    <w:rsid w:val="00E42AC3"/>
    <w:rsid w:val="00E42CBD"/>
    <w:rsid w:val="00E4386A"/>
    <w:rsid w:val="00E438F1"/>
    <w:rsid w:val="00E43F15"/>
    <w:rsid w:val="00E44547"/>
    <w:rsid w:val="00E44762"/>
    <w:rsid w:val="00E44C7C"/>
    <w:rsid w:val="00E44D12"/>
    <w:rsid w:val="00E456B5"/>
    <w:rsid w:val="00E45AB8"/>
    <w:rsid w:val="00E462FF"/>
    <w:rsid w:val="00E46406"/>
    <w:rsid w:val="00E4661E"/>
    <w:rsid w:val="00E46871"/>
    <w:rsid w:val="00E468C5"/>
    <w:rsid w:val="00E46B4E"/>
    <w:rsid w:val="00E46DD3"/>
    <w:rsid w:val="00E46EA4"/>
    <w:rsid w:val="00E46F49"/>
    <w:rsid w:val="00E47548"/>
    <w:rsid w:val="00E47C44"/>
    <w:rsid w:val="00E47CE9"/>
    <w:rsid w:val="00E47F09"/>
    <w:rsid w:val="00E507B7"/>
    <w:rsid w:val="00E508B4"/>
    <w:rsid w:val="00E50DAC"/>
    <w:rsid w:val="00E50DF4"/>
    <w:rsid w:val="00E50E6C"/>
    <w:rsid w:val="00E51310"/>
    <w:rsid w:val="00E515C6"/>
    <w:rsid w:val="00E51AC0"/>
    <w:rsid w:val="00E52398"/>
    <w:rsid w:val="00E52467"/>
    <w:rsid w:val="00E525A5"/>
    <w:rsid w:val="00E52BD4"/>
    <w:rsid w:val="00E530FB"/>
    <w:rsid w:val="00E531FB"/>
    <w:rsid w:val="00E5321B"/>
    <w:rsid w:val="00E534D2"/>
    <w:rsid w:val="00E535B6"/>
    <w:rsid w:val="00E53D9D"/>
    <w:rsid w:val="00E5428D"/>
    <w:rsid w:val="00E542D5"/>
    <w:rsid w:val="00E54F87"/>
    <w:rsid w:val="00E550BF"/>
    <w:rsid w:val="00E55282"/>
    <w:rsid w:val="00E55455"/>
    <w:rsid w:val="00E554BD"/>
    <w:rsid w:val="00E560D2"/>
    <w:rsid w:val="00E565E9"/>
    <w:rsid w:val="00E57164"/>
    <w:rsid w:val="00E575FD"/>
    <w:rsid w:val="00E578F3"/>
    <w:rsid w:val="00E57BBC"/>
    <w:rsid w:val="00E60765"/>
    <w:rsid w:val="00E608BF"/>
    <w:rsid w:val="00E60A83"/>
    <w:rsid w:val="00E60E7C"/>
    <w:rsid w:val="00E61299"/>
    <w:rsid w:val="00E61548"/>
    <w:rsid w:val="00E6161A"/>
    <w:rsid w:val="00E61D53"/>
    <w:rsid w:val="00E61DE4"/>
    <w:rsid w:val="00E61F05"/>
    <w:rsid w:val="00E62000"/>
    <w:rsid w:val="00E6232E"/>
    <w:rsid w:val="00E62530"/>
    <w:rsid w:val="00E62A88"/>
    <w:rsid w:val="00E62C34"/>
    <w:rsid w:val="00E62CE1"/>
    <w:rsid w:val="00E62E19"/>
    <w:rsid w:val="00E6315A"/>
    <w:rsid w:val="00E6334F"/>
    <w:rsid w:val="00E633B3"/>
    <w:rsid w:val="00E637BF"/>
    <w:rsid w:val="00E6387D"/>
    <w:rsid w:val="00E63AA3"/>
    <w:rsid w:val="00E641E8"/>
    <w:rsid w:val="00E64242"/>
    <w:rsid w:val="00E643FF"/>
    <w:rsid w:val="00E64DD1"/>
    <w:rsid w:val="00E6516C"/>
    <w:rsid w:val="00E652F8"/>
    <w:rsid w:val="00E657E6"/>
    <w:rsid w:val="00E65D9B"/>
    <w:rsid w:val="00E66195"/>
    <w:rsid w:val="00E6652A"/>
    <w:rsid w:val="00E66804"/>
    <w:rsid w:val="00E66A3B"/>
    <w:rsid w:val="00E66A42"/>
    <w:rsid w:val="00E67624"/>
    <w:rsid w:val="00E67742"/>
    <w:rsid w:val="00E678DB"/>
    <w:rsid w:val="00E67A8F"/>
    <w:rsid w:val="00E67C3A"/>
    <w:rsid w:val="00E70AB9"/>
    <w:rsid w:val="00E7149F"/>
    <w:rsid w:val="00E7247E"/>
    <w:rsid w:val="00E72491"/>
    <w:rsid w:val="00E7249B"/>
    <w:rsid w:val="00E7284D"/>
    <w:rsid w:val="00E72A5C"/>
    <w:rsid w:val="00E72CED"/>
    <w:rsid w:val="00E7315B"/>
    <w:rsid w:val="00E73786"/>
    <w:rsid w:val="00E741DA"/>
    <w:rsid w:val="00E747FB"/>
    <w:rsid w:val="00E74E35"/>
    <w:rsid w:val="00E74F2B"/>
    <w:rsid w:val="00E75098"/>
    <w:rsid w:val="00E756BD"/>
    <w:rsid w:val="00E7572B"/>
    <w:rsid w:val="00E75A36"/>
    <w:rsid w:val="00E75B3A"/>
    <w:rsid w:val="00E75B8F"/>
    <w:rsid w:val="00E76858"/>
    <w:rsid w:val="00E76BF0"/>
    <w:rsid w:val="00E807B7"/>
    <w:rsid w:val="00E81810"/>
    <w:rsid w:val="00E81B91"/>
    <w:rsid w:val="00E820DC"/>
    <w:rsid w:val="00E825AB"/>
    <w:rsid w:val="00E83BE8"/>
    <w:rsid w:val="00E83DED"/>
    <w:rsid w:val="00E84216"/>
    <w:rsid w:val="00E84243"/>
    <w:rsid w:val="00E84CD5"/>
    <w:rsid w:val="00E8579E"/>
    <w:rsid w:val="00E85898"/>
    <w:rsid w:val="00E85E86"/>
    <w:rsid w:val="00E865BF"/>
    <w:rsid w:val="00E86BB6"/>
    <w:rsid w:val="00E86C17"/>
    <w:rsid w:val="00E86D68"/>
    <w:rsid w:val="00E87426"/>
    <w:rsid w:val="00E876D8"/>
    <w:rsid w:val="00E87C66"/>
    <w:rsid w:val="00E87DF9"/>
    <w:rsid w:val="00E90D74"/>
    <w:rsid w:val="00E90F07"/>
    <w:rsid w:val="00E9131A"/>
    <w:rsid w:val="00E91929"/>
    <w:rsid w:val="00E9214B"/>
    <w:rsid w:val="00E92591"/>
    <w:rsid w:val="00E926DB"/>
    <w:rsid w:val="00E92C65"/>
    <w:rsid w:val="00E92D09"/>
    <w:rsid w:val="00E93449"/>
    <w:rsid w:val="00E938F4"/>
    <w:rsid w:val="00E94572"/>
    <w:rsid w:val="00E946CE"/>
    <w:rsid w:val="00E95461"/>
    <w:rsid w:val="00E95684"/>
    <w:rsid w:val="00E95849"/>
    <w:rsid w:val="00E95879"/>
    <w:rsid w:val="00E96861"/>
    <w:rsid w:val="00E96C30"/>
    <w:rsid w:val="00E97A3C"/>
    <w:rsid w:val="00E97D61"/>
    <w:rsid w:val="00EA0523"/>
    <w:rsid w:val="00EA06D8"/>
    <w:rsid w:val="00EA075D"/>
    <w:rsid w:val="00EA124A"/>
    <w:rsid w:val="00EA12BB"/>
    <w:rsid w:val="00EA1637"/>
    <w:rsid w:val="00EA1711"/>
    <w:rsid w:val="00EA180F"/>
    <w:rsid w:val="00EA1973"/>
    <w:rsid w:val="00EA1C6C"/>
    <w:rsid w:val="00EA1D86"/>
    <w:rsid w:val="00EA1E74"/>
    <w:rsid w:val="00EA26C6"/>
    <w:rsid w:val="00EA2BA6"/>
    <w:rsid w:val="00EA2E66"/>
    <w:rsid w:val="00EA3637"/>
    <w:rsid w:val="00EA398D"/>
    <w:rsid w:val="00EA3C57"/>
    <w:rsid w:val="00EA3CCA"/>
    <w:rsid w:val="00EA4207"/>
    <w:rsid w:val="00EA4D74"/>
    <w:rsid w:val="00EA67E6"/>
    <w:rsid w:val="00EA7316"/>
    <w:rsid w:val="00EA77B5"/>
    <w:rsid w:val="00EB019D"/>
    <w:rsid w:val="00EB02EA"/>
    <w:rsid w:val="00EB0928"/>
    <w:rsid w:val="00EB0DFD"/>
    <w:rsid w:val="00EB15B1"/>
    <w:rsid w:val="00EB1764"/>
    <w:rsid w:val="00EB2206"/>
    <w:rsid w:val="00EB23C4"/>
    <w:rsid w:val="00EB2EF1"/>
    <w:rsid w:val="00EB2FA1"/>
    <w:rsid w:val="00EB32BD"/>
    <w:rsid w:val="00EB34F0"/>
    <w:rsid w:val="00EB3525"/>
    <w:rsid w:val="00EB3530"/>
    <w:rsid w:val="00EB364B"/>
    <w:rsid w:val="00EB3A27"/>
    <w:rsid w:val="00EB4592"/>
    <w:rsid w:val="00EB460E"/>
    <w:rsid w:val="00EB480C"/>
    <w:rsid w:val="00EB4DF7"/>
    <w:rsid w:val="00EB5234"/>
    <w:rsid w:val="00EB5576"/>
    <w:rsid w:val="00EB5731"/>
    <w:rsid w:val="00EB5AF0"/>
    <w:rsid w:val="00EB5C68"/>
    <w:rsid w:val="00EB5F8B"/>
    <w:rsid w:val="00EB6666"/>
    <w:rsid w:val="00EB68F8"/>
    <w:rsid w:val="00EB7673"/>
    <w:rsid w:val="00EB7AB0"/>
    <w:rsid w:val="00EB7C02"/>
    <w:rsid w:val="00EC0274"/>
    <w:rsid w:val="00EC02F9"/>
    <w:rsid w:val="00EC06B7"/>
    <w:rsid w:val="00EC06E6"/>
    <w:rsid w:val="00EC0C0D"/>
    <w:rsid w:val="00EC0C33"/>
    <w:rsid w:val="00EC0CD2"/>
    <w:rsid w:val="00EC0FF2"/>
    <w:rsid w:val="00EC14F0"/>
    <w:rsid w:val="00EC1513"/>
    <w:rsid w:val="00EC15C6"/>
    <w:rsid w:val="00EC1A5E"/>
    <w:rsid w:val="00EC21C2"/>
    <w:rsid w:val="00EC2538"/>
    <w:rsid w:val="00EC275E"/>
    <w:rsid w:val="00EC2E4B"/>
    <w:rsid w:val="00EC3276"/>
    <w:rsid w:val="00EC3EEC"/>
    <w:rsid w:val="00EC4502"/>
    <w:rsid w:val="00EC46A8"/>
    <w:rsid w:val="00EC47CA"/>
    <w:rsid w:val="00EC4CB6"/>
    <w:rsid w:val="00EC531A"/>
    <w:rsid w:val="00EC5DCE"/>
    <w:rsid w:val="00EC647D"/>
    <w:rsid w:val="00EC6A97"/>
    <w:rsid w:val="00EC6C66"/>
    <w:rsid w:val="00EC6CCB"/>
    <w:rsid w:val="00EC6D73"/>
    <w:rsid w:val="00EC700B"/>
    <w:rsid w:val="00EC75E4"/>
    <w:rsid w:val="00EC7A6A"/>
    <w:rsid w:val="00ED00B3"/>
    <w:rsid w:val="00ED00CA"/>
    <w:rsid w:val="00ED0CBC"/>
    <w:rsid w:val="00ED1244"/>
    <w:rsid w:val="00ED1EF4"/>
    <w:rsid w:val="00ED2A7E"/>
    <w:rsid w:val="00ED2B45"/>
    <w:rsid w:val="00ED2D7B"/>
    <w:rsid w:val="00ED3350"/>
    <w:rsid w:val="00ED3820"/>
    <w:rsid w:val="00ED3F44"/>
    <w:rsid w:val="00ED4191"/>
    <w:rsid w:val="00ED42A6"/>
    <w:rsid w:val="00ED4862"/>
    <w:rsid w:val="00ED4997"/>
    <w:rsid w:val="00ED4E45"/>
    <w:rsid w:val="00ED51B7"/>
    <w:rsid w:val="00ED5465"/>
    <w:rsid w:val="00ED551B"/>
    <w:rsid w:val="00ED5FB0"/>
    <w:rsid w:val="00ED6252"/>
    <w:rsid w:val="00ED6942"/>
    <w:rsid w:val="00ED6B11"/>
    <w:rsid w:val="00ED6D83"/>
    <w:rsid w:val="00ED6E1F"/>
    <w:rsid w:val="00ED6E67"/>
    <w:rsid w:val="00ED78D2"/>
    <w:rsid w:val="00ED7917"/>
    <w:rsid w:val="00ED7DD8"/>
    <w:rsid w:val="00ED7F44"/>
    <w:rsid w:val="00EE01E5"/>
    <w:rsid w:val="00EE0257"/>
    <w:rsid w:val="00EE17E2"/>
    <w:rsid w:val="00EE1972"/>
    <w:rsid w:val="00EE1B2B"/>
    <w:rsid w:val="00EE1EBD"/>
    <w:rsid w:val="00EE202E"/>
    <w:rsid w:val="00EE246F"/>
    <w:rsid w:val="00EE2598"/>
    <w:rsid w:val="00EE25A4"/>
    <w:rsid w:val="00EE260C"/>
    <w:rsid w:val="00EE2740"/>
    <w:rsid w:val="00EE410A"/>
    <w:rsid w:val="00EE4453"/>
    <w:rsid w:val="00EE47B9"/>
    <w:rsid w:val="00EE4892"/>
    <w:rsid w:val="00EE4D39"/>
    <w:rsid w:val="00EE5770"/>
    <w:rsid w:val="00EE5D1A"/>
    <w:rsid w:val="00EE605D"/>
    <w:rsid w:val="00EE6818"/>
    <w:rsid w:val="00EE689F"/>
    <w:rsid w:val="00EE6C7C"/>
    <w:rsid w:val="00EE6FDB"/>
    <w:rsid w:val="00EE7446"/>
    <w:rsid w:val="00EE7541"/>
    <w:rsid w:val="00EE75A2"/>
    <w:rsid w:val="00EE7A0B"/>
    <w:rsid w:val="00EE7A17"/>
    <w:rsid w:val="00EE7BB0"/>
    <w:rsid w:val="00EF0AC6"/>
    <w:rsid w:val="00EF0BA2"/>
    <w:rsid w:val="00EF18F7"/>
    <w:rsid w:val="00EF1AE6"/>
    <w:rsid w:val="00EF1D23"/>
    <w:rsid w:val="00EF21B4"/>
    <w:rsid w:val="00EF295B"/>
    <w:rsid w:val="00EF29C6"/>
    <w:rsid w:val="00EF2B26"/>
    <w:rsid w:val="00EF2FCC"/>
    <w:rsid w:val="00EF307E"/>
    <w:rsid w:val="00EF34FF"/>
    <w:rsid w:val="00EF3A0D"/>
    <w:rsid w:val="00EF3B99"/>
    <w:rsid w:val="00EF3D3F"/>
    <w:rsid w:val="00EF3F7D"/>
    <w:rsid w:val="00EF4833"/>
    <w:rsid w:val="00EF484B"/>
    <w:rsid w:val="00EF491C"/>
    <w:rsid w:val="00EF493E"/>
    <w:rsid w:val="00EF4A1C"/>
    <w:rsid w:val="00EF4BBA"/>
    <w:rsid w:val="00EF50D0"/>
    <w:rsid w:val="00EF5422"/>
    <w:rsid w:val="00EF5570"/>
    <w:rsid w:val="00EF569C"/>
    <w:rsid w:val="00EF5B4D"/>
    <w:rsid w:val="00EF5D43"/>
    <w:rsid w:val="00EF5F15"/>
    <w:rsid w:val="00EF655F"/>
    <w:rsid w:val="00EF664D"/>
    <w:rsid w:val="00EF665D"/>
    <w:rsid w:val="00EF6E77"/>
    <w:rsid w:val="00EF6F01"/>
    <w:rsid w:val="00EF71CC"/>
    <w:rsid w:val="00EF7898"/>
    <w:rsid w:val="00EF7A8B"/>
    <w:rsid w:val="00F00378"/>
    <w:rsid w:val="00F006FF"/>
    <w:rsid w:val="00F00D78"/>
    <w:rsid w:val="00F010B1"/>
    <w:rsid w:val="00F01675"/>
    <w:rsid w:val="00F01E2C"/>
    <w:rsid w:val="00F02325"/>
    <w:rsid w:val="00F02985"/>
    <w:rsid w:val="00F02F15"/>
    <w:rsid w:val="00F0325D"/>
    <w:rsid w:val="00F0373B"/>
    <w:rsid w:val="00F03966"/>
    <w:rsid w:val="00F0413E"/>
    <w:rsid w:val="00F04914"/>
    <w:rsid w:val="00F04E98"/>
    <w:rsid w:val="00F05176"/>
    <w:rsid w:val="00F053BD"/>
    <w:rsid w:val="00F057D4"/>
    <w:rsid w:val="00F05945"/>
    <w:rsid w:val="00F05A92"/>
    <w:rsid w:val="00F06BF3"/>
    <w:rsid w:val="00F06F65"/>
    <w:rsid w:val="00F06FB3"/>
    <w:rsid w:val="00F0735F"/>
    <w:rsid w:val="00F07C3E"/>
    <w:rsid w:val="00F10239"/>
    <w:rsid w:val="00F1043F"/>
    <w:rsid w:val="00F1081B"/>
    <w:rsid w:val="00F10EF5"/>
    <w:rsid w:val="00F10FE2"/>
    <w:rsid w:val="00F11302"/>
    <w:rsid w:val="00F1156E"/>
    <w:rsid w:val="00F118E4"/>
    <w:rsid w:val="00F11988"/>
    <w:rsid w:val="00F11E10"/>
    <w:rsid w:val="00F11F27"/>
    <w:rsid w:val="00F12482"/>
    <w:rsid w:val="00F1296C"/>
    <w:rsid w:val="00F12A8A"/>
    <w:rsid w:val="00F13486"/>
    <w:rsid w:val="00F136DE"/>
    <w:rsid w:val="00F1391F"/>
    <w:rsid w:val="00F14531"/>
    <w:rsid w:val="00F1475B"/>
    <w:rsid w:val="00F15454"/>
    <w:rsid w:val="00F15BA2"/>
    <w:rsid w:val="00F16B19"/>
    <w:rsid w:val="00F17032"/>
    <w:rsid w:val="00F17506"/>
    <w:rsid w:val="00F1767B"/>
    <w:rsid w:val="00F17BA9"/>
    <w:rsid w:val="00F17E6B"/>
    <w:rsid w:val="00F17E9D"/>
    <w:rsid w:val="00F200AA"/>
    <w:rsid w:val="00F207B2"/>
    <w:rsid w:val="00F2081D"/>
    <w:rsid w:val="00F20CA5"/>
    <w:rsid w:val="00F2100D"/>
    <w:rsid w:val="00F214E9"/>
    <w:rsid w:val="00F22054"/>
    <w:rsid w:val="00F22231"/>
    <w:rsid w:val="00F22759"/>
    <w:rsid w:val="00F22928"/>
    <w:rsid w:val="00F23237"/>
    <w:rsid w:val="00F2362C"/>
    <w:rsid w:val="00F23C5F"/>
    <w:rsid w:val="00F23D25"/>
    <w:rsid w:val="00F23F05"/>
    <w:rsid w:val="00F2405E"/>
    <w:rsid w:val="00F24290"/>
    <w:rsid w:val="00F243DF"/>
    <w:rsid w:val="00F2451E"/>
    <w:rsid w:val="00F245FD"/>
    <w:rsid w:val="00F25836"/>
    <w:rsid w:val="00F258DD"/>
    <w:rsid w:val="00F25C10"/>
    <w:rsid w:val="00F265FB"/>
    <w:rsid w:val="00F268B6"/>
    <w:rsid w:val="00F268E3"/>
    <w:rsid w:val="00F26ACB"/>
    <w:rsid w:val="00F26AF9"/>
    <w:rsid w:val="00F270CC"/>
    <w:rsid w:val="00F27176"/>
    <w:rsid w:val="00F2747D"/>
    <w:rsid w:val="00F274AA"/>
    <w:rsid w:val="00F278F0"/>
    <w:rsid w:val="00F27F42"/>
    <w:rsid w:val="00F3012F"/>
    <w:rsid w:val="00F3025D"/>
    <w:rsid w:val="00F305C9"/>
    <w:rsid w:val="00F305ED"/>
    <w:rsid w:val="00F30C1C"/>
    <w:rsid w:val="00F30C4D"/>
    <w:rsid w:val="00F3104C"/>
    <w:rsid w:val="00F310B5"/>
    <w:rsid w:val="00F31511"/>
    <w:rsid w:val="00F31999"/>
    <w:rsid w:val="00F31E2B"/>
    <w:rsid w:val="00F31F1D"/>
    <w:rsid w:val="00F31FB6"/>
    <w:rsid w:val="00F3213B"/>
    <w:rsid w:val="00F32191"/>
    <w:rsid w:val="00F3232C"/>
    <w:rsid w:val="00F32F4E"/>
    <w:rsid w:val="00F331FB"/>
    <w:rsid w:val="00F33272"/>
    <w:rsid w:val="00F3375B"/>
    <w:rsid w:val="00F338B6"/>
    <w:rsid w:val="00F338C7"/>
    <w:rsid w:val="00F347AA"/>
    <w:rsid w:val="00F35037"/>
    <w:rsid w:val="00F35131"/>
    <w:rsid w:val="00F352BD"/>
    <w:rsid w:val="00F35526"/>
    <w:rsid w:val="00F358BD"/>
    <w:rsid w:val="00F35FE5"/>
    <w:rsid w:val="00F36833"/>
    <w:rsid w:val="00F371B0"/>
    <w:rsid w:val="00F376E1"/>
    <w:rsid w:val="00F40362"/>
    <w:rsid w:val="00F40D5F"/>
    <w:rsid w:val="00F40FB2"/>
    <w:rsid w:val="00F41016"/>
    <w:rsid w:val="00F414B8"/>
    <w:rsid w:val="00F42336"/>
    <w:rsid w:val="00F424F2"/>
    <w:rsid w:val="00F427B7"/>
    <w:rsid w:val="00F42808"/>
    <w:rsid w:val="00F42BE9"/>
    <w:rsid w:val="00F43284"/>
    <w:rsid w:val="00F434A7"/>
    <w:rsid w:val="00F4351F"/>
    <w:rsid w:val="00F43B10"/>
    <w:rsid w:val="00F43E34"/>
    <w:rsid w:val="00F43E7B"/>
    <w:rsid w:val="00F44452"/>
    <w:rsid w:val="00F44493"/>
    <w:rsid w:val="00F44545"/>
    <w:rsid w:val="00F446A1"/>
    <w:rsid w:val="00F44A5A"/>
    <w:rsid w:val="00F44BD4"/>
    <w:rsid w:val="00F452FA"/>
    <w:rsid w:val="00F461D2"/>
    <w:rsid w:val="00F4620B"/>
    <w:rsid w:val="00F4650A"/>
    <w:rsid w:val="00F4676E"/>
    <w:rsid w:val="00F47523"/>
    <w:rsid w:val="00F47706"/>
    <w:rsid w:val="00F47F70"/>
    <w:rsid w:val="00F5082E"/>
    <w:rsid w:val="00F50BA5"/>
    <w:rsid w:val="00F50CB8"/>
    <w:rsid w:val="00F51336"/>
    <w:rsid w:val="00F513BD"/>
    <w:rsid w:val="00F5159C"/>
    <w:rsid w:val="00F518D5"/>
    <w:rsid w:val="00F51BB1"/>
    <w:rsid w:val="00F51BC3"/>
    <w:rsid w:val="00F51D32"/>
    <w:rsid w:val="00F5220E"/>
    <w:rsid w:val="00F52467"/>
    <w:rsid w:val="00F52632"/>
    <w:rsid w:val="00F52CE6"/>
    <w:rsid w:val="00F536BF"/>
    <w:rsid w:val="00F5377C"/>
    <w:rsid w:val="00F53B43"/>
    <w:rsid w:val="00F53C8E"/>
    <w:rsid w:val="00F540DE"/>
    <w:rsid w:val="00F54288"/>
    <w:rsid w:val="00F54781"/>
    <w:rsid w:val="00F54FBF"/>
    <w:rsid w:val="00F550DB"/>
    <w:rsid w:val="00F55709"/>
    <w:rsid w:val="00F5570A"/>
    <w:rsid w:val="00F55B34"/>
    <w:rsid w:val="00F566AA"/>
    <w:rsid w:val="00F567EE"/>
    <w:rsid w:val="00F56AD9"/>
    <w:rsid w:val="00F571AB"/>
    <w:rsid w:val="00F579E2"/>
    <w:rsid w:val="00F57E50"/>
    <w:rsid w:val="00F57F09"/>
    <w:rsid w:val="00F6052F"/>
    <w:rsid w:val="00F6075B"/>
    <w:rsid w:val="00F6089C"/>
    <w:rsid w:val="00F60E48"/>
    <w:rsid w:val="00F610D1"/>
    <w:rsid w:val="00F6113F"/>
    <w:rsid w:val="00F61297"/>
    <w:rsid w:val="00F613A5"/>
    <w:rsid w:val="00F6161B"/>
    <w:rsid w:val="00F61637"/>
    <w:rsid w:val="00F61787"/>
    <w:rsid w:val="00F61B7C"/>
    <w:rsid w:val="00F61CE1"/>
    <w:rsid w:val="00F62606"/>
    <w:rsid w:val="00F627B4"/>
    <w:rsid w:val="00F6315B"/>
    <w:rsid w:val="00F640FE"/>
    <w:rsid w:val="00F6415C"/>
    <w:rsid w:val="00F641AC"/>
    <w:rsid w:val="00F64420"/>
    <w:rsid w:val="00F647A0"/>
    <w:rsid w:val="00F64EB5"/>
    <w:rsid w:val="00F651DC"/>
    <w:rsid w:val="00F6525F"/>
    <w:rsid w:val="00F656E4"/>
    <w:rsid w:val="00F65A20"/>
    <w:rsid w:val="00F65B57"/>
    <w:rsid w:val="00F65BB6"/>
    <w:rsid w:val="00F6645A"/>
    <w:rsid w:val="00F66A83"/>
    <w:rsid w:val="00F66AC7"/>
    <w:rsid w:val="00F67373"/>
    <w:rsid w:val="00F67464"/>
    <w:rsid w:val="00F675F6"/>
    <w:rsid w:val="00F67FE0"/>
    <w:rsid w:val="00F7005D"/>
    <w:rsid w:val="00F70591"/>
    <w:rsid w:val="00F706B5"/>
    <w:rsid w:val="00F706FF"/>
    <w:rsid w:val="00F70804"/>
    <w:rsid w:val="00F71C26"/>
    <w:rsid w:val="00F71D09"/>
    <w:rsid w:val="00F7216A"/>
    <w:rsid w:val="00F7220A"/>
    <w:rsid w:val="00F72239"/>
    <w:rsid w:val="00F72720"/>
    <w:rsid w:val="00F72A01"/>
    <w:rsid w:val="00F72D3F"/>
    <w:rsid w:val="00F72D86"/>
    <w:rsid w:val="00F739A0"/>
    <w:rsid w:val="00F740A6"/>
    <w:rsid w:val="00F7414A"/>
    <w:rsid w:val="00F7426A"/>
    <w:rsid w:val="00F7449C"/>
    <w:rsid w:val="00F74DEF"/>
    <w:rsid w:val="00F75338"/>
    <w:rsid w:val="00F75CEA"/>
    <w:rsid w:val="00F75FF9"/>
    <w:rsid w:val="00F76748"/>
    <w:rsid w:val="00F7681A"/>
    <w:rsid w:val="00F76B38"/>
    <w:rsid w:val="00F76FCE"/>
    <w:rsid w:val="00F80B5E"/>
    <w:rsid w:val="00F80E06"/>
    <w:rsid w:val="00F81408"/>
    <w:rsid w:val="00F815BF"/>
    <w:rsid w:val="00F8175E"/>
    <w:rsid w:val="00F818AD"/>
    <w:rsid w:val="00F818B1"/>
    <w:rsid w:val="00F819B9"/>
    <w:rsid w:val="00F81CA6"/>
    <w:rsid w:val="00F81CCC"/>
    <w:rsid w:val="00F81E56"/>
    <w:rsid w:val="00F8232A"/>
    <w:rsid w:val="00F82496"/>
    <w:rsid w:val="00F8275A"/>
    <w:rsid w:val="00F82BF8"/>
    <w:rsid w:val="00F82C10"/>
    <w:rsid w:val="00F82F99"/>
    <w:rsid w:val="00F83022"/>
    <w:rsid w:val="00F83087"/>
    <w:rsid w:val="00F832BD"/>
    <w:rsid w:val="00F83379"/>
    <w:rsid w:val="00F83666"/>
    <w:rsid w:val="00F83B1F"/>
    <w:rsid w:val="00F83BCD"/>
    <w:rsid w:val="00F83EA7"/>
    <w:rsid w:val="00F840AD"/>
    <w:rsid w:val="00F8421F"/>
    <w:rsid w:val="00F8423B"/>
    <w:rsid w:val="00F843E7"/>
    <w:rsid w:val="00F84DDF"/>
    <w:rsid w:val="00F84DEF"/>
    <w:rsid w:val="00F84FD2"/>
    <w:rsid w:val="00F8532E"/>
    <w:rsid w:val="00F8587F"/>
    <w:rsid w:val="00F85A8B"/>
    <w:rsid w:val="00F85BCC"/>
    <w:rsid w:val="00F86C3F"/>
    <w:rsid w:val="00F871CB"/>
    <w:rsid w:val="00F8750F"/>
    <w:rsid w:val="00F8762C"/>
    <w:rsid w:val="00F8776C"/>
    <w:rsid w:val="00F9031E"/>
    <w:rsid w:val="00F90484"/>
    <w:rsid w:val="00F90A55"/>
    <w:rsid w:val="00F90D90"/>
    <w:rsid w:val="00F917E9"/>
    <w:rsid w:val="00F91B6E"/>
    <w:rsid w:val="00F92DA4"/>
    <w:rsid w:val="00F92F01"/>
    <w:rsid w:val="00F92FC1"/>
    <w:rsid w:val="00F93079"/>
    <w:rsid w:val="00F93158"/>
    <w:rsid w:val="00F9345A"/>
    <w:rsid w:val="00F93A9C"/>
    <w:rsid w:val="00F93D38"/>
    <w:rsid w:val="00F93DE1"/>
    <w:rsid w:val="00F94175"/>
    <w:rsid w:val="00F94884"/>
    <w:rsid w:val="00F94EE1"/>
    <w:rsid w:val="00F954B7"/>
    <w:rsid w:val="00F955F6"/>
    <w:rsid w:val="00F955F7"/>
    <w:rsid w:val="00F95856"/>
    <w:rsid w:val="00F95C54"/>
    <w:rsid w:val="00F95EAE"/>
    <w:rsid w:val="00F95F4C"/>
    <w:rsid w:val="00F95F4D"/>
    <w:rsid w:val="00F96504"/>
    <w:rsid w:val="00F96DE5"/>
    <w:rsid w:val="00F96E86"/>
    <w:rsid w:val="00F97998"/>
    <w:rsid w:val="00F97E1F"/>
    <w:rsid w:val="00FA0535"/>
    <w:rsid w:val="00FA0FC1"/>
    <w:rsid w:val="00FA1488"/>
    <w:rsid w:val="00FA156A"/>
    <w:rsid w:val="00FA16AE"/>
    <w:rsid w:val="00FA189C"/>
    <w:rsid w:val="00FA1A40"/>
    <w:rsid w:val="00FA1F96"/>
    <w:rsid w:val="00FA20CD"/>
    <w:rsid w:val="00FA2200"/>
    <w:rsid w:val="00FA2F9F"/>
    <w:rsid w:val="00FA32E1"/>
    <w:rsid w:val="00FA332E"/>
    <w:rsid w:val="00FA39FA"/>
    <w:rsid w:val="00FA3E9F"/>
    <w:rsid w:val="00FA4203"/>
    <w:rsid w:val="00FA4809"/>
    <w:rsid w:val="00FA4C8E"/>
    <w:rsid w:val="00FA4D89"/>
    <w:rsid w:val="00FA501B"/>
    <w:rsid w:val="00FA50B1"/>
    <w:rsid w:val="00FA5F21"/>
    <w:rsid w:val="00FA61E3"/>
    <w:rsid w:val="00FA680B"/>
    <w:rsid w:val="00FA6B4C"/>
    <w:rsid w:val="00FA743A"/>
    <w:rsid w:val="00FA797C"/>
    <w:rsid w:val="00FB0796"/>
    <w:rsid w:val="00FB0854"/>
    <w:rsid w:val="00FB0E3A"/>
    <w:rsid w:val="00FB12BD"/>
    <w:rsid w:val="00FB130F"/>
    <w:rsid w:val="00FB134F"/>
    <w:rsid w:val="00FB1384"/>
    <w:rsid w:val="00FB1570"/>
    <w:rsid w:val="00FB15DE"/>
    <w:rsid w:val="00FB181B"/>
    <w:rsid w:val="00FB18E1"/>
    <w:rsid w:val="00FB1949"/>
    <w:rsid w:val="00FB1A16"/>
    <w:rsid w:val="00FB217F"/>
    <w:rsid w:val="00FB2273"/>
    <w:rsid w:val="00FB25B4"/>
    <w:rsid w:val="00FB2763"/>
    <w:rsid w:val="00FB2810"/>
    <w:rsid w:val="00FB28A6"/>
    <w:rsid w:val="00FB2EAE"/>
    <w:rsid w:val="00FB3096"/>
    <w:rsid w:val="00FB3578"/>
    <w:rsid w:val="00FB3822"/>
    <w:rsid w:val="00FB4471"/>
    <w:rsid w:val="00FB4672"/>
    <w:rsid w:val="00FB4BC7"/>
    <w:rsid w:val="00FB5206"/>
    <w:rsid w:val="00FB5340"/>
    <w:rsid w:val="00FB5427"/>
    <w:rsid w:val="00FB54A1"/>
    <w:rsid w:val="00FB55EF"/>
    <w:rsid w:val="00FB58AE"/>
    <w:rsid w:val="00FB5E19"/>
    <w:rsid w:val="00FB68B0"/>
    <w:rsid w:val="00FB6AE2"/>
    <w:rsid w:val="00FB6AE5"/>
    <w:rsid w:val="00FB6B46"/>
    <w:rsid w:val="00FB749D"/>
    <w:rsid w:val="00FB74BB"/>
    <w:rsid w:val="00FB7BEE"/>
    <w:rsid w:val="00FB7D18"/>
    <w:rsid w:val="00FC003E"/>
    <w:rsid w:val="00FC03E2"/>
    <w:rsid w:val="00FC066E"/>
    <w:rsid w:val="00FC09BE"/>
    <w:rsid w:val="00FC0A79"/>
    <w:rsid w:val="00FC1115"/>
    <w:rsid w:val="00FC12A0"/>
    <w:rsid w:val="00FC1776"/>
    <w:rsid w:val="00FC1A9A"/>
    <w:rsid w:val="00FC1C2A"/>
    <w:rsid w:val="00FC21E9"/>
    <w:rsid w:val="00FC2229"/>
    <w:rsid w:val="00FC2619"/>
    <w:rsid w:val="00FC27D4"/>
    <w:rsid w:val="00FC2B67"/>
    <w:rsid w:val="00FC2B8B"/>
    <w:rsid w:val="00FC3086"/>
    <w:rsid w:val="00FC36A8"/>
    <w:rsid w:val="00FC3706"/>
    <w:rsid w:val="00FC413D"/>
    <w:rsid w:val="00FC4279"/>
    <w:rsid w:val="00FC4498"/>
    <w:rsid w:val="00FC4C28"/>
    <w:rsid w:val="00FC503A"/>
    <w:rsid w:val="00FC53B8"/>
    <w:rsid w:val="00FC5576"/>
    <w:rsid w:val="00FC59CF"/>
    <w:rsid w:val="00FC5A2E"/>
    <w:rsid w:val="00FC5CDC"/>
    <w:rsid w:val="00FC60B2"/>
    <w:rsid w:val="00FC634F"/>
    <w:rsid w:val="00FC65A1"/>
    <w:rsid w:val="00FC68DE"/>
    <w:rsid w:val="00FC719F"/>
    <w:rsid w:val="00FC738C"/>
    <w:rsid w:val="00FCBD4D"/>
    <w:rsid w:val="00FD01A4"/>
    <w:rsid w:val="00FD0784"/>
    <w:rsid w:val="00FD0E3D"/>
    <w:rsid w:val="00FD0F73"/>
    <w:rsid w:val="00FD10A4"/>
    <w:rsid w:val="00FD1469"/>
    <w:rsid w:val="00FD17A0"/>
    <w:rsid w:val="00FD218E"/>
    <w:rsid w:val="00FD267A"/>
    <w:rsid w:val="00FD29E4"/>
    <w:rsid w:val="00FD2D90"/>
    <w:rsid w:val="00FD2FAE"/>
    <w:rsid w:val="00FD3773"/>
    <w:rsid w:val="00FD4212"/>
    <w:rsid w:val="00FD43B7"/>
    <w:rsid w:val="00FD4480"/>
    <w:rsid w:val="00FD4640"/>
    <w:rsid w:val="00FD49DD"/>
    <w:rsid w:val="00FD4DA4"/>
    <w:rsid w:val="00FD4F41"/>
    <w:rsid w:val="00FD4FEB"/>
    <w:rsid w:val="00FD540F"/>
    <w:rsid w:val="00FD56FF"/>
    <w:rsid w:val="00FD5D07"/>
    <w:rsid w:val="00FD5FFB"/>
    <w:rsid w:val="00FD6C23"/>
    <w:rsid w:val="00FD6C8E"/>
    <w:rsid w:val="00FD6F3A"/>
    <w:rsid w:val="00FD7F36"/>
    <w:rsid w:val="00FE00B3"/>
    <w:rsid w:val="00FE0277"/>
    <w:rsid w:val="00FE05C6"/>
    <w:rsid w:val="00FE0876"/>
    <w:rsid w:val="00FE0D8F"/>
    <w:rsid w:val="00FE0FCF"/>
    <w:rsid w:val="00FE113F"/>
    <w:rsid w:val="00FE18BF"/>
    <w:rsid w:val="00FE19BC"/>
    <w:rsid w:val="00FE1EA4"/>
    <w:rsid w:val="00FE207E"/>
    <w:rsid w:val="00FE20F2"/>
    <w:rsid w:val="00FE219C"/>
    <w:rsid w:val="00FE2269"/>
    <w:rsid w:val="00FE23DB"/>
    <w:rsid w:val="00FE2604"/>
    <w:rsid w:val="00FE2608"/>
    <w:rsid w:val="00FE26BC"/>
    <w:rsid w:val="00FE2C1B"/>
    <w:rsid w:val="00FE2CC1"/>
    <w:rsid w:val="00FE2D0D"/>
    <w:rsid w:val="00FE2F9F"/>
    <w:rsid w:val="00FE3166"/>
    <w:rsid w:val="00FE398A"/>
    <w:rsid w:val="00FE3B7C"/>
    <w:rsid w:val="00FE3E92"/>
    <w:rsid w:val="00FE4172"/>
    <w:rsid w:val="00FE41EC"/>
    <w:rsid w:val="00FE4309"/>
    <w:rsid w:val="00FE4E1F"/>
    <w:rsid w:val="00FE5762"/>
    <w:rsid w:val="00FE5AC1"/>
    <w:rsid w:val="00FE5DE5"/>
    <w:rsid w:val="00FE5FE6"/>
    <w:rsid w:val="00FE63B3"/>
    <w:rsid w:val="00FE6A34"/>
    <w:rsid w:val="00FE72C9"/>
    <w:rsid w:val="00FE75BE"/>
    <w:rsid w:val="00FE78CD"/>
    <w:rsid w:val="00FE7B0D"/>
    <w:rsid w:val="00FE7B32"/>
    <w:rsid w:val="00FE7F77"/>
    <w:rsid w:val="00FF00A0"/>
    <w:rsid w:val="00FF010C"/>
    <w:rsid w:val="00FF1492"/>
    <w:rsid w:val="00FF14EB"/>
    <w:rsid w:val="00FF16D2"/>
    <w:rsid w:val="00FF16E3"/>
    <w:rsid w:val="00FF172E"/>
    <w:rsid w:val="00FF1D5B"/>
    <w:rsid w:val="00FF1EBA"/>
    <w:rsid w:val="00FF1F9C"/>
    <w:rsid w:val="00FF2393"/>
    <w:rsid w:val="00FF248A"/>
    <w:rsid w:val="00FF26AE"/>
    <w:rsid w:val="00FF2956"/>
    <w:rsid w:val="00FF2C97"/>
    <w:rsid w:val="00FF2D04"/>
    <w:rsid w:val="00FF34D1"/>
    <w:rsid w:val="00FF3567"/>
    <w:rsid w:val="00FF3B12"/>
    <w:rsid w:val="00FF3B86"/>
    <w:rsid w:val="00FF3CB0"/>
    <w:rsid w:val="00FF4234"/>
    <w:rsid w:val="00FF43DD"/>
    <w:rsid w:val="00FF451E"/>
    <w:rsid w:val="00FF4A73"/>
    <w:rsid w:val="00FF58CF"/>
    <w:rsid w:val="00FF5999"/>
    <w:rsid w:val="00FF5CDF"/>
    <w:rsid w:val="00FF5CFC"/>
    <w:rsid w:val="00FF636E"/>
    <w:rsid w:val="00FF6583"/>
    <w:rsid w:val="00FF67D5"/>
    <w:rsid w:val="00FF6D39"/>
    <w:rsid w:val="00FF6E45"/>
    <w:rsid w:val="00FF74A8"/>
    <w:rsid w:val="00FF7BC5"/>
    <w:rsid w:val="00FF7E69"/>
    <w:rsid w:val="015E07B2"/>
    <w:rsid w:val="01B12DE1"/>
    <w:rsid w:val="01B1A07C"/>
    <w:rsid w:val="01B579AD"/>
    <w:rsid w:val="023E2EB0"/>
    <w:rsid w:val="0259E05C"/>
    <w:rsid w:val="028D493F"/>
    <w:rsid w:val="028F5372"/>
    <w:rsid w:val="02ECCE1B"/>
    <w:rsid w:val="03360586"/>
    <w:rsid w:val="034791C0"/>
    <w:rsid w:val="034DD7B5"/>
    <w:rsid w:val="03641FEA"/>
    <w:rsid w:val="036C5BEC"/>
    <w:rsid w:val="0378E560"/>
    <w:rsid w:val="039BC65F"/>
    <w:rsid w:val="03F9E57C"/>
    <w:rsid w:val="04309363"/>
    <w:rsid w:val="043D8151"/>
    <w:rsid w:val="044D95EA"/>
    <w:rsid w:val="0455354B"/>
    <w:rsid w:val="04646375"/>
    <w:rsid w:val="04883939"/>
    <w:rsid w:val="04FDD2A4"/>
    <w:rsid w:val="05352003"/>
    <w:rsid w:val="05678485"/>
    <w:rsid w:val="0594EA31"/>
    <w:rsid w:val="05D5902B"/>
    <w:rsid w:val="05E9E1A3"/>
    <w:rsid w:val="06397476"/>
    <w:rsid w:val="064C6361"/>
    <w:rsid w:val="06C3C50D"/>
    <w:rsid w:val="06DE5733"/>
    <w:rsid w:val="06EF3B38"/>
    <w:rsid w:val="06F14F6F"/>
    <w:rsid w:val="06F26C0E"/>
    <w:rsid w:val="075FFDAE"/>
    <w:rsid w:val="07C8A307"/>
    <w:rsid w:val="07D22950"/>
    <w:rsid w:val="07DCC452"/>
    <w:rsid w:val="080881D1"/>
    <w:rsid w:val="082A8622"/>
    <w:rsid w:val="0843F7A3"/>
    <w:rsid w:val="08572DCE"/>
    <w:rsid w:val="0883BBF8"/>
    <w:rsid w:val="088A25A5"/>
    <w:rsid w:val="08A79E82"/>
    <w:rsid w:val="08B2C932"/>
    <w:rsid w:val="08B3B66D"/>
    <w:rsid w:val="08B8268D"/>
    <w:rsid w:val="08FF31DA"/>
    <w:rsid w:val="09A5986A"/>
    <w:rsid w:val="09B8C602"/>
    <w:rsid w:val="09F47656"/>
    <w:rsid w:val="09F4A20A"/>
    <w:rsid w:val="0A2A10ED"/>
    <w:rsid w:val="0A3978D8"/>
    <w:rsid w:val="0A45C067"/>
    <w:rsid w:val="0A63F7B7"/>
    <w:rsid w:val="0A64B66D"/>
    <w:rsid w:val="0A88D137"/>
    <w:rsid w:val="0A8E08EC"/>
    <w:rsid w:val="0A9459D0"/>
    <w:rsid w:val="0ADC19C1"/>
    <w:rsid w:val="0ADD1B0C"/>
    <w:rsid w:val="0B043827"/>
    <w:rsid w:val="0B320BED"/>
    <w:rsid w:val="0B4A5D4E"/>
    <w:rsid w:val="0B506EDD"/>
    <w:rsid w:val="0B5271CF"/>
    <w:rsid w:val="0B5C995C"/>
    <w:rsid w:val="0B644554"/>
    <w:rsid w:val="0C49DD21"/>
    <w:rsid w:val="0C722146"/>
    <w:rsid w:val="0C774197"/>
    <w:rsid w:val="0C8346D7"/>
    <w:rsid w:val="0CBF184D"/>
    <w:rsid w:val="0CC5916A"/>
    <w:rsid w:val="0CE3F18D"/>
    <w:rsid w:val="0D04DFFD"/>
    <w:rsid w:val="0D29558C"/>
    <w:rsid w:val="0D468A10"/>
    <w:rsid w:val="0D9D5678"/>
    <w:rsid w:val="0DA29F10"/>
    <w:rsid w:val="0DB43D82"/>
    <w:rsid w:val="0DE33549"/>
    <w:rsid w:val="0DF1983A"/>
    <w:rsid w:val="0E4510AE"/>
    <w:rsid w:val="0E552EE6"/>
    <w:rsid w:val="0EB729EB"/>
    <w:rsid w:val="0EF0C829"/>
    <w:rsid w:val="0F28967B"/>
    <w:rsid w:val="0F2F098D"/>
    <w:rsid w:val="0F54C87E"/>
    <w:rsid w:val="0F56ACC2"/>
    <w:rsid w:val="0F77B65A"/>
    <w:rsid w:val="0F836901"/>
    <w:rsid w:val="0F871205"/>
    <w:rsid w:val="0FEE49A2"/>
    <w:rsid w:val="0FF835B2"/>
    <w:rsid w:val="10F4883B"/>
    <w:rsid w:val="11090A37"/>
    <w:rsid w:val="11DAC433"/>
    <w:rsid w:val="1205A4C1"/>
    <w:rsid w:val="1237F764"/>
    <w:rsid w:val="125E0F58"/>
    <w:rsid w:val="12E36FE7"/>
    <w:rsid w:val="132CC0B2"/>
    <w:rsid w:val="13319595"/>
    <w:rsid w:val="13644E18"/>
    <w:rsid w:val="1375703C"/>
    <w:rsid w:val="139B90B2"/>
    <w:rsid w:val="13BD48E0"/>
    <w:rsid w:val="13EC041E"/>
    <w:rsid w:val="13F1F814"/>
    <w:rsid w:val="13FCBCF5"/>
    <w:rsid w:val="142F7769"/>
    <w:rsid w:val="1459A085"/>
    <w:rsid w:val="1470F30D"/>
    <w:rsid w:val="1474D650"/>
    <w:rsid w:val="14A9D5AB"/>
    <w:rsid w:val="14F68425"/>
    <w:rsid w:val="1524BF36"/>
    <w:rsid w:val="15380FA6"/>
    <w:rsid w:val="154604BE"/>
    <w:rsid w:val="155AB895"/>
    <w:rsid w:val="15A13B7B"/>
    <w:rsid w:val="15A6F8F0"/>
    <w:rsid w:val="15F455F0"/>
    <w:rsid w:val="1634DA74"/>
    <w:rsid w:val="167BC8F1"/>
    <w:rsid w:val="167D4224"/>
    <w:rsid w:val="1699A834"/>
    <w:rsid w:val="16A5CE90"/>
    <w:rsid w:val="16A846BB"/>
    <w:rsid w:val="16AB2B25"/>
    <w:rsid w:val="16DB0546"/>
    <w:rsid w:val="170D9919"/>
    <w:rsid w:val="17617402"/>
    <w:rsid w:val="179439C1"/>
    <w:rsid w:val="17CCB719"/>
    <w:rsid w:val="181150A8"/>
    <w:rsid w:val="185E7254"/>
    <w:rsid w:val="18DB6B00"/>
    <w:rsid w:val="18F0BBA5"/>
    <w:rsid w:val="190A145F"/>
    <w:rsid w:val="1931A52F"/>
    <w:rsid w:val="193BB5AC"/>
    <w:rsid w:val="193F7FA2"/>
    <w:rsid w:val="197A8949"/>
    <w:rsid w:val="19983E80"/>
    <w:rsid w:val="1A06B303"/>
    <w:rsid w:val="1A3487C7"/>
    <w:rsid w:val="1A5D4BFB"/>
    <w:rsid w:val="1AC7A650"/>
    <w:rsid w:val="1AE3A393"/>
    <w:rsid w:val="1B3B2162"/>
    <w:rsid w:val="1B3EDD37"/>
    <w:rsid w:val="1B50F63B"/>
    <w:rsid w:val="1B8F32F4"/>
    <w:rsid w:val="1BA51846"/>
    <w:rsid w:val="1BC55FED"/>
    <w:rsid w:val="1BCA1AB2"/>
    <w:rsid w:val="1BD31D7A"/>
    <w:rsid w:val="1BE9486F"/>
    <w:rsid w:val="1BF133C4"/>
    <w:rsid w:val="1C371372"/>
    <w:rsid w:val="1C62F564"/>
    <w:rsid w:val="1C635C23"/>
    <w:rsid w:val="1C7A226D"/>
    <w:rsid w:val="1C90C9F8"/>
    <w:rsid w:val="1C91CD5E"/>
    <w:rsid w:val="1CA860A7"/>
    <w:rsid w:val="1CBC15EE"/>
    <w:rsid w:val="1D0D551F"/>
    <w:rsid w:val="1D15649E"/>
    <w:rsid w:val="1D4BBDEB"/>
    <w:rsid w:val="1D7A0700"/>
    <w:rsid w:val="1E23734B"/>
    <w:rsid w:val="1E249EB8"/>
    <w:rsid w:val="1E39650D"/>
    <w:rsid w:val="1E3B4062"/>
    <w:rsid w:val="1E963A15"/>
    <w:rsid w:val="1EADF39F"/>
    <w:rsid w:val="1F0649E3"/>
    <w:rsid w:val="1F0C6ED0"/>
    <w:rsid w:val="1F0D3A65"/>
    <w:rsid w:val="1F7DBD11"/>
    <w:rsid w:val="1F90232B"/>
    <w:rsid w:val="1FFC6ED3"/>
    <w:rsid w:val="20190B45"/>
    <w:rsid w:val="2039E459"/>
    <w:rsid w:val="20567339"/>
    <w:rsid w:val="20A42777"/>
    <w:rsid w:val="20CA8DA1"/>
    <w:rsid w:val="20E31524"/>
    <w:rsid w:val="20E9F47D"/>
    <w:rsid w:val="210962CD"/>
    <w:rsid w:val="210AC9B4"/>
    <w:rsid w:val="21762AAA"/>
    <w:rsid w:val="21C16F85"/>
    <w:rsid w:val="2206AC1A"/>
    <w:rsid w:val="22174B2F"/>
    <w:rsid w:val="2217E32D"/>
    <w:rsid w:val="221E0F45"/>
    <w:rsid w:val="223A9C39"/>
    <w:rsid w:val="22D51AF8"/>
    <w:rsid w:val="234E1253"/>
    <w:rsid w:val="235816D5"/>
    <w:rsid w:val="237D1A37"/>
    <w:rsid w:val="241E6379"/>
    <w:rsid w:val="24305B71"/>
    <w:rsid w:val="246AF994"/>
    <w:rsid w:val="2481D407"/>
    <w:rsid w:val="24E5F007"/>
    <w:rsid w:val="25173142"/>
    <w:rsid w:val="25562586"/>
    <w:rsid w:val="256914B7"/>
    <w:rsid w:val="259731D2"/>
    <w:rsid w:val="25A02398"/>
    <w:rsid w:val="25CB3148"/>
    <w:rsid w:val="26646DD0"/>
    <w:rsid w:val="27B0E6C8"/>
    <w:rsid w:val="28252576"/>
    <w:rsid w:val="2841216D"/>
    <w:rsid w:val="2880B956"/>
    <w:rsid w:val="28906F77"/>
    <w:rsid w:val="28AC10C0"/>
    <w:rsid w:val="28D1B850"/>
    <w:rsid w:val="28E95414"/>
    <w:rsid w:val="290A0DB7"/>
    <w:rsid w:val="294D566B"/>
    <w:rsid w:val="2963D8EA"/>
    <w:rsid w:val="29C8C4C9"/>
    <w:rsid w:val="2A1D78B0"/>
    <w:rsid w:val="2A236F8B"/>
    <w:rsid w:val="2A6ED9F9"/>
    <w:rsid w:val="2AC11F60"/>
    <w:rsid w:val="2B09D9DB"/>
    <w:rsid w:val="2B37F5D4"/>
    <w:rsid w:val="2B445B5B"/>
    <w:rsid w:val="2B8E7096"/>
    <w:rsid w:val="2BB16C77"/>
    <w:rsid w:val="2BC71E2F"/>
    <w:rsid w:val="2CCFE7D5"/>
    <w:rsid w:val="2CD96F57"/>
    <w:rsid w:val="2D4DBB84"/>
    <w:rsid w:val="2D4E3411"/>
    <w:rsid w:val="2D5D183B"/>
    <w:rsid w:val="2D82E719"/>
    <w:rsid w:val="2E325F42"/>
    <w:rsid w:val="2E39C5F3"/>
    <w:rsid w:val="2ED003B6"/>
    <w:rsid w:val="2EE2AF1C"/>
    <w:rsid w:val="2F02CC45"/>
    <w:rsid w:val="2F06B1A0"/>
    <w:rsid w:val="2F3176DA"/>
    <w:rsid w:val="2F50249C"/>
    <w:rsid w:val="2FA3D2BD"/>
    <w:rsid w:val="2FB1A64B"/>
    <w:rsid w:val="2FFD9920"/>
    <w:rsid w:val="3004D76E"/>
    <w:rsid w:val="300D8C54"/>
    <w:rsid w:val="3037E778"/>
    <w:rsid w:val="303BD6A5"/>
    <w:rsid w:val="3085CE58"/>
    <w:rsid w:val="30E1766F"/>
    <w:rsid w:val="30EC0EBC"/>
    <w:rsid w:val="31445080"/>
    <w:rsid w:val="314C2E27"/>
    <w:rsid w:val="317E2773"/>
    <w:rsid w:val="3187E5AE"/>
    <w:rsid w:val="31A258A6"/>
    <w:rsid w:val="31EF8B97"/>
    <w:rsid w:val="32468992"/>
    <w:rsid w:val="327132DB"/>
    <w:rsid w:val="32799A38"/>
    <w:rsid w:val="32E7543E"/>
    <w:rsid w:val="32E84487"/>
    <w:rsid w:val="33112B85"/>
    <w:rsid w:val="33178C75"/>
    <w:rsid w:val="331864ED"/>
    <w:rsid w:val="33ECF7F2"/>
    <w:rsid w:val="34183CFD"/>
    <w:rsid w:val="34261122"/>
    <w:rsid w:val="344548DD"/>
    <w:rsid w:val="3495C647"/>
    <w:rsid w:val="34B024A9"/>
    <w:rsid w:val="3509D8FE"/>
    <w:rsid w:val="352C62BC"/>
    <w:rsid w:val="3538DB87"/>
    <w:rsid w:val="359600E3"/>
    <w:rsid w:val="35A68055"/>
    <w:rsid w:val="35C95742"/>
    <w:rsid w:val="35DE4046"/>
    <w:rsid w:val="36523805"/>
    <w:rsid w:val="366247F2"/>
    <w:rsid w:val="36C9BC1C"/>
    <w:rsid w:val="36DE2D19"/>
    <w:rsid w:val="36F3311A"/>
    <w:rsid w:val="3762697F"/>
    <w:rsid w:val="383BB97A"/>
    <w:rsid w:val="384F400A"/>
    <w:rsid w:val="38AFF789"/>
    <w:rsid w:val="38E37B64"/>
    <w:rsid w:val="38E43E69"/>
    <w:rsid w:val="38F638BF"/>
    <w:rsid w:val="39274796"/>
    <w:rsid w:val="39345C3F"/>
    <w:rsid w:val="3955ED45"/>
    <w:rsid w:val="39B2124F"/>
    <w:rsid w:val="39E934EC"/>
    <w:rsid w:val="39FC5F55"/>
    <w:rsid w:val="3A368F1B"/>
    <w:rsid w:val="3ADC176B"/>
    <w:rsid w:val="3AE1AE58"/>
    <w:rsid w:val="3B75C3C3"/>
    <w:rsid w:val="3B988EEE"/>
    <w:rsid w:val="3BE05CE1"/>
    <w:rsid w:val="3C200DD9"/>
    <w:rsid w:val="3C984248"/>
    <w:rsid w:val="3CA600FA"/>
    <w:rsid w:val="3CDD5C2B"/>
    <w:rsid w:val="3CF38670"/>
    <w:rsid w:val="3D0A40E1"/>
    <w:rsid w:val="3D9A32FC"/>
    <w:rsid w:val="3DC20BD3"/>
    <w:rsid w:val="3DDA2755"/>
    <w:rsid w:val="3EB97218"/>
    <w:rsid w:val="3F06E755"/>
    <w:rsid w:val="3F549C03"/>
    <w:rsid w:val="3F673EFD"/>
    <w:rsid w:val="3F7072D4"/>
    <w:rsid w:val="3F74108B"/>
    <w:rsid w:val="401725CB"/>
    <w:rsid w:val="4055D3CA"/>
    <w:rsid w:val="4065FE8B"/>
    <w:rsid w:val="408CF83F"/>
    <w:rsid w:val="40F16FCA"/>
    <w:rsid w:val="41329B60"/>
    <w:rsid w:val="415C030C"/>
    <w:rsid w:val="4168166A"/>
    <w:rsid w:val="41A029EF"/>
    <w:rsid w:val="41B2E64F"/>
    <w:rsid w:val="4225F0FD"/>
    <w:rsid w:val="4234A3D2"/>
    <w:rsid w:val="4252CCF3"/>
    <w:rsid w:val="425CD334"/>
    <w:rsid w:val="42B68DA5"/>
    <w:rsid w:val="42D5B7A4"/>
    <w:rsid w:val="42DF26C4"/>
    <w:rsid w:val="43330613"/>
    <w:rsid w:val="43915CA4"/>
    <w:rsid w:val="43B385AE"/>
    <w:rsid w:val="43D7E1BB"/>
    <w:rsid w:val="43ECC5C5"/>
    <w:rsid w:val="43F34826"/>
    <w:rsid w:val="44180589"/>
    <w:rsid w:val="44A9586D"/>
    <w:rsid w:val="44B23F12"/>
    <w:rsid w:val="44C84AAF"/>
    <w:rsid w:val="44D4DCA0"/>
    <w:rsid w:val="44D92B77"/>
    <w:rsid w:val="44ED8BA4"/>
    <w:rsid w:val="45029D24"/>
    <w:rsid w:val="45065BCA"/>
    <w:rsid w:val="4518D770"/>
    <w:rsid w:val="452C587D"/>
    <w:rsid w:val="45ABD751"/>
    <w:rsid w:val="45AC5EEC"/>
    <w:rsid w:val="45BEE354"/>
    <w:rsid w:val="45C58DC4"/>
    <w:rsid w:val="45D4EF32"/>
    <w:rsid w:val="463C450A"/>
    <w:rsid w:val="466589F1"/>
    <w:rsid w:val="46668005"/>
    <w:rsid w:val="466D7E8C"/>
    <w:rsid w:val="46878529"/>
    <w:rsid w:val="46B9E2D1"/>
    <w:rsid w:val="46DEE395"/>
    <w:rsid w:val="46E218DE"/>
    <w:rsid w:val="46F09673"/>
    <w:rsid w:val="472665F0"/>
    <w:rsid w:val="472D500E"/>
    <w:rsid w:val="47A234AB"/>
    <w:rsid w:val="47C615BA"/>
    <w:rsid w:val="47E9ABA3"/>
    <w:rsid w:val="47F3E860"/>
    <w:rsid w:val="483BFFBC"/>
    <w:rsid w:val="4884A5A4"/>
    <w:rsid w:val="489795B4"/>
    <w:rsid w:val="48AB8BE7"/>
    <w:rsid w:val="48F662FA"/>
    <w:rsid w:val="492B623F"/>
    <w:rsid w:val="499BFA07"/>
    <w:rsid w:val="49B01528"/>
    <w:rsid w:val="49B0B400"/>
    <w:rsid w:val="49DE32E8"/>
    <w:rsid w:val="4A68AF76"/>
    <w:rsid w:val="4ADE9B10"/>
    <w:rsid w:val="4AE2375B"/>
    <w:rsid w:val="4B3CE005"/>
    <w:rsid w:val="4B4AE2F2"/>
    <w:rsid w:val="4B8DC891"/>
    <w:rsid w:val="4BA87E0A"/>
    <w:rsid w:val="4BCD4605"/>
    <w:rsid w:val="4BD1221A"/>
    <w:rsid w:val="4BD22CAB"/>
    <w:rsid w:val="4C59C1AB"/>
    <w:rsid w:val="4C7BAD62"/>
    <w:rsid w:val="4CD3A74C"/>
    <w:rsid w:val="4D2818FE"/>
    <w:rsid w:val="4D98E917"/>
    <w:rsid w:val="4DC9032F"/>
    <w:rsid w:val="4ECBFD28"/>
    <w:rsid w:val="4F21C237"/>
    <w:rsid w:val="4F42922F"/>
    <w:rsid w:val="4F7A7CF2"/>
    <w:rsid w:val="4F93A364"/>
    <w:rsid w:val="4FB9B82B"/>
    <w:rsid w:val="4FF6A8D0"/>
    <w:rsid w:val="5045F0E5"/>
    <w:rsid w:val="504DE3AB"/>
    <w:rsid w:val="505B278B"/>
    <w:rsid w:val="505E9FEC"/>
    <w:rsid w:val="5083D30C"/>
    <w:rsid w:val="5093229B"/>
    <w:rsid w:val="50EA5595"/>
    <w:rsid w:val="510551BD"/>
    <w:rsid w:val="5113DED3"/>
    <w:rsid w:val="519A2000"/>
    <w:rsid w:val="5257FE6A"/>
    <w:rsid w:val="528B6C73"/>
    <w:rsid w:val="52BD403E"/>
    <w:rsid w:val="52C9B370"/>
    <w:rsid w:val="52DD29B9"/>
    <w:rsid w:val="53004041"/>
    <w:rsid w:val="53547484"/>
    <w:rsid w:val="5390CDF1"/>
    <w:rsid w:val="53D22FD9"/>
    <w:rsid w:val="53E6170C"/>
    <w:rsid w:val="548D603C"/>
    <w:rsid w:val="551F396F"/>
    <w:rsid w:val="55225B15"/>
    <w:rsid w:val="55470A06"/>
    <w:rsid w:val="5568DF39"/>
    <w:rsid w:val="556C4172"/>
    <w:rsid w:val="557769EE"/>
    <w:rsid w:val="558416AF"/>
    <w:rsid w:val="5588F5B5"/>
    <w:rsid w:val="55B8C855"/>
    <w:rsid w:val="55CBFA71"/>
    <w:rsid w:val="5634CE95"/>
    <w:rsid w:val="563F3FA4"/>
    <w:rsid w:val="56407F4E"/>
    <w:rsid w:val="56796D23"/>
    <w:rsid w:val="567B2936"/>
    <w:rsid w:val="567BF70B"/>
    <w:rsid w:val="56C24051"/>
    <w:rsid w:val="56C62E45"/>
    <w:rsid w:val="56E57EF6"/>
    <w:rsid w:val="56FFF340"/>
    <w:rsid w:val="5711C9AC"/>
    <w:rsid w:val="5733F759"/>
    <w:rsid w:val="574115A1"/>
    <w:rsid w:val="577D6097"/>
    <w:rsid w:val="583F41A7"/>
    <w:rsid w:val="5856FA25"/>
    <w:rsid w:val="58675AB2"/>
    <w:rsid w:val="5882DC44"/>
    <w:rsid w:val="5897BE17"/>
    <w:rsid w:val="58BAFCC2"/>
    <w:rsid w:val="58C9780F"/>
    <w:rsid w:val="58E02DB0"/>
    <w:rsid w:val="58F73EF8"/>
    <w:rsid w:val="593673C9"/>
    <w:rsid w:val="59630E7C"/>
    <w:rsid w:val="597764EE"/>
    <w:rsid w:val="597CA5D5"/>
    <w:rsid w:val="59838869"/>
    <w:rsid w:val="59DB3F3B"/>
    <w:rsid w:val="59DCD2D2"/>
    <w:rsid w:val="5A3A8726"/>
    <w:rsid w:val="5A8C0CDC"/>
    <w:rsid w:val="5A93C5D2"/>
    <w:rsid w:val="5AE6EA6F"/>
    <w:rsid w:val="5B3A24C5"/>
    <w:rsid w:val="5B96EF72"/>
    <w:rsid w:val="5C01CFB7"/>
    <w:rsid w:val="5C2B0051"/>
    <w:rsid w:val="5C7370B0"/>
    <w:rsid w:val="5C803195"/>
    <w:rsid w:val="5CA78DA6"/>
    <w:rsid w:val="5CB9B657"/>
    <w:rsid w:val="5CBC51A0"/>
    <w:rsid w:val="5D01E08A"/>
    <w:rsid w:val="5D38280F"/>
    <w:rsid w:val="5D3E3B33"/>
    <w:rsid w:val="5E703814"/>
    <w:rsid w:val="5E714AB2"/>
    <w:rsid w:val="5E728952"/>
    <w:rsid w:val="5E83237F"/>
    <w:rsid w:val="5EC5D289"/>
    <w:rsid w:val="5EC9A638"/>
    <w:rsid w:val="5EEA43D1"/>
    <w:rsid w:val="5F35A2EF"/>
    <w:rsid w:val="5FFDD460"/>
    <w:rsid w:val="602B8600"/>
    <w:rsid w:val="60329EA5"/>
    <w:rsid w:val="606CB10D"/>
    <w:rsid w:val="609BE776"/>
    <w:rsid w:val="60ADEFD1"/>
    <w:rsid w:val="60D9EAFF"/>
    <w:rsid w:val="61764F9A"/>
    <w:rsid w:val="617DF977"/>
    <w:rsid w:val="618713BC"/>
    <w:rsid w:val="6204F7C8"/>
    <w:rsid w:val="62AFC737"/>
    <w:rsid w:val="631C3D5D"/>
    <w:rsid w:val="6326DFE6"/>
    <w:rsid w:val="63711463"/>
    <w:rsid w:val="638B792F"/>
    <w:rsid w:val="63BAFD05"/>
    <w:rsid w:val="6437555D"/>
    <w:rsid w:val="645E8411"/>
    <w:rsid w:val="64796DBE"/>
    <w:rsid w:val="6521525C"/>
    <w:rsid w:val="6564C793"/>
    <w:rsid w:val="656723C2"/>
    <w:rsid w:val="661C6BF4"/>
    <w:rsid w:val="6659F8FA"/>
    <w:rsid w:val="66F4C64E"/>
    <w:rsid w:val="674810D7"/>
    <w:rsid w:val="6785F880"/>
    <w:rsid w:val="67B94341"/>
    <w:rsid w:val="67C1CDD5"/>
    <w:rsid w:val="67EF06A8"/>
    <w:rsid w:val="68633D70"/>
    <w:rsid w:val="68A0C9D4"/>
    <w:rsid w:val="690268AF"/>
    <w:rsid w:val="694EEA3C"/>
    <w:rsid w:val="695FEABB"/>
    <w:rsid w:val="69AD3285"/>
    <w:rsid w:val="69F870E3"/>
    <w:rsid w:val="6A70C7D9"/>
    <w:rsid w:val="6A8943C9"/>
    <w:rsid w:val="6AA07AFD"/>
    <w:rsid w:val="6AC077A3"/>
    <w:rsid w:val="6B0DA4E8"/>
    <w:rsid w:val="6B54D7F9"/>
    <w:rsid w:val="6B56FD7D"/>
    <w:rsid w:val="6B69B4D0"/>
    <w:rsid w:val="6B959DED"/>
    <w:rsid w:val="6B99BD1D"/>
    <w:rsid w:val="6B9B0870"/>
    <w:rsid w:val="6B9D6C99"/>
    <w:rsid w:val="6B9E0348"/>
    <w:rsid w:val="6C0F538E"/>
    <w:rsid w:val="6C19A014"/>
    <w:rsid w:val="6C298EFB"/>
    <w:rsid w:val="6C78AB73"/>
    <w:rsid w:val="6C80F27F"/>
    <w:rsid w:val="6CA34C10"/>
    <w:rsid w:val="6CB8281B"/>
    <w:rsid w:val="6DB54A6D"/>
    <w:rsid w:val="6DB827C2"/>
    <w:rsid w:val="6E173D8F"/>
    <w:rsid w:val="6E4D85C9"/>
    <w:rsid w:val="6E648030"/>
    <w:rsid w:val="6EB23373"/>
    <w:rsid w:val="6ED4FA2D"/>
    <w:rsid w:val="6EE9AFC3"/>
    <w:rsid w:val="6EF6F2C1"/>
    <w:rsid w:val="6F200497"/>
    <w:rsid w:val="6F212ADB"/>
    <w:rsid w:val="6F682DAB"/>
    <w:rsid w:val="6F7249FE"/>
    <w:rsid w:val="6F7D526F"/>
    <w:rsid w:val="6F81E6A6"/>
    <w:rsid w:val="6FADB11B"/>
    <w:rsid w:val="6FF71424"/>
    <w:rsid w:val="7022DF62"/>
    <w:rsid w:val="707ED74C"/>
    <w:rsid w:val="709EB779"/>
    <w:rsid w:val="70ADC56C"/>
    <w:rsid w:val="713BFADD"/>
    <w:rsid w:val="7152DED6"/>
    <w:rsid w:val="715E7C8E"/>
    <w:rsid w:val="71B763F6"/>
    <w:rsid w:val="71F5BFB6"/>
    <w:rsid w:val="723D0B23"/>
    <w:rsid w:val="7257BD9C"/>
    <w:rsid w:val="727A1151"/>
    <w:rsid w:val="7287C4E0"/>
    <w:rsid w:val="72D9646E"/>
    <w:rsid w:val="730DD94A"/>
    <w:rsid w:val="734663AE"/>
    <w:rsid w:val="735AE61D"/>
    <w:rsid w:val="738EADC8"/>
    <w:rsid w:val="73BDD659"/>
    <w:rsid w:val="745ACD0E"/>
    <w:rsid w:val="752BF6A9"/>
    <w:rsid w:val="7570CB2A"/>
    <w:rsid w:val="759B65A3"/>
    <w:rsid w:val="75EF6AF4"/>
    <w:rsid w:val="75FAA84C"/>
    <w:rsid w:val="760CD074"/>
    <w:rsid w:val="762F7291"/>
    <w:rsid w:val="76540950"/>
    <w:rsid w:val="767403DE"/>
    <w:rsid w:val="76B6E361"/>
    <w:rsid w:val="76E3B33B"/>
    <w:rsid w:val="76E97FC1"/>
    <w:rsid w:val="77063C73"/>
    <w:rsid w:val="771B980F"/>
    <w:rsid w:val="7721EBDA"/>
    <w:rsid w:val="77816905"/>
    <w:rsid w:val="778539B9"/>
    <w:rsid w:val="77973763"/>
    <w:rsid w:val="77ADD685"/>
    <w:rsid w:val="77B7D460"/>
    <w:rsid w:val="77B8E6AA"/>
    <w:rsid w:val="77CFC091"/>
    <w:rsid w:val="789C55AA"/>
    <w:rsid w:val="78A2B793"/>
    <w:rsid w:val="78D636F5"/>
    <w:rsid w:val="78E95DB0"/>
    <w:rsid w:val="7906E005"/>
    <w:rsid w:val="79118CB9"/>
    <w:rsid w:val="79622A60"/>
    <w:rsid w:val="79995104"/>
    <w:rsid w:val="7A30B88B"/>
    <w:rsid w:val="7A3617E8"/>
    <w:rsid w:val="7A8E67F4"/>
    <w:rsid w:val="7AA4FF49"/>
    <w:rsid w:val="7AEFDE29"/>
    <w:rsid w:val="7AF9D668"/>
    <w:rsid w:val="7B16BDAB"/>
    <w:rsid w:val="7B9E14FC"/>
    <w:rsid w:val="7B9F714C"/>
    <w:rsid w:val="7BAF6803"/>
    <w:rsid w:val="7BEEE7FF"/>
    <w:rsid w:val="7C0208F2"/>
    <w:rsid w:val="7C7EB363"/>
    <w:rsid w:val="7CB298D1"/>
    <w:rsid w:val="7CC3AA0C"/>
    <w:rsid w:val="7CE26871"/>
    <w:rsid w:val="7D12A7C5"/>
    <w:rsid w:val="7D66C1F0"/>
    <w:rsid w:val="7D7A62E1"/>
    <w:rsid w:val="7D9BBE64"/>
    <w:rsid w:val="7E285640"/>
    <w:rsid w:val="7E90C3FE"/>
    <w:rsid w:val="7EA31FD4"/>
    <w:rsid w:val="7EB5899B"/>
    <w:rsid w:val="7EC65236"/>
    <w:rsid w:val="7EC73C30"/>
    <w:rsid w:val="7EFC7D14"/>
    <w:rsid w:val="7F2A3976"/>
    <w:rsid w:val="7F7B1BFF"/>
    <w:rsid w:val="7F95A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15:docId w15:val="{1283FC7A-8DCA-4EDA-8A1D-93EAA784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498"/>
    <w:rPr>
      <w:rFonts w:eastAsia="Times New Roman"/>
      <w:sz w:val="24"/>
      <w:szCs w:val="24"/>
      <w:lang w:eastAsia="en-US"/>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ascii="Times" w:eastAsia="PMingLiU" w:hAnsi="Times"/>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ascii="Times" w:eastAsia="PMingLiU" w:hAnsi="Times"/>
      <w:b/>
      <w:sz w:val="20"/>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ascii="Times" w:eastAsia="PMingLiU" w:hAnsi="Times"/>
      <w:b/>
      <w:sz w:val="20"/>
      <w:szCs w:val="20"/>
      <w:lang w:eastAsia="de-DE"/>
    </w:rPr>
  </w:style>
  <w:style w:type="paragraph" w:styleId="Heading4">
    <w:name w:val="heading 4"/>
    <w:basedOn w:val="Normal"/>
    <w:next w:val="Normal"/>
    <w:qFormat/>
    <w:pPr>
      <w:keepNext/>
      <w:numPr>
        <w:ilvl w:val="3"/>
        <w:numId w:val="1"/>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1"/>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1"/>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1"/>
      </w:numPr>
      <w:spacing w:before="240" w:after="60"/>
      <w:jc w:val="both"/>
      <w:outlineLvl w:val="6"/>
    </w:pPr>
    <w:rPr>
      <w:rFonts w:ascii="Arial" w:eastAsia="PMingLiU" w:hAnsi="Arial"/>
      <w:sz w:val="20"/>
      <w:szCs w:val="20"/>
      <w:lang w:eastAsia="de-DE"/>
    </w:rPr>
  </w:style>
  <w:style w:type="paragraph" w:styleId="Heading8">
    <w:name w:val="heading 8"/>
    <w:basedOn w:val="Normal"/>
    <w:next w:val="Normal"/>
    <w:qFormat/>
    <w:pPr>
      <w:numPr>
        <w:ilvl w:val="7"/>
        <w:numId w:val="1"/>
      </w:numPr>
      <w:spacing w:before="240" w:after="60"/>
      <w:jc w:val="both"/>
      <w:outlineLvl w:val="7"/>
    </w:pPr>
    <w:rPr>
      <w:rFonts w:ascii="Arial" w:eastAsia="PMingLiU" w:hAnsi="Arial"/>
      <w:i/>
      <w:sz w:val="20"/>
      <w:szCs w:val="20"/>
      <w:lang w:eastAsia="de-DE"/>
    </w:rPr>
  </w:style>
  <w:style w:type="paragraph" w:styleId="Heading9">
    <w:name w:val="heading 9"/>
    <w:basedOn w:val="Normal"/>
    <w:next w:val="Normal"/>
    <w:qFormat/>
    <w:pPr>
      <w:numPr>
        <w:ilvl w:val="8"/>
        <w:numId w:val="1"/>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ascii="Times" w:eastAsia="PMingLiU" w:hAnsi="Times"/>
      <w:sz w:val="20"/>
      <w:szCs w:val="20"/>
      <w:lang w:eastAsia="de-DE"/>
    </w:rPr>
  </w:style>
  <w:style w:type="paragraph" w:styleId="Footer">
    <w:name w:val="footer"/>
    <w:basedOn w:val="Normal"/>
    <w:pPr>
      <w:tabs>
        <w:tab w:val="center" w:pos="4536"/>
        <w:tab w:val="right" w:pos="9072"/>
      </w:tabs>
      <w:ind w:firstLine="227"/>
      <w:jc w:val="both"/>
    </w:pPr>
    <w:rPr>
      <w:rFonts w:ascii="Times" w:eastAsia="PMingLiU" w:hAnsi="Times"/>
      <w:sz w:val="20"/>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ascii="Times" w:eastAsia="PMingLiU" w:hAnsi="Times"/>
      <w:b/>
      <w:sz w:val="28"/>
      <w:szCs w:val="20"/>
      <w:lang w:eastAsia="de-DE"/>
    </w:rPr>
  </w:style>
  <w:style w:type="paragraph" w:customStyle="1" w:styleId="author">
    <w:name w:val="author"/>
    <w:basedOn w:val="Normal"/>
    <w:next w:val="authorinfo"/>
    <w:pPr>
      <w:spacing w:after="220"/>
      <w:ind w:firstLine="227"/>
      <w:jc w:val="center"/>
    </w:pPr>
    <w:rPr>
      <w:rFonts w:ascii="Times" w:eastAsia="PMingLiU" w:hAnsi="Times"/>
      <w:sz w:val="20"/>
      <w:szCs w:val="20"/>
      <w:lang w:eastAsia="de-DE"/>
    </w:rPr>
  </w:style>
  <w:style w:type="paragraph" w:customStyle="1" w:styleId="authorinfo">
    <w:name w:val="authorinfo"/>
    <w:basedOn w:val="Normal"/>
    <w:next w:val="email"/>
    <w:pPr>
      <w:ind w:firstLine="227"/>
      <w:jc w:val="center"/>
    </w:pPr>
    <w:rPr>
      <w:rFonts w:ascii="Times" w:eastAsia="PMingLiU" w:hAnsi="Times"/>
      <w:sz w:val="18"/>
      <w:szCs w:val="20"/>
      <w:lang w:eastAsia="de-DE"/>
    </w:rPr>
  </w:style>
  <w:style w:type="paragraph" w:customStyle="1" w:styleId="email">
    <w:name w:val="email"/>
    <w:basedOn w:val="Normal"/>
    <w:next w:val="abstract"/>
    <w:pPr>
      <w:ind w:firstLine="227"/>
      <w:jc w:val="center"/>
    </w:pPr>
    <w:rPr>
      <w:rFonts w:ascii="Times" w:eastAsia="PMingLiU" w:hAnsi="Times"/>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ascii="Times" w:eastAsia="PMingLiU" w:hAnsi="Times"/>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ascii="Times" w:eastAsia="PMingLiU" w:hAnsi="Times"/>
      <w:b/>
      <w:sz w:val="20"/>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ascii="Times" w:eastAsia="PMingLiU" w:hAnsi="Times"/>
      <w:b/>
      <w:sz w:val="20"/>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ascii="Times" w:eastAsia="PMingLiU" w:hAnsi="Times"/>
      <w:sz w:val="20"/>
      <w:szCs w:val="20"/>
      <w:lang w:eastAsia="de-DE"/>
    </w:rPr>
  </w:style>
  <w:style w:type="paragraph" w:customStyle="1" w:styleId="figlegend">
    <w:name w:val="figlegend"/>
    <w:basedOn w:val="Normal"/>
    <w:next w:val="Normal"/>
    <w:pPr>
      <w:keepNext/>
      <w:keepLines/>
      <w:spacing w:before="120" w:after="240"/>
      <w:jc w:val="both"/>
    </w:pPr>
    <w:rPr>
      <w:rFonts w:ascii="Times" w:eastAsia="PMingLiU" w:hAnsi="Times"/>
      <w:sz w:val="18"/>
      <w:szCs w:val="20"/>
      <w:lang w:eastAsia="de-DE"/>
    </w:rPr>
  </w:style>
  <w:style w:type="paragraph" w:customStyle="1" w:styleId="tablelegend">
    <w:name w:val="tablelegend"/>
    <w:basedOn w:val="Normal"/>
    <w:next w:val="Normal"/>
    <w:pPr>
      <w:keepNext/>
      <w:keepLines/>
      <w:spacing w:before="240" w:after="120"/>
      <w:jc w:val="both"/>
    </w:pPr>
    <w:rPr>
      <w:rFonts w:ascii="Times" w:eastAsia="PMingLiU" w:hAnsi="Times"/>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ascii="Times" w:eastAsia="PMingLiU" w:hAnsi="Times"/>
      <w:sz w:val="20"/>
      <w:szCs w:val="20"/>
      <w:lang w:eastAsia="de-DE"/>
    </w:rPr>
  </w:style>
  <w:style w:type="paragraph" w:customStyle="1" w:styleId="reference">
    <w:name w:val="reference"/>
    <w:basedOn w:val="Normal"/>
    <w:pPr>
      <w:ind w:left="227" w:hanging="227"/>
      <w:jc w:val="both"/>
    </w:pPr>
    <w:rPr>
      <w:rFonts w:ascii="Times" w:eastAsia="PMingLiU" w:hAnsi="Times"/>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ascii="Times" w:eastAsia="PMingLiU" w:hAnsi="Times"/>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ascii="Times" w:eastAsia="PMingLiU" w:hAnsi="Times"/>
      <w:sz w:val="20"/>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ascii="Times" w:eastAsia="PMingLiU" w:hAnsi="Times"/>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 w:val="20"/>
      <w:szCs w:val="20"/>
      <w:lang w:eastAsia="de-DE"/>
    </w:rPr>
  </w:style>
  <w:style w:type="paragraph" w:customStyle="1" w:styleId="FunotentextFootnote">
    <w:name w:val="Fußnotentext.Footnote"/>
    <w:basedOn w:val="Normal"/>
    <w:pPr>
      <w:tabs>
        <w:tab w:val="left" w:pos="170"/>
      </w:tabs>
      <w:ind w:left="170" w:hanging="170"/>
      <w:jc w:val="both"/>
    </w:pPr>
    <w:rPr>
      <w:rFonts w:ascii="Times" w:eastAsia="PMingLiU" w:hAnsi="Times"/>
      <w:sz w:val="18"/>
      <w:szCs w:val="20"/>
      <w:lang w:eastAsia="de-DE"/>
    </w:rPr>
  </w:style>
  <w:style w:type="paragraph" w:styleId="Caption">
    <w:name w:val="caption"/>
    <w:basedOn w:val="Normal"/>
    <w:next w:val="Normal"/>
    <w:qFormat/>
    <w:pPr>
      <w:spacing w:before="120" w:after="120"/>
      <w:ind w:firstLine="227"/>
      <w:jc w:val="both"/>
    </w:pPr>
    <w:rPr>
      <w:rFonts w:ascii="Times" w:eastAsia="PMingLiU" w:hAnsi="Times"/>
      <w:b/>
      <w:sz w:val="20"/>
      <w:szCs w:val="20"/>
      <w:lang w:eastAsia="de-DE"/>
    </w:rPr>
  </w:style>
  <w:style w:type="paragraph" w:customStyle="1" w:styleId="heading40">
    <w:name w:val="heading4"/>
    <w:basedOn w:val="Normal"/>
    <w:next w:val="p1a"/>
    <w:pPr>
      <w:spacing w:before="320"/>
      <w:jc w:val="both"/>
    </w:pPr>
    <w:rPr>
      <w:rFonts w:ascii="Times" w:eastAsia="PMingLiU" w:hAnsi="Times"/>
      <w:i/>
      <w:sz w:val="20"/>
      <w:szCs w:val="20"/>
      <w:lang w:eastAsia="de-DE"/>
    </w:rPr>
  </w:style>
  <w:style w:type="paragraph" w:customStyle="1" w:styleId="address">
    <w:name w:val="address"/>
    <w:basedOn w:val="Normal"/>
    <w:next w:val="email"/>
    <w:rsid w:val="009B1D59"/>
    <w:pPr>
      <w:ind w:firstLine="227"/>
      <w:jc w:val="center"/>
    </w:pPr>
    <w:rPr>
      <w:rFonts w:ascii="Times" w:eastAsia="PMingLiU" w:hAnsi="Times"/>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ascii="Times" w:eastAsia="PMingLiU" w:hAnsi="Times"/>
      <w:sz w:val="18"/>
      <w:szCs w:val="20"/>
      <w:lang w:eastAsia="de-DE"/>
    </w:rPr>
  </w:style>
  <w:style w:type="paragraph" w:customStyle="1" w:styleId="tabletitle">
    <w:name w:val="table title"/>
    <w:basedOn w:val="Normal"/>
    <w:next w:val="Normal"/>
    <w:rsid w:val="009B1D59"/>
    <w:pPr>
      <w:keepNext/>
      <w:keepLines/>
      <w:spacing w:before="240" w:after="120"/>
      <w:jc w:val="both"/>
    </w:pPr>
    <w:rPr>
      <w:rFonts w:ascii="Times" w:eastAsia="PMingLiU" w:hAnsi="Times"/>
      <w:sz w:val="18"/>
      <w:szCs w:val="20"/>
      <w:lang w:val="de-DE" w:eastAsia="de-DE"/>
    </w:rPr>
  </w:style>
  <w:style w:type="paragraph" w:customStyle="1" w:styleId="referenceitem">
    <w:name w:val="referenceitem"/>
    <w:basedOn w:val="Normal"/>
    <w:rsid w:val="009B1D59"/>
    <w:pPr>
      <w:ind w:left="227" w:hanging="227"/>
      <w:jc w:val="both"/>
    </w:pPr>
    <w:rPr>
      <w:rFonts w:ascii="Times" w:eastAsia="PMingLiU" w:hAnsi="Times"/>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ascii="Times" w:eastAsia="PMingLiU" w:hAnsi="Times"/>
      <w:sz w:val="20"/>
      <w:szCs w:val="20"/>
      <w:lang w:eastAsia="de-DE"/>
    </w:rPr>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pPr>
      <w:ind w:firstLine="227"/>
      <w:jc w:val="both"/>
    </w:pPr>
    <w:rPr>
      <w:rFonts w:ascii="Times" w:eastAsia="PMingLiU" w:hAnsi="Times"/>
      <w:sz w:val="20"/>
      <w:szCs w:val="20"/>
      <w:lang w:eastAsia="de-DE"/>
    </w:rPr>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pPr>
      <w:ind w:firstLine="227"/>
      <w:jc w:val="both"/>
    </w:pPr>
    <w:rPr>
      <w:rFonts w:ascii="Segoe UI" w:eastAsia="PMingLiU" w:hAnsi="Segoe UI" w:cs="Segoe UI"/>
      <w:sz w:val="18"/>
      <w:szCs w:val="18"/>
      <w:lang w:eastAsia="de-DE"/>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8A23D1"/>
    <w:rPr>
      <w:color w:val="605E5C"/>
      <w:shd w:val="clear" w:color="auto" w:fill="E1DFDD"/>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 w:type="character" w:styleId="FollowedHyperlink">
    <w:name w:val="FollowedHyperlink"/>
    <w:basedOn w:val="DefaultParagraphFont"/>
    <w:uiPriority w:val="99"/>
    <w:semiHidden/>
    <w:unhideWhenUsed/>
    <w:rsid w:val="006F23DB"/>
    <w:rPr>
      <w:color w:val="954F72" w:themeColor="followedHyperlink"/>
      <w:u w:val="single"/>
    </w:rPr>
  </w:style>
  <w:style w:type="paragraph" w:styleId="NormalWeb">
    <w:name w:val="Normal (Web)"/>
    <w:basedOn w:val="Normal"/>
    <w:uiPriority w:val="99"/>
    <w:semiHidden/>
    <w:unhideWhenUsed/>
    <w:rsid w:val="00790B50"/>
    <w:pPr>
      <w:spacing w:before="100" w:beforeAutospacing="1" w:after="100" w:afterAutospacing="1"/>
    </w:pPr>
  </w:style>
  <w:style w:type="character" w:styleId="PlaceholderText">
    <w:name w:val="Placeholder Text"/>
    <w:basedOn w:val="DefaultParagraphFont"/>
    <w:uiPriority w:val="99"/>
    <w:unhideWhenUsed/>
    <w:rsid w:val="003B7B3C"/>
    <w:rPr>
      <w:color w:val="808080"/>
    </w:rPr>
  </w:style>
  <w:style w:type="character" w:customStyle="1" w:styleId="UnresolvedMention1">
    <w:name w:val="Unresolved Mention1"/>
    <w:basedOn w:val="DefaultParagraphFont"/>
    <w:uiPriority w:val="99"/>
    <w:semiHidden/>
    <w:unhideWhenUsed/>
    <w:rsid w:val="00277E9D"/>
    <w:rPr>
      <w:color w:val="808080"/>
      <w:shd w:val="clear" w:color="auto" w:fill="E6E6E6"/>
    </w:rPr>
  </w:style>
  <w:style w:type="character" w:customStyle="1" w:styleId="lrzxr">
    <w:name w:val="lrzxr"/>
    <w:basedOn w:val="DefaultParagraphFont"/>
    <w:rsid w:val="0067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615">
      <w:bodyDiv w:val="1"/>
      <w:marLeft w:val="0"/>
      <w:marRight w:val="0"/>
      <w:marTop w:val="0"/>
      <w:marBottom w:val="0"/>
      <w:divBdr>
        <w:top w:val="none" w:sz="0" w:space="0" w:color="auto"/>
        <w:left w:val="none" w:sz="0" w:space="0" w:color="auto"/>
        <w:bottom w:val="none" w:sz="0" w:space="0" w:color="auto"/>
        <w:right w:val="none" w:sz="0" w:space="0" w:color="auto"/>
      </w:divBdr>
    </w:div>
    <w:div w:id="9575217">
      <w:bodyDiv w:val="1"/>
      <w:marLeft w:val="0"/>
      <w:marRight w:val="0"/>
      <w:marTop w:val="0"/>
      <w:marBottom w:val="0"/>
      <w:divBdr>
        <w:top w:val="none" w:sz="0" w:space="0" w:color="auto"/>
        <w:left w:val="none" w:sz="0" w:space="0" w:color="auto"/>
        <w:bottom w:val="none" w:sz="0" w:space="0" w:color="auto"/>
        <w:right w:val="none" w:sz="0" w:space="0" w:color="auto"/>
      </w:divBdr>
    </w:div>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34089121">
      <w:bodyDiv w:val="1"/>
      <w:marLeft w:val="0"/>
      <w:marRight w:val="0"/>
      <w:marTop w:val="0"/>
      <w:marBottom w:val="0"/>
      <w:divBdr>
        <w:top w:val="none" w:sz="0" w:space="0" w:color="auto"/>
        <w:left w:val="none" w:sz="0" w:space="0" w:color="auto"/>
        <w:bottom w:val="none" w:sz="0" w:space="0" w:color="auto"/>
        <w:right w:val="none" w:sz="0" w:space="0" w:color="auto"/>
      </w:divBdr>
      <w:divsChild>
        <w:div w:id="1919633723">
          <w:marLeft w:val="274"/>
          <w:marRight w:val="0"/>
          <w:marTop w:val="150"/>
          <w:marBottom w:val="0"/>
          <w:divBdr>
            <w:top w:val="none" w:sz="0" w:space="0" w:color="auto"/>
            <w:left w:val="none" w:sz="0" w:space="0" w:color="auto"/>
            <w:bottom w:val="none" w:sz="0" w:space="0" w:color="auto"/>
            <w:right w:val="none" w:sz="0" w:space="0" w:color="auto"/>
          </w:divBdr>
        </w:div>
      </w:divsChild>
    </w:div>
    <w:div w:id="34816795">
      <w:bodyDiv w:val="1"/>
      <w:marLeft w:val="0"/>
      <w:marRight w:val="0"/>
      <w:marTop w:val="0"/>
      <w:marBottom w:val="0"/>
      <w:divBdr>
        <w:top w:val="none" w:sz="0" w:space="0" w:color="auto"/>
        <w:left w:val="none" w:sz="0" w:space="0" w:color="auto"/>
        <w:bottom w:val="none" w:sz="0" w:space="0" w:color="auto"/>
        <w:right w:val="none" w:sz="0" w:space="0" w:color="auto"/>
      </w:divBdr>
    </w:div>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59719460">
      <w:bodyDiv w:val="1"/>
      <w:marLeft w:val="0"/>
      <w:marRight w:val="0"/>
      <w:marTop w:val="0"/>
      <w:marBottom w:val="0"/>
      <w:divBdr>
        <w:top w:val="none" w:sz="0" w:space="0" w:color="auto"/>
        <w:left w:val="none" w:sz="0" w:space="0" w:color="auto"/>
        <w:bottom w:val="none" w:sz="0" w:space="0" w:color="auto"/>
        <w:right w:val="none" w:sz="0" w:space="0" w:color="auto"/>
      </w:divBdr>
      <w:divsChild>
        <w:div w:id="181751074">
          <w:marLeft w:val="0"/>
          <w:marRight w:val="0"/>
          <w:marTop w:val="0"/>
          <w:marBottom w:val="0"/>
          <w:divBdr>
            <w:top w:val="none" w:sz="0" w:space="0" w:color="auto"/>
            <w:left w:val="none" w:sz="0" w:space="0" w:color="auto"/>
            <w:bottom w:val="none" w:sz="0" w:space="0" w:color="auto"/>
            <w:right w:val="none" w:sz="0" w:space="0" w:color="auto"/>
          </w:divBdr>
        </w:div>
        <w:div w:id="305547333">
          <w:marLeft w:val="0"/>
          <w:marRight w:val="0"/>
          <w:marTop w:val="0"/>
          <w:marBottom w:val="0"/>
          <w:divBdr>
            <w:top w:val="none" w:sz="0" w:space="0" w:color="auto"/>
            <w:left w:val="none" w:sz="0" w:space="0" w:color="auto"/>
            <w:bottom w:val="none" w:sz="0" w:space="0" w:color="auto"/>
            <w:right w:val="none" w:sz="0" w:space="0" w:color="auto"/>
          </w:divBdr>
        </w:div>
        <w:div w:id="354699634">
          <w:marLeft w:val="0"/>
          <w:marRight w:val="0"/>
          <w:marTop w:val="0"/>
          <w:marBottom w:val="0"/>
          <w:divBdr>
            <w:top w:val="none" w:sz="0" w:space="0" w:color="auto"/>
            <w:left w:val="none" w:sz="0" w:space="0" w:color="auto"/>
            <w:bottom w:val="none" w:sz="0" w:space="0" w:color="auto"/>
            <w:right w:val="none" w:sz="0" w:space="0" w:color="auto"/>
          </w:divBdr>
        </w:div>
        <w:div w:id="493035109">
          <w:marLeft w:val="0"/>
          <w:marRight w:val="0"/>
          <w:marTop w:val="0"/>
          <w:marBottom w:val="0"/>
          <w:divBdr>
            <w:top w:val="none" w:sz="0" w:space="0" w:color="auto"/>
            <w:left w:val="none" w:sz="0" w:space="0" w:color="auto"/>
            <w:bottom w:val="none" w:sz="0" w:space="0" w:color="auto"/>
            <w:right w:val="none" w:sz="0" w:space="0" w:color="auto"/>
          </w:divBdr>
        </w:div>
        <w:div w:id="596331763">
          <w:marLeft w:val="0"/>
          <w:marRight w:val="0"/>
          <w:marTop w:val="0"/>
          <w:marBottom w:val="0"/>
          <w:divBdr>
            <w:top w:val="none" w:sz="0" w:space="0" w:color="auto"/>
            <w:left w:val="none" w:sz="0" w:space="0" w:color="auto"/>
            <w:bottom w:val="none" w:sz="0" w:space="0" w:color="auto"/>
            <w:right w:val="none" w:sz="0" w:space="0" w:color="auto"/>
          </w:divBdr>
        </w:div>
        <w:div w:id="616838623">
          <w:marLeft w:val="0"/>
          <w:marRight w:val="0"/>
          <w:marTop w:val="0"/>
          <w:marBottom w:val="0"/>
          <w:divBdr>
            <w:top w:val="none" w:sz="0" w:space="0" w:color="auto"/>
            <w:left w:val="none" w:sz="0" w:space="0" w:color="auto"/>
            <w:bottom w:val="none" w:sz="0" w:space="0" w:color="auto"/>
            <w:right w:val="none" w:sz="0" w:space="0" w:color="auto"/>
          </w:divBdr>
        </w:div>
        <w:div w:id="691421687">
          <w:marLeft w:val="0"/>
          <w:marRight w:val="0"/>
          <w:marTop w:val="0"/>
          <w:marBottom w:val="0"/>
          <w:divBdr>
            <w:top w:val="none" w:sz="0" w:space="0" w:color="auto"/>
            <w:left w:val="none" w:sz="0" w:space="0" w:color="auto"/>
            <w:bottom w:val="none" w:sz="0" w:space="0" w:color="auto"/>
            <w:right w:val="none" w:sz="0" w:space="0" w:color="auto"/>
          </w:divBdr>
        </w:div>
        <w:div w:id="704258694">
          <w:marLeft w:val="0"/>
          <w:marRight w:val="0"/>
          <w:marTop w:val="0"/>
          <w:marBottom w:val="0"/>
          <w:divBdr>
            <w:top w:val="none" w:sz="0" w:space="0" w:color="auto"/>
            <w:left w:val="none" w:sz="0" w:space="0" w:color="auto"/>
            <w:bottom w:val="none" w:sz="0" w:space="0" w:color="auto"/>
            <w:right w:val="none" w:sz="0" w:space="0" w:color="auto"/>
          </w:divBdr>
        </w:div>
        <w:div w:id="726029659">
          <w:marLeft w:val="0"/>
          <w:marRight w:val="0"/>
          <w:marTop w:val="0"/>
          <w:marBottom w:val="0"/>
          <w:divBdr>
            <w:top w:val="none" w:sz="0" w:space="0" w:color="auto"/>
            <w:left w:val="none" w:sz="0" w:space="0" w:color="auto"/>
            <w:bottom w:val="none" w:sz="0" w:space="0" w:color="auto"/>
            <w:right w:val="none" w:sz="0" w:space="0" w:color="auto"/>
          </w:divBdr>
        </w:div>
        <w:div w:id="884372577">
          <w:marLeft w:val="0"/>
          <w:marRight w:val="0"/>
          <w:marTop w:val="0"/>
          <w:marBottom w:val="0"/>
          <w:divBdr>
            <w:top w:val="none" w:sz="0" w:space="0" w:color="auto"/>
            <w:left w:val="none" w:sz="0" w:space="0" w:color="auto"/>
            <w:bottom w:val="none" w:sz="0" w:space="0" w:color="auto"/>
            <w:right w:val="none" w:sz="0" w:space="0" w:color="auto"/>
          </w:divBdr>
        </w:div>
        <w:div w:id="979767765">
          <w:marLeft w:val="0"/>
          <w:marRight w:val="0"/>
          <w:marTop w:val="0"/>
          <w:marBottom w:val="0"/>
          <w:divBdr>
            <w:top w:val="none" w:sz="0" w:space="0" w:color="auto"/>
            <w:left w:val="none" w:sz="0" w:space="0" w:color="auto"/>
            <w:bottom w:val="none" w:sz="0" w:space="0" w:color="auto"/>
            <w:right w:val="none" w:sz="0" w:space="0" w:color="auto"/>
          </w:divBdr>
        </w:div>
        <w:div w:id="1035733135">
          <w:marLeft w:val="0"/>
          <w:marRight w:val="0"/>
          <w:marTop w:val="0"/>
          <w:marBottom w:val="0"/>
          <w:divBdr>
            <w:top w:val="none" w:sz="0" w:space="0" w:color="auto"/>
            <w:left w:val="none" w:sz="0" w:space="0" w:color="auto"/>
            <w:bottom w:val="none" w:sz="0" w:space="0" w:color="auto"/>
            <w:right w:val="none" w:sz="0" w:space="0" w:color="auto"/>
          </w:divBdr>
        </w:div>
        <w:div w:id="1079786611">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none" w:sz="0" w:space="0" w:color="auto"/>
            <w:right w:val="none" w:sz="0" w:space="0" w:color="auto"/>
          </w:divBdr>
        </w:div>
        <w:div w:id="1256095066">
          <w:marLeft w:val="0"/>
          <w:marRight w:val="0"/>
          <w:marTop w:val="0"/>
          <w:marBottom w:val="0"/>
          <w:divBdr>
            <w:top w:val="none" w:sz="0" w:space="0" w:color="auto"/>
            <w:left w:val="none" w:sz="0" w:space="0" w:color="auto"/>
            <w:bottom w:val="none" w:sz="0" w:space="0" w:color="auto"/>
            <w:right w:val="none" w:sz="0" w:space="0" w:color="auto"/>
          </w:divBdr>
        </w:div>
        <w:div w:id="1321495667">
          <w:marLeft w:val="0"/>
          <w:marRight w:val="0"/>
          <w:marTop w:val="0"/>
          <w:marBottom w:val="0"/>
          <w:divBdr>
            <w:top w:val="none" w:sz="0" w:space="0" w:color="auto"/>
            <w:left w:val="none" w:sz="0" w:space="0" w:color="auto"/>
            <w:bottom w:val="none" w:sz="0" w:space="0" w:color="auto"/>
            <w:right w:val="none" w:sz="0" w:space="0" w:color="auto"/>
          </w:divBdr>
        </w:div>
        <w:div w:id="1331787446">
          <w:marLeft w:val="0"/>
          <w:marRight w:val="0"/>
          <w:marTop w:val="0"/>
          <w:marBottom w:val="0"/>
          <w:divBdr>
            <w:top w:val="none" w:sz="0" w:space="0" w:color="auto"/>
            <w:left w:val="none" w:sz="0" w:space="0" w:color="auto"/>
            <w:bottom w:val="none" w:sz="0" w:space="0" w:color="auto"/>
            <w:right w:val="none" w:sz="0" w:space="0" w:color="auto"/>
          </w:divBdr>
        </w:div>
        <w:div w:id="1353534364">
          <w:marLeft w:val="0"/>
          <w:marRight w:val="0"/>
          <w:marTop w:val="0"/>
          <w:marBottom w:val="0"/>
          <w:divBdr>
            <w:top w:val="none" w:sz="0" w:space="0" w:color="auto"/>
            <w:left w:val="none" w:sz="0" w:space="0" w:color="auto"/>
            <w:bottom w:val="none" w:sz="0" w:space="0" w:color="auto"/>
            <w:right w:val="none" w:sz="0" w:space="0" w:color="auto"/>
          </w:divBdr>
        </w:div>
        <w:div w:id="1518496596">
          <w:marLeft w:val="0"/>
          <w:marRight w:val="0"/>
          <w:marTop w:val="0"/>
          <w:marBottom w:val="0"/>
          <w:divBdr>
            <w:top w:val="none" w:sz="0" w:space="0" w:color="auto"/>
            <w:left w:val="none" w:sz="0" w:space="0" w:color="auto"/>
            <w:bottom w:val="none" w:sz="0" w:space="0" w:color="auto"/>
            <w:right w:val="none" w:sz="0" w:space="0" w:color="auto"/>
          </w:divBdr>
        </w:div>
        <w:div w:id="1753088958">
          <w:marLeft w:val="0"/>
          <w:marRight w:val="0"/>
          <w:marTop w:val="0"/>
          <w:marBottom w:val="0"/>
          <w:divBdr>
            <w:top w:val="none" w:sz="0" w:space="0" w:color="auto"/>
            <w:left w:val="none" w:sz="0" w:space="0" w:color="auto"/>
            <w:bottom w:val="none" w:sz="0" w:space="0" w:color="auto"/>
            <w:right w:val="none" w:sz="0" w:space="0" w:color="auto"/>
          </w:divBdr>
        </w:div>
        <w:div w:id="2043893801">
          <w:marLeft w:val="0"/>
          <w:marRight w:val="0"/>
          <w:marTop w:val="0"/>
          <w:marBottom w:val="0"/>
          <w:divBdr>
            <w:top w:val="none" w:sz="0" w:space="0" w:color="auto"/>
            <w:left w:val="none" w:sz="0" w:space="0" w:color="auto"/>
            <w:bottom w:val="none" w:sz="0" w:space="0" w:color="auto"/>
            <w:right w:val="none" w:sz="0" w:space="0" w:color="auto"/>
          </w:divBdr>
        </w:div>
      </w:divsChild>
    </w:div>
    <w:div w:id="103423697">
      <w:bodyDiv w:val="1"/>
      <w:marLeft w:val="0"/>
      <w:marRight w:val="0"/>
      <w:marTop w:val="0"/>
      <w:marBottom w:val="0"/>
      <w:divBdr>
        <w:top w:val="none" w:sz="0" w:space="0" w:color="auto"/>
        <w:left w:val="none" w:sz="0" w:space="0" w:color="auto"/>
        <w:bottom w:val="none" w:sz="0" w:space="0" w:color="auto"/>
        <w:right w:val="none" w:sz="0" w:space="0" w:color="auto"/>
      </w:divBdr>
    </w:div>
    <w:div w:id="112865565">
      <w:bodyDiv w:val="1"/>
      <w:marLeft w:val="0"/>
      <w:marRight w:val="0"/>
      <w:marTop w:val="0"/>
      <w:marBottom w:val="0"/>
      <w:divBdr>
        <w:top w:val="none" w:sz="0" w:space="0" w:color="auto"/>
        <w:left w:val="none" w:sz="0" w:space="0" w:color="auto"/>
        <w:bottom w:val="none" w:sz="0" w:space="0" w:color="auto"/>
        <w:right w:val="none" w:sz="0" w:space="0" w:color="auto"/>
      </w:divBdr>
    </w:div>
    <w:div w:id="113836640">
      <w:bodyDiv w:val="1"/>
      <w:marLeft w:val="0"/>
      <w:marRight w:val="0"/>
      <w:marTop w:val="0"/>
      <w:marBottom w:val="0"/>
      <w:divBdr>
        <w:top w:val="none" w:sz="0" w:space="0" w:color="auto"/>
        <w:left w:val="none" w:sz="0" w:space="0" w:color="auto"/>
        <w:bottom w:val="none" w:sz="0" w:space="0" w:color="auto"/>
        <w:right w:val="none" w:sz="0" w:space="0" w:color="auto"/>
      </w:divBdr>
      <w:divsChild>
        <w:div w:id="1348404811">
          <w:marLeft w:val="0"/>
          <w:marRight w:val="0"/>
          <w:marTop w:val="0"/>
          <w:marBottom w:val="0"/>
          <w:divBdr>
            <w:top w:val="none" w:sz="0" w:space="0" w:color="auto"/>
            <w:left w:val="none" w:sz="0" w:space="0" w:color="auto"/>
            <w:bottom w:val="none" w:sz="0" w:space="0" w:color="auto"/>
            <w:right w:val="none" w:sz="0" w:space="0" w:color="auto"/>
          </w:divBdr>
          <w:divsChild>
            <w:div w:id="1198926973">
              <w:marLeft w:val="0"/>
              <w:marRight w:val="0"/>
              <w:marTop w:val="0"/>
              <w:marBottom w:val="0"/>
              <w:divBdr>
                <w:top w:val="none" w:sz="0" w:space="0" w:color="auto"/>
                <w:left w:val="none" w:sz="0" w:space="0" w:color="auto"/>
                <w:bottom w:val="none" w:sz="0" w:space="0" w:color="auto"/>
                <w:right w:val="none" w:sz="0" w:space="0" w:color="auto"/>
              </w:divBdr>
              <w:divsChild>
                <w:div w:id="248469035">
                  <w:marLeft w:val="0"/>
                  <w:marRight w:val="0"/>
                  <w:marTop w:val="0"/>
                  <w:marBottom w:val="0"/>
                  <w:divBdr>
                    <w:top w:val="none" w:sz="0" w:space="0" w:color="auto"/>
                    <w:left w:val="none" w:sz="0" w:space="0" w:color="auto"/>
                    <w:bottom w:val="none" w:sz="0" w:space="0" w:color="auto"/>
                    <w:right w:val="none" w:sz="0" w:space="0" w:color="auto"/>
                  </w:divBdr>
                  <w:divsChild>
                    <w:div w:id="720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956">
      <w:bodyDiv w:val="1"/>
      <w:marLeft w:val="0"/>
      <w:marRight w:val="0"/>
      <w:marTop w:val="0"/>
      <w:marBottom w:val="0"/>
      <w:divBdr>
        <w:top w:val="none" w:sz="0" w:space="0" w:color="auto"/>
        <w:left w:val="none" w:sz="0" w:space="0" w:color="auto"/>
        <w:bottom w:val="none" w:sz="0" w:space="0" w:color="auto"/>
        <w:right w:val="none" w:sz="0" w:space="0" w:color="auto"/>
      </w:divBdr>
    </w:div>
    <w:div w:id="123469909">
      <w:bodyDiv w:val="1"/>
      <w:marLeft w:val="0"/>
      <w:marRight w:val="0"/>
      <w:marTop w:val="0"/>
      <w:marBottom w:val="0"/>
      <w:divBdr>
        <w:top w:val="none" w:sz="0" w:space="0" w:color="auto"/>
        <w:left w:val="none" w:sz="0" w:space="0" w:color="auto"/>
        <w:bottom w:val="none" w:sz="0" w:space="0" w:color="auto"/>
        <w:right w:val="none" w:sz="0" w:space="0" w:color="auto"/>
      </w:divBdr>
      <w:divsChild>
        <w:div w:id="1519387268">
          <w:marLeft w:val="360"/>
          <w:marRight w:val="0"/>
          <w:marTop w:val="200"/>
          <w:marBottom w:val="0"/>
          <w:divBdr>
            <w:top w:val="none" w:sz="0" w:space="0" w:color="auto"/>
            <w:left w:val="none" w:sz="0" w:space="0" w:color="auto"/>
            <w:bottom w:val="none" w:sz="0" w:space="0" w:color="auto"/>
            <w:right w:val="none" w:sz="0" w:space="0" w:color="auto"/>
          </w:divBdr>
        </w:div>
      </w:divsChild>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79778362">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28196534">
      <w:bodyDiv w:val="1"/>
      <w:marLeft w:val="0"/>
      <w:marRight w:val="0"/>
      <w:marTop w:val="0"/>
      <w:marBottom w:val="0"/>
      <w:divBdr>
        <w:top w:val="none" w:sz="0" w:space="0" w:color="auto"/>
        <w:left w:val="none" w:sz="0" w:space="0" w:color="auto"/>
        <w:bottom w:val="none" w:sz="0" w:space="0" w:color="auto"/>
        <w:right w:val="none" w:sz="0" w:space="0" w:color="auto"/>
      </w:divBdr>
    </w:div>
    <w:div w:id="23593997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57833585">
      <w:bodyDiv w:val="1"/>
      <w:marLeft w:val="0"/>
      <w:marRight w:val="0"/>
      <w:marTop w:val="0"/>
      <w:marBottom w:val="0"/>
      <w:divBdr>
        <w:top w:val="none" w:sz="0" w:space="0" w:color="auto"/>
        <w:left w:val="none" w:sz="0" w:space="0" w:color="auto"/>
        <w:bottom w:val="none" w:sz="0" w:space="0" w:color="auto"/>
        <w:right w:val="none" w:sz="0" w:space="0" w:color="auto"/>
      </w:divBdr>
      <w:divsChild>
        <w:div w:id="1379432650">
          <w:marLeft w:val="360"/>
          <w:marRight w:val="0"/>
          <w:marTop w:val="200"/>
          <w:marBottom w:val="0"/>
          <w:divBdr>
            <w:top w:val="none" w:sz="0" w:space="0" w:color="auto"/>
            <w:left w:val="none" w:sz="0" w:space="0" w:color="auto"/>
            <w:bottom w:val="none" w:sz="0" w:space="0" w:color="auto"/>
            <w:right w:val="none" w:sz="0" w:space="0" w:color="auto"/>
          </w:divBdr>
        </w:div>
      </w:divsChild>
    </w:div>
    <w:div w:id="260573437">
      <w:bodyDiv w:val="1"/>
      <w:marLeft w:val="0"/>
      <w:marRight w:val="0"/>
      <w:marTop w:val="0"/>
      <w:marBottom w:val="0"/>
      <w:divBdr>
        <w:top w:val="none" w:sz="0" w:space="0" w:color="auto"/>
        <w:left w:val="none" w:sz="0" w:space="0" w:color="auto"/>
        <w:bottom w:val="none" w:sz="0" w:space="0" w:color="auto"/>
        <w:right w:val="none" w:sz="0" w:space="0" w:color="auto"/>
      </w:divBdr>
      <w:divsChild>
        <w:div w:id="1901819442">
          <w:marLeft w:val="274"/>
          <w:marRight w:val="0"/>
          <w:marTop w:val="150"/>
          <w:marBottom w:val="0"/>
          <w:divBdr>
            <w:top w:val="none" w:sz="0" w:space="0" w:color="auto"/>
            <w:left w:val="none" w:sz="0" w:space="0" w:color="auto"/>
            <w:bottom w:val="none" w:sz="0" w:space="0" w:color="auto"/>
            <w:right w:val="none" w:sz="0" w:space="0" w:color="auto"/>
          </w:divBdr>
        </w:div>
      </w:divsChild>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13414561">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36539655">
      <w:bodyDiv w:val="1"/>
      <w:marLeft w:val="0"/>
      <w:marRight w:val="0"/>
      <w:marTop w:val="0"/>
      <w:marBottom w:val="0"/>
      <w:divBdr>
        <w:top w:val="none" w:sz="0" w:space="0" w:color="auto"/>
        <w:left w:val="none" w:sz="0" w:space="0" w:color="auto"/>
        <w:bottom w:val="none" w:sz="0" w:space="0" w:color="auto"/>
        <w:right w:val="none" w:sz="0" w:space="0" w:color="auto"/>
      </w:divBdr>
      <w:divsChild>
        <w:div w:id="2144931638">
          <w:marLeft w:val="360"/>
          <w:marRight w:val="0"/>
          <w:marTop w:val="200"/>
          <w:marBottom w:val="0"/>
          <w:divBdr>
            <w:top w:val="none" w:sz="0" w:space="0" w:color="auto"/>
            <w:left w:val="none" w:sz="0" w:space="0" w:color="auto"/>
            <w:bottom w:val="none" w:sz="0" w:space="0" w:color="auto"/>
            <w:right w:val="none" w:sz="0" w:space="0" w:color="auto"/>
          </w:divBdr>
        </w:div>
      </w:divsChild>
    </w:div>
    <w:div w:id="348215876">
      <w:bodyDiv w:val="1"/>
      <w:marLeft w:val="0"/>
      <w:marRight w:val="0"/>
      <w:marTop w:val="0"/>
      <w:marBottom w:val="0"/>
      <w:divBdr>
        <w:top w:val="none" w:sz="0" w:space="0" w:color="auto"/>
        <w:left w:val="none" w:sz="0" w:space="0" w:color="auto"/>
        <w:bottom w:val="none" w:sz="0" w:space="0" w:color="auto"/>
        <w:right w:val="none" w:sz="0" w:space="0" w:color="auto"/>
      </w:divBdr>
    </w:div>
    <w:div w:id="383212687">
      <w:bodyDiv w:val="1"/>
      <w:marLeft w:val="0"/>
      <w:marRight w:val="0"/>
      <w:marTop w:val="0"/>
      <w:marBottom w:val="0"/>
      <w:divBdr>
        <w:top w:val="none" w:sz="0" w:space="0" w:color="auto"/>
        <w:left w:val="none" w:sz="0" w:space="0" w:color="auto"/>
        <w:bottom w:val="none" w:sz="0" w:space="0" w:color="auto"/>
        <w:right w:val="none" w:sz="0" w:space="0" w:color="auto"/>
      </w:divBdr>
      <w:divsChild>
        <w:div w:id="500125308">
          <w:marLeft w:val="360"/>
          <w:marRight w:val="0"/>
          <w:marTop w:val="200"/>
          <w:marBottom w:val="0"/>
          <w:divBdr>
            <w:top w:val="none" w:sz="0" w:space="0" w:color="auto"/>
            <w:left w:val="none" w:sz="0" w:space="0" w:color="auto"/>
            <w:bottom w:val="none" w:sz="0" w:space="0" w:color="auto"/>
            <w:right w:val="none" w:sz="0" w:space="0" w:color="auto"/>
          </w:divBdr>
        </w:div>
      </w:divsChild>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0928852">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525674405">
      <w:bodyDiv w:val="1"/>
      <w:marLeft w:val="0"/>
      <w:marRight w:val="0"/>
      <w:marTop w:val="0"/>
      <w:marBottom w:val="0"/>
      <w:divBdr>
        <w:top w:val="none" w:sz="0" w:space="0" w:color="auto"/>
        <w:left w:val="none" w:sz="0" w:space="0" w:color="auto"/>
        <w:bottom w:val="none" w:sz="0" w:space="0" w:color="auto"/>
        <w:right w:val="none" w:sz="0" w:space="0" w:color="auto"/>
      </w:divBdr>
      <w:divsChild>
        <w:div w:id="340395336">
          <w:marLeft w:val="0"/>
          <w:marRight w:val="0"/>
          <w:marTop w:val="0"/>
          <w:marBottom w:val="0"/>
          <w:divBdr>
            <w:top w:val="none" w:sz="0" w:space="0" w:color="auto"/>
            <w:left w:val="none" w:sz="0" w:space="0" w:color="auto"/>
            <w:bottom w:val="none" w:sz="0" w:space="0" w:color="auto"/>
            <w:right w:val="none" w:sz="0" w:space="0" w:color="auto"/>
          </w:divBdr>
          <w:divsChild>
            <w:div w:id="1926456804">
              <w:marLeft w:val="0"/>
              <w:marRight w:val="0"/>
              <w:marTop w:val="0"/>
              <w:marBottom w:val="0"/>
              <w:divBdr>
                <w:top w:val="none" w:sz="0" w:space="0" w:color="auto"/>
                <w:left w:val="none" w:sz="0" w:space="0" w:color="auto"/>
                <w:bottom w:val="none" w:sz="0" w:space="0" w:color="auto"/>
                <w:right w:val="none" w:sz="0" w:space="0" w:color="auto"/>
              </w:divBdr>
              <w:divsChild>
                <w:div w:id="1884707339">
                  <w:marLeft w:val="0"/>
                  <w:marRight w:val="0"/>
                  <w:marTop w:val="0"/>
                  <w:marBottom w:val="0"/>
                  <w:divBdr>
                    <w:top w:val="none" w:sz="0" w:space="0" w:color="auto"/>
                    <w:left w:val="none" w:sz="0" w:space="0" w:color="auto"/>
                    <w:bottom w:val="none" w:sz="0" w:space="0" w:color="auto"/>
                    <w:right w:val="none" w:sz="0" w:space="0" w:color="auto"/>
                  </w:divBdr>
                  <w:divsChild>
                    <w:div w:id="77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26606">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59448473">
      <w:bodyDiv w:val="1"/>
      <w:marLeft w:val="0"/>
      <w:marRight w:val="0"/>
      <w:marTop w:val="0"/>
      <w:marBottom w:val="0"/>
      <w:divBdr>
        <w:top w:val="none" w:sz="0" w:space="0" w:color="auto"/>
        <w:left w:val="none" w:sz="0" w:space="0" w:color="auto"/>
        <w:bottom w:val="none" w:sz="0" w:space="0" w:color="auto"/>
        <w:right w:val="none" w:sz="0" w:space="0" w:color="auto"/>
      </w:divBdr>
    </w:div>
    <w:div w:id="762532927">
      <w:bodyDiv w:val="1"/>
      <w:marLeft w:val="0"/>
      <w:marRight w:val="0"/>
      <w:marTop w:val="0"/>
      <w:marBottom w:val="0"/>
      <w:divBdr>
        <w:top w:val="none" w:sz="0" w:space="0" w:color="auto"/>
        <w:left w:val="none" w:sz="0" w:space="0" w:color="auto"/>
        <w:bottom w:val="none" w:sz="0" w:space="0" w:color="auto"/>
        <w:right w:val="none" w:sz="0" w:space="0" w:color="auto"/>
      </w:divBdr>
    </w:div>
    <w:div w:id="847599943">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36207316">
      <w:bodyDiv w:val="1"/>
      <w:marLeft w:val="0"/>
      <w:marRight w:val="0"/>
      <w:marTop w:val="0"/>
      <w:marBottom w:val="0"/>
      <w:divBdr>
        <w:top w:val="none" w:sz="0" w:space="0" w:color="auto"/>
        <w:left w:val="none" w:sz="0" w:space="0" w:color="auto"/>
        <w:bottom w:val="none" w:sz="0" w:space="0" w:color="auto"/>
        <w:right w:val="none" w:sz="0" w:space="0" w:color="auto"/>
      </w:divBdr>
      <w:divsChild>
        <w:div w:id="12735116">
          <w:marLeft w:val="0"/>
          <w:marRight w:val="0"/>
          <w:marTop w:val="0"/>
          <w:marBottom w:val="0"/>
          <w:divBdr>
            <w:top w:val="none" w:sz="0" w:space="0" w:color="auto"/>
            <w:left w:val="none" w:sz="0" w:space="0" w:color="auto"/>
            <w:bottom w:val="none" w:sz="0" w:space="0" w:color="auto"/>
            <w:right w:val="none" w:sz="0" w:space="0" w:color="auto"/>
          </w:divBdr>
        </w:div>
        <w:div w:id="39980817">
          <w:marLeft w:val="0"/>
          <w:marRight w:val="0"/>
          <w:marTop w:val="0"/>
          <w:marBottom w:val="0"/>
          <w:divBdr>
            <w:top w:val="none" w:sz="0" w:space="0" w:color="auto"/>
            <w:left w:val="none" w:sz="0" w:space="0" w:color="auto"/>
            <w:bottom w:val="none" w:sz="0" w:space="0" w:color="auto"/>
            <w:right w:val="none" w:sz="0" w:space="0" w:color="auto"/>
          </w:divBdr>
        </w:div>
        <w:div w:id="41709976">
          <w:marLeft w:val="0"/>
          <w:marRight w:val="0"/>
          <w:marTop w:val="0"/>
          <w:marBottom w:val="0"/>
          <w:divBdr>
            <w:top w:val="none" w:sz="0" w:space="0" w:color="auto"/>
            <w:left w:val="none" w:sz="0" w:space="0" w:color="auto"/>
            <w:bottom w:val="none" w:sz="0" w:space="0" w:color="auto"/>
            <w:right w:val="none" w:sz="0" w:space="0" w:color="auto"/>
          </w:divBdr>
        </w:div>
        <w:div w:id="55056828">
          <w:marLeft w:val="0"/>
          <w:marRight w:val="0"/>
          <w:marTop w:val="0"/>
          <w:marBottom w:val="0"/>
          <w:divBdr>
            <w:top w:val="none" w:sz="0" w:space="0" w:color="auto"/>
            <w:left w:val="none" w:sz="0" w:space="0" w:color="auto"/>
            <w:bottom w:val="none" w:sz="0" w:space="0" w:color="auto"/>
            <w:right w:val="none" w:sz="0" w:space="0" w:color="auto"/>
          </w:divBdr>
        </w:div>
        <w:div w:id="94445453">
          <w:marLeft w:val="0"/>
          <w:marRight w:val="0"/>
          <w:marTop w:val="0"/>
          <w:marBottom w:val="0"/>
          <w:divBdr>
            <w:top w:val="none" w:sz="0" w:space="0" w:color="auto"/>
            <w:left w:val="none" w:sz="0" w:space="0" w:color="auto"/>
            <w:bottom w:val="none" w:sz="0" w:space="0" w:color="auto"/>
            <w:right w:val="none" w:sz="0" w:space="0" w:color="auto"/>
          </w:divBdr>
        </w:div>
        <w:div w:id="121072727">
          <w:marLeft w:val="0"/>
          <w:marRight w:val="0"/>
          <w:marTop w:val="0"/>
          <w:marBottom w:val="0"/>
          <w:divBdr>
            <w:top w:val="none" w:sz="0" w:space="0" w:color="auto"/>
            <w:left w:val="none" w:sz="0" w:space="0" w:color="auto"/>
            <w:bottom w:val="none" w:sz="0" w:space="0" w:color="auto"/>
            <w:right w:val="none" w:sz="0" w:space="0" w:color="auto"/>
          </w:divBdr>
        </w:div>
        <w:div w:id="199976227">
          <w:marLeft w:val="0"/>
          <w:marRight w:val="0"/>
          <w:marTop w:val="0"/>
          <w:marBottom w:val="0"/>
          <w:divBdr>
            <w:top w:val="none" w:sz="0" w:space="0" w:color="auto"/>
            <w:left w:val="none" w:sz="0" w:space="0" w:color="auto"/>
            <w:bottom w:val="none" w:sz="0" w:space="0" w:color="auto"/>
            <w:right w:val="none" w:sz="0" w:space="0" w:color="auto"/>
          </w:divBdr>
        </w:div>
        <w:div w:id="237714165">
          <w:marLeft w:val="0"/>
          <w:marRight w:val="0"/>
          <w:marTop w:val="0"/>
          <w:marBottom w:val="0"/>
          <w:divBdr>
            <w:top w:val="none" w:sz="0" w:space="0" w:color="auto"/>
            <w:left w:val="none" w:sz="0" w:space="0" w:color="auto"/>
            <w:bottom w:val="none" w:sz="0" w:space="0" w:color="auto"/>
            <w:right w:val="none" w:sz="0" w:space="0" w:color="auto"/>
          </w:divBdr>
        </w:div>
        <w:div w:id="316881841">
          <w:marLeft w:val="0"/>
          <w:marRight w:val="0"/>
          <w:marTop w:val="0"/>
          <w:marBottom w:val="0"/>
          <w:divBdr>
            <w:top w:val="none" w:sz="0" w:space="0" w:color="auto"/>
            <w:left w:val="none" w:sz="0" w:space="0" w:color="auto"/>
            <w:bottom w:val="none" w:sz="0" w:space="0" w:color="auto"/>
            <w:right w:val="none" w:sz="0" w:space="0" w:color="auto"/>
          </w:divBdr>
        </w:div>
        <w:div w:id="328339094">
          <w:marLeft w:val="0"/>
          <w:marRight w:val="0"/>
          <w:marTop w:val="0"/>
          <w:marBottom w:val="0"/>
          <w:divBdr>
            <w:top w:val="none" w:sz="0" w:space="0" w:color="auto"/>
            <w:left w:val="none" w:sz="0" w:space="0" w:color="auto"/>
            <w:bottom w:val="none" w:sz="0" w:space="0" w:color="auto"/>
            <w:right w:val="none" w:sz="0" w:space="0" w:color="auto"/>
          </w:divBdr>
        </w:div>
        <w:div w:id="342628276">
          <w:marLeft w:val="0"/>
          <w:marRight w:val="0"/>
          <w:marTop w:val="0"/>
          <w:marBottom w:val="0"/>
          <w:divBdr>
            <w:top w:val="none" w:sz="0" w:space="0" w:color="auto"/>
            <w:left w:val="none" w:sz="0" w:space="0" w:color="auto"/>
            <w:bottom w:val="none" w:sz="0" w:space="0" w:color="auto"/>
            <w:right w:val="none" w:sz="0" w:space="0" w:color="auto"/>
          </w:divBdr>
        </w:div>
        <w:div w:id="366764099">
          <w:marLeft w:val="0"/>
          <w:marRight w:val="0"/>
          <w:marTop w:val="0"/>
          <w:marBottom w:val="0"/>
          <w:divBdr>
            <w:top w:val="none" w:sz="0" w:space="0" w:color="auto"/>
            <w:left w:val="none" w:sz="0" w:space="0" w:color="auto"/>
            <w:bottom w:val="none" w:sz="0" w:space="0" w:color="auto"/>
            <w:right w:val="none" w:sz="0" w:space="0" w:color="auto"/>
          </w:divBdr>
        </w:div>
        <w:div w:id="409279992">
          <w:marLeft w:val="0"/>
          <w:marRight w:val="0"/>
          <w:marTop w:val="0"/>
          <w:marBottom w:val="0"/>
          <w:divBdr>
            <w:top w:val="none" w:sz="0" w:space="0" w:color="auto"/>
            <w:left w:val="none" w:sz="0" w:space="0" w:color="auto"/>
            <w:bottom w:val="none" w:sz="0" w:space="0" w:color="auto"/>
            <w:right w:val="none" w:sz="0" w:space="0" w:color="auto"/>
          </w:divBdr>
        </w:div>
        <w:div w:id="460533651">
          <w:marLeft w:val="0"/>
          <w:marRight w:val="0"/>
          <w:marTop w:val="0"/>
          <w:marBottom w:val="0"/>
          <w:divBdr>
            <w:top w:val="none" w:sz="0" w:space="0" w:color="auto"/>
            <w:left w:val="none" w:sz="0" w:space="0" w:color="auto"/>
            <w:bottom w:val="none" w:sz="0" w:space="0" w:color="auto"/>
            <w:right w:val="none" w:sz="0" w:space="0" w:color="auto"/>
          </w:divBdr>
        </w:div>
        <w:div w:id="512183190">
          <w:marLeft w:val="0"/>
          <w:marRight w:val="0"/>
          <w:marTop w:val="0"/>
          <w:marBottom w:val="0"/>
          <w:divBdr>
            <w:top w:val="none" w:sz="0" w:space="0" w:color="auto"/>
            <w:left w:val="none" w:sz="0" w:space="0" w:color="auto"/>
            <w:bottom w:val="none" w:sz="0" w:space="0" w:color="auto"/>
            <w:right w:val="none" w:sz="0" w:space="0" w:color="auto"/>
          </w:divBdr>
        </w:div>
        <w:div w:id="589118463">
          <w:marLeft w:val="0"/>
          <w:marRight w:val="0"/>
          <w:marTop w:val="0"/>
          <w:marBottom w:val="0"/>
          <w:divBdr>
            <w:top w:val="none" w:sz="0" w:space="0" w:color="auto"/>
            <w:left w:val="none" w:sz="0" w:space="0" w:color="auto"/>
            <w:bottom w:val="none" w:sz="0" w:space="0" w:color="auto"/>
            <w:right w:val="none" w:sz="0" w:space="0" w:color="auto"/>
          </w:divBdr>
        </w:div>
        <w:div w:id="624432386">
          <w:marLeft w:val="0"/>
          <w:marRight w:val="0"/>
          <w:marTop w:val="0"/>
          <w:marBottom w:val="0"/>
          <w:divBdr>
            <w:top w:val="none" w:sz="0" w:space="0" w:color="auto"/>
            <w:left w:val="none" w:sz="0" w:space="0" w:color="auto"/>
            <w:bottom w:val="none" w:sz="0" w:space="0" w:color="auto"/>
            <w:right w:val="none" w:sz="0" w:space="0" w:color="auto"/>
          </w:divBdr>
        </w:div>
        <w:div w:id="627514492">
          <w:marLeft w:val="0"/>
          <w:marRight w:val="0"/>
          <w:marTop w:val="0"/>
          <w:marBottom w:val="0"/>
          <w:divBdr>
            <w:top w:val="none" w:sz="0" w:space="0" w:color="auto"/>
            <w:left w:val="none" w:sz="0" w:space="0" w:color="auto"/>
            <w:bottom w:val="none" w:sz="0" w:space="0" w:color="auto"/>
            <w:right w:val="none" w:sz="0" w:space="0" w:color="auto"/>
          </w:divBdr>
        </w:div>
        <w:div w:id="674235113">
          <w:marLeft w:val="0"/>
          <w:marRight w:val="0"/>
          <w:marTop w:val="0"/>
          <w:marBottom w:val="0"/>
          <w:divBdr>
            <w:top w:val="none" w:sz="0" w:space="0" w:color="auto"/>
            <w:left w:val="none" w:sz="0" w:space="0" w:color="auto"/>
            <w:bottom w:val="none" w:sz="0" w:space="0" w:color="auto"/>
            <w:right w:val="none" w:sz="0" w:space="0" w:color="auto"/>
          </w:divBdr>
        </w:div>
        <w:div w:id="773329168">
          <w:marLeft w:val="0"/>
          <w:marRight w:val="0"/>
          <w:marTop w:val="0"/>
          <w:marBottom w:val="0"/>
          <w:divBdr>
            <w:top w:val="none" w:sz="0" w:space="0" w:color="auto"/>
            <w:left w:val="none" w:sz="0" w:space="0" w:color="auto"/>
            <w:bottom w:val="none" w:sz="0" w:space="0" w:color="auto"/>
            <w:right w:val="none" w:sz="0" w:space="0" w:color="auto"/>
          </w:divBdr>
        </w:div>
        <w:div w:id="830023726">
          <w:marLeft w:val="0"/>
          <w:marRight w:val="0"/>
          <w:marTop w:val="0"/>
          <w:marBottom w:val="0"/>
          <w:divBdr>
            <w:top w:val="none" w:sz="0" w:space="0" w:color="auto"/>
            <w:left w:val="none" w:sz="0" w:space="0" w:color="auto"/>
            <w:bottom w:val="none" w:sz="0" w:space="0" w:color="auto"/>
            <w:right w:val="none" w:sz="0" w:space="0" w:color="auto"/>
          </w:divBdr>
        </w:div>
        <w:div w:id="985936120">
          <w:marLeft w:val="0"/>
          <w:marRight w:val="0"/>
          <w:marTop w:val="0"/>
          <w:marBottom w:val="0"/>
          <w:divBdr>
            <w:top w:val="none" w:sz="0" w:space="0" w:color="auto"/>
            <w:left w:val="none" w:sz="0" w:space="0" w:color="auto"/>
            <w:bottom w:val="none" w:sz="0" w:space="0" w:color="auto"/>
            <w:right w:val="none" w:sz="0" w:space="0" w:color="auto"/>
          </w:divBdr>
        </w:div>
        <w:div w:id="998538021">
          <w:marLeft w:val="0"/>
          <w:marRight w:val="0"/>
          <w:marTop w:val="0"/>
          <w:marBottom w:val="0"/>
          <w:divBdr>
            <w:top w:val="none" w:sz="0" w:space="0" w:color="auto"/>
            <w:left w:val="none" w:sz="0" w:space="0" w:color="auto"/>
            <w:bottom w:val="none" w:sz="0" w:space="0" w:color="auto"/>
            <w:right w:val="none" w:sz="0" w:space="0" w:color="auto"/>
          </w:divBdr>
        </w:div>
        <w:div w:id="1010982247">
          <w:marLeft w:val="0"/>
          <w:marRight w:val="0"/>
          <w:marTop w:val="0"/>
          <w:marBottom w:val="0"/>
          <w:divBdr>
            <w:top w:val="none" w:sz="0" w:space="0" w:color="auto"/>
            <w:left w:val="none" w:sz="0" w:space="0" w:color="auto"/>
            <w:bottom w:val="none" w:sz="0" w:space="0" w:color="auto"/>
            <w:right w:val="none" w:sz="0" w:space="0" w:color="auto"/>
          </w:divBdr>
        </w:div>
        <w:div w:id="1033386718">
          <w:marLeft w:val="0"/>
          <w:marRight w:val="0"/>
          <w:marTop w:val="0"/>
          <w:marBottom w:val="0"/>
          <w:divBdr>
            <w:top w:val="none" w:sz="0" w:space="0" w:color="auto"/>
            <w:left w:val="none" w:sz="0" w:space="0" w:color="auto"/>
            <w:bottom w:val="none" w:sz="0" w:space="0" w:color="auto"/>
            <w:right w:val="none" w:sz="0" w:space="0" w:color="auto"/>
          </w:divBdr>
        </w:div>
        <w:div w:id="1044014849">
          <w:marLeft w:val="0"/>
          <w:marRight w:val="0"/>
          <w:marTop w:val="0"/>
          <w:marBottom w:val="0"/>
          <w:divBdr>
            <w:top w:val="none" w:sz="0" w:space="0" w:color="auto"/>
            <w:left w:val="none" w:sz="0" w:space="0" w:color="auto"/>
            <w:bottom w:val="none" w:sz="0" w:space="0" w:color="auto"/>
            <w:right w:val="none" w:sz="0" w:space="0" w:color="auto"/>
          </w:divBdr>
        </w:div>
        <w:div w:id="1051421342">
          <w:marLeft w:val="0"/>
          <w:marRight w:val="0"/>
          <w:marTop w:val="0"/>
          <w:marBottom w:val="0"/>
          <w:divBdr>
            <w:top w:val="none" w:sz="0" w:space="0" w:color="auto"/>
            <w:left w:val="none" w:sz="0" w:space="0" w:color="auto"/>
            <w:bottom w:val="none" w:sz="0" w:space="0" w:color="auto"/>
            <w:right w:val="none" w:sz="0" w:space="0" w:color="auto"/>
          </w:divBdr>
        </w:div>
        <w:div w:id="1073746162">
          <w:marLeft w:val="0"/>
          <w:marRight w:val="0"/>
          <w:marTop w:val="0"/>
          <w:marBottom w:val="0"/>
          <w:divBdr>
            <w:top w:val="none" w:sz="0" w:space="0" w:color="auto"/>
            <w:left w:val="none" w:sz="0" w:space="0" w:color="auto"/>
            <w:bottom w:val="none" w:sz="0" w:space="0" w:color="auto"/>
            <w:right w:val="none" w:sz="0" w:space="0" w:color="auto"/>
          </w:divBdr>
        </w:div>
        <w:div w:id="1108231974">
          <w:marLeft w:val="0"/>
          <w:marRight w:val="0"/>
          <w:marTop w:val="0"/>
          <w:marBottom w:val="0"/>
          <w:divBdr>
            <w:top w:val="none" w:sz="0" w:space="0" w:color="auto"/>
            <w:left w:val="none" w:sz="0" w:space="0" w:color="auto"/>
            <w:bottom w:val="none" w:sz="0" w:space="0" w:color="auto"/>
            <w:right w:val="none" w:sz="0" w:space="0" w:color="auto"/>
          </w:divBdr>
        </w:div>
        <w:div w:id="1173953781">
          <w:marLeft w:val="0"/>
          <w:marRight w:val="0"/>
          <w:marTop w:val="0"/>
          <w:marBottom w:val="0"/>
          <w:divBdr>
            <w:top w:val="none" w:sz="0" w:space="0" w:color="auto"/>
            <w:left w:val="none" w:sz="0" w:space="0" w:color="auto"/>
            <w:bottom w:val="none" w:sz="0" w:space="0" w:color="auto"/>
            <w:right w:val="none" w:sz="0" w:space="0" w:color="auto"/>
          </w:divBdr>
        </w:div>
        <w:div w:id="1180857246">
          <w:marLeft w:val="0"/>
          <w:marRight w:val="0"/>
          <w:marTop w:val="0"/>
          <w:marBottom w:val="0"/>
          <w:divBdr>
            <w:top w:val="none" w:sz="0" w:space="0" w:color="auto"/>
            <w:left w:val="none" w:sz="0" w:space="0" w:color="auto"/>
            <w:bottom w:val="none" w:sz="0" w:space="0" w:color="auto"/>
            <w:right w:val="none" w:sz="0" w:space="0" w:color="auto"/>
          </w:divBdr>
        </w:div>
        <w:div w:id="1354845345">
          <w:marLeft w:val="0"/>
          <w:marRight w:val="0"/>
          <w:marTop w:val="0"/>
          <w:marBottom w:val="0"/>
          <w:divBdr>
            <w:top w:val="none" w:sz="0" w:space="0" w:color="auto"/>
            <w:left w:val="none" w:sz="0" w:space="0" w:color="auto"/>
            <w:bottom w:val="none" w:sz="0" w:space="0" w:color="auto"/>
            <w:right w:val="none" w:sz="0" w:space="0" w:color="auto"/>
          </w:divBdr>
        </w:div>
        <w:div w:id="1410735518">
          <w:marLeft w:val="0"/>
          <w:marRight w:val="0"/>
          <w:marTop w:val="0"/>
          <w:marBottom w:val="0"/>
          <w:divBdr>
            <w:top w:val="none" w:sz="0" w:space="0" w:color="auto"/>
            <w:left w:val="none" w:sz="0" w:space="0" w:color="auto"/>
            <w:bottom w:val="none" w:sz="0" w:space="0" w:color="auto"/>
            <w:right w:val="none" w:sz="0" w:space="0" w:color="auto"/>
          </w:divBdr>
        </w:div>
        <w:div w:id="1414813809">
          <w:marLeft w:val="0"/>
          <w:marRight w:val="0"/>
          <w:marTop w:val="0"/>
          <w:marBottom w:val="0"/>
          <w:divBdr>
            <w:top w:val="none" w:sz="0" w:space="0" w:color="auto"/>
            <w:left w:val="none" w:sz="0" w:space="0" w:color="auto"/>
            <w:bottom w:val="none" w:sz="0" w:space="0" w:color="auto"/>
            <w:right w:val="none" w:sz="0" w:space="0" w:color="auto"/>
          </w:divBdr>
        </w:div>
        <w:div w:id="1441294303">
          <w:marLeft w:val="0"/>
          <w:marRight w:val="0"/>
          <w:marTop w:val="0"/>
          <w:marBottom w:val="0"/>
          <w:divBdr>
            <w:top w:val="none" w:sz="0" w:space="0" w:color="auto"/>
            <w:left w:val="none" w:sz="0" w:space="0" w:color="auto"/>
            <w:bottom w:val="none" w:sz="0" w:space="0" w:color="auto"/>
            <w:right w:val="none" w:sz="0" w:space="0" w:color="auto"/>
          </w:divBdr>
        </w:div>
        <w:div w:id="1457598921">
          <w:marLeft w:val="0"/>
          <w:marRight w:val="0"/>
          <w:marTop w:val="0"/>
          <w:marBottom w:val="0"/>
          <w:divBdr>
            <w:top w:val="none" w:sz="0" w:space="0" w:color="auto"/>
            <w:left w:val="none" w:sz="0" w:space="0" w:color="auto"/>
            <w:bottom w:val="none" w:sz="0" w:space="0" w:color="auto"/>
            <w:right w:val="none" w:sz="0" w:space="0" w:color="auto"/>
          </w:divBdr>
        </w:div>
        <w:div w:id="1542741265">
          <w:marLeft w:val="0"/>
          <w:marRight w:val="0"/>
          <w:marTop w:val="0"/>
          <w:marBottom w:val="0"/>
          <w:divBdr>
            <w:top w:val="none" w:sz="0" w:space="0" w:color="auto"/>
            <w:left w:val="none" w:sz="0" w:space="0" w:color="auto"/>
            <w:bottom w:val="none" w:sz="0" w:space="0" w:color="auto"/>
            <w:right w:val="none" w:sz="0" w:space="0" w:color="auto"/>
          </w:divBdr>
        </w:div>
        <w:div w:id="1559630143">
          <w:marLeft w:val="0"/>
          <w:marRight w:val="0"/>
          <w:marTop w:val="0"/>
          <w:marBottom w:val="0"/>
          <w:divBdr>
            <w:top w:val="none" w:sz="0" w:space="0" w:color="auto"/>
            <w:left w:val="none" w:sz="0" w:space="0" w:color="auto"/>
            <w:bottom w:val="none" w:sz="0" w:space="0" w:color="auto"/>
            <w:right w:val="none" w:sz="0" w:space="0" w:color="auto"/>
          </w:divBdr>
        </w:div>
        <w:div w:id="1564214581">
          <w:marLeft w:val="0"/>
          <w:marRight w:val="0"/>
          <w:marTop w:val="0"/>
          <w:marBottom w:val="0"/>
          <w:divBdr>
            <w:top w:val="none" w:sz="0" w:space="0" w:color="auto"/>
            <w:left w:val="none" w:sz="0" w:space="0" w:color="auto"/>
            <w:bottom w:val="none" w:sz="0" w:space="0" w:color="auto"/>
            <w:right w:val="none" w:sz="0" w:space="0" w:color="auto"/>
          </w:divBdr>
        </w:div>
        <w:div w:id="1737626189">
          <w:marLeft w:val="0"/>
          <w:marRight w:val="0"/>
          <w:marTop w:val="0"/>
          <w:marBottom w:val="0"/>
          <w:divBdr>
            <w:top w:val="none" w:sz="0" w:space="0" w:color="auto"/>
            <w:left w:val="none" w:sz="0" w:space="0" w:color="auto"/>
            <w:bottom w:val="none" w:sz="0" w:space="0" w:color="auto"/>
            <w:right w:val="none" w:sz="0" w:space="0" w:color="auto"/>
          </w:divBdr>
        </w:div>
        <w:div w:id="1758794244">
          <w:marLeft w:val="0"/>
          <w:marRight w:val="0"/>
          <w:marTop w:val="0"/>
          <w:marBottom w:val="0"/>
          <w:divBdr>
            <w:top w:val="none" w:sz="0" w:space="0" w:color="auto"/>
            <w:left w:val="none" w:sz="0" w:space="0" w:color="auto"/>
            <w:bottom w:val="none" w:sz="0" w:space="0" w:color="auto"/>
            <w:right w:val="none" w:sz="0" w:space="0" w:color="auto"/>
          </w:divBdr>
        </w:div>
        <w:div w:id="1859392940">
          <w:marLeft w:val="0"/>
          <w:marRight w:val="0"/>
          <w:marTop w:val="0"/>
          <w:marBottom w:val="0"/>
          <w:divBdr>
            <w:top w:val="none" w:sz="0" w:space="0" w:color="auto"/>
            <w:left w:val="none" w:sz="0" w:space="0" w:color="auto"/>
            <w:bottom w:val="none" w:sz="0" w:space="0" w:color="auto"/>
            <w:right w:val="none" w:sz="0" w:space="0" w:color="auto"/>
          </w:divBdr>
        </w:div>
        <w:div w:id="1870945649">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2017069796">
          <w:marLeft w:val="0"/>
          <w:marRight w:val="0"/>
          <w:marTop w:val="0"/>
          <w:marBottom w:val="0"/>
          <w:divBdr>
            <w:top w:val="none" w:sz="0" w:space="0" w:color="auto"/>
            <w:left w:val="none" w:sz="0" w:space="0" w:color="auto"/>
            <w:bottom w:val="none" w:sz="0" w:space="0" w:color="auto"/>
            <w:right w:val="none" w:sz="0" w:space="0" w:color="auto"/>
          </w:divBdr>
        </w:div>
        <w:div w:id="2033533688">
          <w:marLeft w:val="0"/>
          <w:marRight w:val="0"/>
          <w:marTop w:val="0"/>
          <w:marBottom w:val="0"/>
          <w:divBdr>
            <w:top w:val="none" w:sz="0" w:space="0" w:color="auto"/>
            <w:left w:val="none" w:sz="0" w:space="0" w:color="auto"/>
            <w:bottom w:val="none" w:sz="0" w:space="0" w:color="auto"/>
            <w:right w:val="none" w:sz="0" w:space="0" w:color="auto"/>
          </w:divBdr>
        </w:div>
        <w:div w:id="2062945637">
          <w:marLeft w:val="0"/>
          <w:marRight w:val="0"/>
          <w:marTop w:val="0"/>
          <w:marBottom w:val="0"/>
          <w:divBdr>
            <w:top w:val="none" w:sz="0" w:space="0" w:color="auto"/>
            <w:left w:val="none" w:sz="0" w:space="0" w:color="auto"/>
            <w:bottom w:val="none" w:sz="0" w:space="0" w:color="auto"/>
            <w:right w:val="none" w:sz="0" w:space="0" w:color="auto"/>
          </w:divBdr>
        </w:div>
        <w:div w:id="2087333934">
          <w:marLeft w:val="0"/>
          <w:marRight w:val="0"/>
          <w:marTop w:val="0"/>
          <w:marBottom w:val="0"/>
          <w:divBdr>
            <w:top w:val="none" w:sz="0" w:space="0" w:color="auto"/>
            <w:left w:val="none" w:sz="0" w:space="0" w:color="auto"/>
            <w:bottom w:val="none" w:sz="0" w:space="0" w:color="auto"/>
            <w:right w:val="none" w:sz="0" w:space="0" w:color="auto"/>
          </w:divBdr>
        </w:div>
        <w:div w:id="2122843862">
          <w:marLeft w:val="0"/>
          <w:marRight w:val="0"/>
          <w:marTop w:val="0"/>
          <w:marBottom w:val="0"/>
          <w:divBdr>
            <w:top w:val="none" w:sz="0" w:space="0" w:color="auto"/>
            <w:left w:val="none" w:sz="0" w:space="0" w:color="auto"/>
            <w:bottom w:val="none" w:sz="0" w:space="0" w:color="auto"/>
            <w:right w:val="none" w:sz="0" w:space="0" w:color="auto"/>
          </w:divBdr>
        </w:div>
      </w:divsChild>
    </w:div>
    <w:div w:id="936447550">
      <w:bodyDiv w:val="1"/>
      <w:marLeft w:val="0"/>
      <w:marRight w:val="0"/>
      <w:marTop w:val="0"/>
      <w:marBottom w:val="0"/>
      <w:divBdr>
        <w:top w:val="none" w:sz="0" w:space="0" w:color="auto"/>
        <w:left w:val="none" w:sz="0" w:space="0" w:color="auto"/>
        <w:bottom w:val="none" w:sz="0" w:space="0" w:color="auto"/>
        <w:right w:val="none" w:sz="0" w:space="0" w:color="auto"/>
      </w:divBdr>
    </w:div>
    <w:div w:id="936981011">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01395281">
      <w:bodyDiv w:val="1"/>
      <w:marLeft w:val="0"/>
      <w:marRight w:val="0"/>
      <w:marTop w:val="0"/>
      <w:marBottom w:val="0"/>
      <w:divBdr>
        <w:top w:val="none" w:sz="0" w:space="0" w:color="auto"/>
        <w:left w:val="none" w:sz="0" w:space="0" w:color="auto"/>
        <w:bottom w:val="none" w:sz="0" w:space="0" w:color="auto"/>
        <w:right w:val="none" w:sz="0" w:space="0" w:color="auto"/>
      </w:divBdr>
    </w:div>
    <w:div w:id="100639924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39354551">
      <w:bodyDiv w:val="1"/>
      <w:marLeft w:val="0"/>
      <w:marRight w:val="0"/>
      <w:marTop w:val="0"/>
      <w:marBottom w:val="0"/>
      <w:divBdr>
        <w:top w:val="none" w:sz="0" w:space="0" w:color="auto"/>
        <w:left w:val="none" w:sz="0" w:space="0" w:color="auto"/>
        <w:bottom w:val="none" w:sz="0" w:space="0" w:color="auto"/>
        <w:right w:val="none" w:sz="0" w:space="0" w:color="auto"/>
      </w:divBdr>
    </w:div>
    <w:div w:id="1041126701">
      <w:bodyDiv w:val="1"/>
      <w:marLeft w:val="0"/>
      <w:marRight w:val="0"/>
      <w:marTop w:val="0"/>
      <w:marBottom w:val="0"/>
      <w:divBdr>
        <w:top w:val="none" w:sz="0" w:space="0" w:color="auto"/>
        <w:left w:val="none" w:sz="0" w:space="0" w:color="auto"/>
        <w:bottom w:val="none" w:sz="0" w:space="0" w:color="auto"/>
        <w:right w:val="none" w:sz="0" w:space="0" w:color="auto"/>
      </w:divBdr>
    </w:div>
    <w:div w:id="1049961382">
      <w:bodyDiv w:val="1"/>
      <w:marLeft w:val="0"/>
      <w:marRight w:val="0"/>
      <w:marTop w:val="0"/>
      <w:marBottom w:val="0"/>
      <w:divBdr>
        <w:top w:val="none" w:sz="0" w:space="0" w:color="auto"/>
        <w:left w:val="none" w:sz="0" w:space="0" w:color="auto"/>
        <w:bottom w:val="none" w:sz="0" w:space="0" w:color="auto"/>
        <w:right w:val="none" w:sz="0" w:space="0" w:color="auto"/>
      </w:divBdr>
    </w:div>
    <w:div w:id="1062215515">
      <w:bodyDiv w:val="1"/>
      <w:marLeft w:val="0"/>
      <w:marRight w:val="0"/>
      <w:marTop w:val="0"/>
      <w:marBottom w:val="0"/>
      <w:divBdr>
        <w:top w:val="none" w:sz="0" w:space="0" w:color="auto"/>
        <w:left w:val="none" w:sz="0" w:space="0" w:color="auto"/>
        <w:bottom w:val="none" w:sz="0" w:space="0" w:color="auto"/>
        <w:right w:val="none" w:sz="0" w:space="0" w:color="auto"/>
      </w:divBdr>
    </w:div>
    <w:div w:id="1063674313">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00562495">
      <w:bodyDiv w:val="1"/>
      <w:marLeft w:val="0"/>
      <w:marRight w:val="0"/>
      <w:marTop w:val="0"/>
      <w:marBottom w:val="0"/>
      <w:divBdr>
        <w:top w:val="none" w:sz="0" w:space="0" w:color="auto"/>
        <w:left w:val="none" w:sz="0" w:space="0" w:color="auto"/>
        <w:bottom w:val="none" w:sz="0" w:space="0" w:color="auto"/>
        <w:right w:val="none" w:sz="0" w:space="0" w:color="auto"/>
      </w:divBdr>
    </w:div>
    <w:div w:id="1111974842">
      <w:bodyDiv w:val="1"/>
      <w:marLeft w:val="0"/>
      <w:marRight w:val="0"/>
      <w:marTop w:val="0"/>
      <w:marBottom w:val="0"/>
      <w:divBdr>
        <w:top w:val="none" w:sz="0" w:space="0" w:color="auto"/>
        <w:left w:val="none" w:sz="0" w:space="0" w:color="auto"/>
        <w:bottom w:val="none" w:sz="0" w:space="0" w:color="auto"/>
        <w:right w:val="none" w:sz="0" w:space="0" w:color="auto"/>
      </w:divBdr>
    </w:div>
    <w:div w:id="1130637240">
      <w:bodyDiv w:val="1"/>
      <w:marLeft w:val="0"/>
      <w:marRight w:val="0"/>
      <w:marTop w:val="0"/>
      <w:marBottom w:val="0"/>
      <w:divBdr>
        <w:top w:val="none" w:sz="0" w:space="0" w:color="auto"/>
        <w:left w:val="none" w:sz="0" w:space="0" w:color="auto"/>
        <w:bottom w:val="none" w:sz="0" w:space="0" w:color="auto"/>
        <w:right w:val="none" w:sz="0" w:space="0" w:color="auto"/>
      </w:divBdr>
    </w:div>
    <w:div w:id="1157380435">
      <w:bodyDiv w:val="1"/>
      <w:marLeft w:val="0"/>
      <w:marRight w:val="0"/>
      <w:marTop w:val="0"/>
      <w:marBottom w:val="0"/>
      <w:divBdr>
        <w:top w:val="none" w:sz="0" w:space="0" w:color="auto"/>
        <w:left w:val="none" w:sz="0" w:space="0" w:color="auto"/>
        <w:bottom w:val="none" w:sz="0" w:space="0" w:color="auto"/>
        <w:right w:val="none" w:sz="0" w:space="0" w:color="auto"/>
      </w:divBdr>
      <w:divsChild>
        <w:div w:id="788621729">
          <w:marLeft w:val="360"/>
          <w:marRight w:val="0"/>
          <w:marTop w:val="200"/>
          <w:marBottom w:val="0"/>
          <w:divBdr>
            <w:top w:val="none" w:sz="0" w:space="0" w:color="auto"/>
            <w:left w:val="none" w:sz="0" w:space="0" w:color="auto"/>
            <w:bottom w:val="none" w:sz="0" w:space="0" w:color="auto"/>
            <w:right w:val="none" w:sz="0" w:space="0" w:color="auto"/>
          </w:divBdr>
        </w:div>
        <w:div w:id="976179731">
          <w:marLeft w:val="360"/>
          <w:marRight w:val="0"/>
          <w:marTop w:val="200"/>
          <w:marBottom w:val="0"/>
          <w:divBdr>
            <w:top w:val="none" w:sz="0" w:space="0" w:color="auto"/>
            <w:left w:val="none" w:sz="0" w:space="0" w:color="auto"/>
            <w:bottom w:val="none" w:sz="0" w:space="0" w:color="auto"/>
            <w:right w:val="none" w:sz="0" w:space="0" w:color="auto"/>
          </w:divBdr>
        </w:div>
        <w:div w:id="1434667649">
          <w:marLeft w:val="1080"/>
          <w:marRight w:val="0"/>
          <w:marTop w:val="100"/>
          <w:marBottom w:val="0"/>
          <w:divBdr>
            <w:top w:val="none" w:sz="0" w:space="0" w:color="auto"/>
            <w:left w:val="none" w:sz="0" w:space="0" w:color="auto"/>
            <w:bottom w:val="none" w:sz="0" w:space="0" w:color="auto"/>
            <w:right w:val="none" w:sz="0" w:space="0" w:color="auto"/>
          </w:divBdr>
        </w:div>
        <w:div w:id="1613246062">
          <w:marLeft w:val="360"/>
          <w:marRight w:val="0"/>
          <w:marTop w:val="200"/>
          <w:marBottom w:val="0"/>
          <w:divBdr>
            <w:top w:val="none" w:sz="0" w:space="0" w:color="auto"/>
            <w:left w:val="none" w:sz="0" w:space="0" w:color="auto"/>
            <w:bottom w:val="none" w:sz="0" w:space="0" w:color="auto"/>
            <w:right w:val="none" w:sz="0" w:space="0" w:color="auto"/>
          </w:divBdr>
        </w:div>
        <w:div w:id="1636326531">
          <w:marLeft w:val="360"/>
          <w:marRight w:val="0"/>
          <w:marTop w:val="200"/>
          <w:marBottom w:val="0"/>
          <w:divBdr>
            <w:top w:val="none" w:sz="0" w:space="0" w:color="auto"/>
            <w:left w:val="none" w:sz="0" w:space="0" w:color="auto"/>
            <w:bottom w:val="none" w:sz="0" w:space="0" w:color="auto"/>
            <w:right w:val="none" w:sz="0" w:space="0" w:color="auto"/>
          </w:divBdr>
        </w:div>
        <w:div w:id="2112780768">
          <w:marLeft w:val="1080"/>
          <w:marRight w:val="0"/>
          <w:marTop w:val="100"/>
          <w:marBottom w:val="0"/>
          <w:divBdr>
            <w:top w:val="none" w:sz="0" w:space="0" w:color="auto"/>
            <w:left w:val="none" w:sz="0" w:space="0" w:color="auto"/>
            <w:bottom w:val="none" w:sz="0" w:space="0" w:color="auto"/>
            <w:right w:val="none" w:sz="0" w:space="0" w:color="auto"/>
          </w:divBdr>
        </w:div>
      </w:divsChild>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08027440">
      <w:bodyDiv w:val="1"/>
      <w:marLeft w:val="0"/>
      <w:marRight w:val="0"/>
      <w:marTop w:val="0"/>
      <w:marBottom w:val="0"/>
      <w:divBdr>
        <w:top w:val="none" w:sz="0" w:space="0" w:color="auto"/>
        <w:left w:val="none" w:sz="0" w:space="0" w:color="auto"/>
        <w:bottom w:val="none" w:sz="0" w:space="0" w:color="auto"/>
        <w:right w:val="none" w:sz="0" w:space="0" w:color="auto"/>
      </w:divBdr>
      <w:divsChild>
        <w:div w:id="1283881721">
          <w:marLeft w:val="360"/>
          <w:marRight w:val="0"/>
          <w:marTop w:val="200"/>
          <w:marBottom w:val="0"/>
          <w:divBdr>
            <w:top w:val="none" w:sz="0" w:space="0" w:color="auto"/>
            <w:left w:val="none" w:sz="0" w:space="0" w:color="auto"/>
            <w:bottom w:val="none" w:sz="0" w:space="0" w:color="auto"/>
            <w:right w:val="none" w:sz="0" w:space="0" w:color="auto"/>
          </w:divBdr>
        </w:div>
      </w:divsChild>
    </w:div>
    <w:div w:id="1210844761">
      <w:bodyDiv w:val="1"/>
      <w:marLeft w:val="0"/>
      <w:marRight w:val="0"/>
      <w:marTop w:val="0"/>
      <w:marBottom w:val="0"/>
      <w:divBdr>
        <w:top w:val="none" w:sz="0" w:space="0" w:color="auto"/>
        <w:left w:val="none" w:sz="0" w:space="0" w:color="auto"/>
        <w:bottom w:val="none" w:sz="0" w:space="0" w:color="auto"/>
        <w:right w:val="none" w:sz="0" w:space="0" w:color="auto"/>
      </w:divBdr>
      <w:divsChild>
        <w:div w:id="410352594">
          <w:marLeft w:val="274"/>
          <w:marRight w:val="0"/>
          <w:marTop w:val="150"/>
          <w:marBottom w:val="0"/>
          <w:divBdr>
            <w:top w:val="none" w:sz="0" w:space="0" w:color="auto"/>
            <w:left w:val="none" w:sz="0" w:space="0" w:color="auto"/>
            <w:bottom w:val="none" w:sz="0" w:space="0" w:color="auto"/>
            <w:right w:val="none" w:sz="0" w:space="0" w:color="auto"/>
          </w:divBdr>
        </w:div>
      </w:divsChild>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299265372">
      <w:bodyDiv w:val="1"/>
      <w:marLeft w:val="0"/>
      <w:marRight w:val="0"/>
      <w:marTop w:val="0"/>
      <w:marBottom w:val="0"/>
      <w:divBdr>
        <w:top w:val="none" w:sz="0" w:space="0" w:color="auto"/>
        <w:left w:val="none" w:sz="0" w:space="0" w:color="auto"/>
        <w:bottom w:val="none" w:sz="0" w:space="0" w:color="auto"/>
        <w:right w:val="none" w:sz="0" w:space="0" w:color="auto"/>
      </w:divBdr>
    </w:div>
    <w:div w:id="1301686021">
      <w:bodyDiv w:val="1"/>
      <w:marLeft w:val="0"/>
      <w:marRight w:val="0"/>
      <w:marTop w:val="0"/>
      <w:marBottom w:val="0"/>
      <w:divBdr>
        <w:top w:val="none" w:sz="0" w:space="0" w:color="auto"/>
        <w:left w:val="none" w:sz="0" w:space="0" w:color="auto"/>
        <w:bottom w:val="none" w:sz="0" w:space="0" w:color="auto"/>
        <w:right w:val="none" w:sz="0" w:space="0" w:color="auto"/>
      </w:divBdr>
    </w:div>
    <w:div w:id="1317225087">
      <w:bodyDiv w:val="1"/>
      <w:marLeft w:val="0"/>
      <w:marRight w:val="0"/>
      <w:marTop w:val="0"/>
      <w:marBottom w:val="0"/>
      <w:divBdr>
        <w:top w:val="none" w:sz="0" w:space="0" w:color="auto"/>
        <w:left w:val="none" w:sz="0" w:space="0" w:color="auto"/>
        <w:bottom w:val="none" w:sz="0" w:space="0" w:color="auto"/>
        <w:right w:val="none" w:sz="0" w:space="0" w:color="auto"/>
      </w:divBdr>
    </w:div>
    <w:div w:id="1344043778">
      <w:bodyDiv w:val="1"/>
      <w:marLeft w:val="0"/>
      <w:marRight w:val="0"/>
      <w:marTop w:val="0"/>
      <w:marBottom w:val="0"/>
      <w:divBdr>
        <w:top w:val="none" w:sz="0" w:space="0" w:color="auto"/>
        <w:left w:val="none" w:sz="0" w:space="0" w:color="auto"/>
        <w:bottom w:val="none" w:sz="0" w:space="0" w:color="auto"/>
        <w:right w:val="none" w:sz="0" w:space="0" w:color="auto"/>
      </w:divBdr>
      <w:divsChild>
        <w:div w:id="1434008359">
          <w:marLeft w:val="360"/>
          <w:marRight w:val="0"/>
          <w:marTop w:val="200"/>
          <w:marBottom w:val="0"/>
          <w:divBdr>
            <w:top w:val="none" w:sz="0" w:space="0" w:color="auto"/>
            <w:left w:val="none" w:sz="0" w:space="0" w:color="auto"/>
            <w:bottom w:val="none" w:sz="0" w:space="0" w:color="auto"/>
            <w:right w:val="none" w:sz="0" w:space="0" w:color="auto"/>
          </w:divBdr>
        </w:div>
      </w:divsChild>
    </w:div>
    <w:div w:id="1359354459">
      <w:bodyDiv w:val="1"/>
      <w:marLeft w:val="0"/>
      <w:marRight w:val="0"/>
      <w:marTop w:val="0"/>
      <w:marBottom w:val="0"/>
      <w:divBdr>
        <w:top w:val="none" w:sz="0" w:space="0" w:color="auto"/>
        <w:left w:val="none" w:sz="0" w:space="0" w:color="auto"/>
        <w:bottom w:val="none" w:sz="0" w:space="0" w:color="auto"/>
        <w:right w:val="none" w:sz="0" w:space="0" w:color="auto"/>
      </w:divBdr>
    </w:div>
    <w:div w:id="1365639677">
      <w:bodyDiv w:val="1"/>
      <w:marLeft w:val="0"/>
      <w:marRight w:val="0"/>
      <w:marTop w:val="0"/>
      <w:marBottom w:val="0"/>
      <w:divBdr>
        <w:top w:val="none" w:sz="0" w:space="0" w:color="auto"/>
        <w:left w:val="none" w:sz="0" w:space="0" w:color="auto"/>
        <w:bottom w:val="none" w:sz="0" w:space="0" w:color="auto"/>
        <w:right w:val="none" w:sz="0" w:space="0" w:color="auto"/>
      </w:divBdr>
    </w:div>
    <w:div w:id="1393888923">
      <w:bodyDiv w:val="1"/>
      <w:marLeft w:val="0"/>
      <w:marRight w:val="0"/>
      <w:marTop w:val="0"/>
      <w:marBottom w:val="0"/>
      <w:divBdr>
        <w:top w:val="none" w:sz="0" w:space="0" w:color="auto"/>
        <w:left w:val="none" w:sz="0" w:space="0" w:color="auto"/>
        <w:bottom w:val="none" w:sz="0" w:space="0" w:color="auto"/>
        <w:right w:val="none" w:sz="0" w:space="0" w:color="auto"/>
      </w:divBdr>
      <w:divsChild>
        <w:div w:id="1901748893">
          <w:marLeft w:val="360"/>
          <w:marRight w:val="0"/>
          <w:marTop w:val="200"/>
          <w:marBottom w:val="0"/>
          <w:divBdr>
            <w:top w:val="none" w:sz="0" w:space="0" w:color="auto"/>
            <w:left w:val="none" w:sz="0" w:space="0" w:color="auto"/>
            <w:bottom w:val="none" w:sz="0" w:space="0" w:color="auto"/>
            <w:right w:val="none" w:sz="0" w:space="0" w:color="auto"/>
          </w:divBdr>
        </w:div>
      </w:divsChild>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448693124">
      <w:bodyDiv w:val="1"/>
      <w:marLeft w:val="0"/>
      <w:marRight w:val="0"/>
      <w:marTop w:val="0"/>
      <w:marBottom w:val="0"/>
      <w:divBdr>
        <w:top w:val="none" w:sz="0" w:space="0" w:color="auto"/>
        <w:left w:val="none" w:sz="0" w:space="0" w:color="auto"/>
        <w:bottom w:val="none" w:sz="0" w:space="0" w:color="auto"/>
        <w:right w:val="none" w:sz="0" w:space="0" w:color="auto"/>
      </w:divBdr>
    </w:div>
    <w:div w:id="1470516317">
      <w:bodyDiv w:val="1"/>
      <w:marLeft w:val="0"/>
      <w:marRight w:val="0"/>
      <w:marTop w:val="0"/>
      <w:marBottom w:val="0"/>
      <w:divBdr>
        <w:top w:val="none" w:sz="0" w:space="0" w:color="auto"/>
        <w:left w:val="none" w:sz="0" w:space="0" w:color="auto"/>
        <w:bottom w:val="none" w:sz="0" w:space="0" w:color="auto"/>
        <w:right w:val="none" w:sz="0" w:space="0" w:color="auto"/>
      </w:divBdr>
    </w:div>
    <w:div w:id="1490946758">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588879342">
      <w:bodyDiv w:val="1"/>
      <w:marLeft w:val="0"/>
      <w:marRight w:val="0"/>
      <w:marTop w:val="0"/>
      <w:marBottom w:val="0"/>
      <w:divBdr>
        <w:top w:val="none" w:sz="0" w:space="0" w:color="auto"/>
        <w:left w:val="none" w:sz="0" w:space="0" w:color="auto"/>
        <w:bottom w:val="none" w:sz="0" w:space="0" w:color="auto"/>
        <w:right w:val="none" w:sz="0" w:space="0" w:color="auto"/>
      </w:divBdr>
    </w:div>
    <w:div w:id="1643193428">
      <w:bodyDiv w:val="1"/>
      <w:marLeft w:val="0"/>
      <w:marRight w:val="0"/>
      <w:marTop w:val="0"/>
      <w:marBottom w:val="0"/>
      <w:divBdr>
        <w:top w:val="none" w:sz="0" w:space="0" w:color="auto"/>
        <w:left w:val="none" w:sz="0" w:space="0" w:color="auto"/>
        <w:bottom w:val="none" w:sz="0" w:space="0" w:color="auto"/>
        <w:right w:val="none" w:sz="0" w:space="0" w:color="auto"/>
      </w:divBdr>
      <w:divsChild>
        <w:div w:id="1927302642">
          <w:marLeft w:val="274"/>
          <w:marRight w:val="0"/>
          <w:marTop w:val="150"/>
          <w:marBottom w:val="0"/>
          <w:divBdr>
            <w:top w:val="none" w:sz="0" w:space="0" w:color="auto"/>
            <w:left w:val="none" w:sz="0" w:space="0" w:color="auto"/>
            <w:bottom w:val="none" w:sz="0" w:space="0" w:color="auto"/>
            <w:right w:val="none" w:sz="0" w:space="0" w:color="auto"/>
          </w:divBdr>
        </w:div>
      </w:divsChild>
    </w:div>
    <w:div w:id="1651329378">
      <w:bodyDiv w:val="1"/>
      <w:marLeft w:val="0"/>
      <w:marRight w:val="0"/>
      <w:marTop w:val="0"/>
      <w:marBottom w:val="0"/>
      <w:divBdr>
        <w:top w:val="none" w:sz="0" w:space="0" w:color="auto"/>
        <w:left w:val="none" w:sz="0" w:space="0" w:color="auto"/>
        <w:bottom w:val="none" w:sz="0" w:space="0" w:color="auto"/>
        <w:right w:val="none" w:sz="0" w:space="0" w:color="auto"/>
      </w:divBdr>
    </w:div>
    <w:div w:id="1654599214">
      <w:bodyDiv w:val="1"/>
      <w:marLeft w:val="0"/>
      <w:marRight w:val="0"/>
      <w:marTop w:val="0"/>
      <w:marBottom w:val="0"/>
      <w:divBdr>
        <w:top w:val="none" w:sz="0" w:space="0" w:color="auto"/>
        <w:left w:val="none" w:sz="0" w:space="0" w:color="auto"/>
        <w:bottom w:val="none" w:sz="0" w:space="0" w:color="auto"/>
        <w:right w:val="none" w:sz="0" w:space="0" w:color="auto"/>
      </w:divBdr>
    </w:div>
    <w:div w:id="1662738402">
      <w:bodyDiv w:val="1"/>
      <w:marLeft w:val="0"/>
      <w:marRight w:val="0"/>
      <w:marTop w:val="0"/>
      <w:marBottom w:val="0"/>
      <w:divBdr>
        <w:top w:val="none" w:sz="0" w:space="0" w:color="auto"/>
        <w:left w:val="none" w:sz="0" w:space="0" w:color="auto"/>
        <w:bottom w:val="none" w:sz="0" w:space="0" w:color="auto"/>
        <w:right w:val="none" w:sz="0" w:space="0" w:color="auto"/>
      </w:divBdr>
    </w:div>
    <w:div w:id="1665549049">
      <w:bodyDiv w:val="1"/>
      <w:marLeft w:val="0"/>
      <w:marRight w:val="0"/>
      <w:marTop w:val="0"/>
      <w:marBottom w:val="0"/>
      <w:divBdr>
        <w:top w:val="none" w:sz="0" w:space="0" w:color="auto"/>
        <w:left w:val="none" w:sz="0" w:space="0" w:color="auto"/>
        <w:bottom w:val="none" w:sz="0" w:space="0" w:color="auto"/>
        <w:right w:val="none" w:sz="0" w:space="0" w:color="auto"/>
      </w:divBdr>
      <w:divsChild>
        <w:div w:id="1785227070">
          <w:marLeft w:val="360"/>
          <w:marRight w:val="0"/>
          <w:marTop w:val="200"/>
          <w:marBottom w:val="0"/>
          <w:divBdr>
            <w:top w:val="none" w:sz="0" w:space="0" w:color="auto"/>
            <w:left w:val="none" w:sz="0" w:space="0" w:color="auto"/>
            <w:bottom w:val="none" w:sz="0" w:space="0" w:color="auto"/>
            <w:right w:val="none" w:sz="0" w:space="0" w:color="auto"/>
          </w:divBdr>
        </w:div>
      </w:divsChild>
    </w:div>
    <w:div w:id="1679039682">
      <w:bodyDiv w:val="1"/>
      <w:marLeft w:val="0"/>
      <w:marRight w:val="0"/>
      <w:marTop w:val="0"/>
      <w:marBottom w:val="0"/>
      <w:divBdr>
        <w:top w:val="none" w:sz="0" w:space="0" w:color="auto"/>
        <w:left w:val="none" w:sz="0" w:space="0" w:color="auto"/>
        <w:bottom w:val="none" w:sz="0" w:space="0" w:color="auto"/>
        <w:right w:val="none" w:sz="0" w:space="0" w:color="auto"/>
      </w:divBdr>
      <w:divsChild>
        <w:div w:id="105662295">
          <w:marLeft w:val="274"/>
          <w:marRight w:val="0"/>
          <w:marTop w:val="150"/>
          <w:marBottom w:val="0"/>
          <w:divBdr>
            <w:top w:val="none" w:sz="0" w:space="0" w:color="auto"/>
            <w:left w:val="none" w:sz="0" w:space="0" w:color="auto"/>
            <w:bottom w:val="none" w:sz="0" w:space="0" w:color="auto"/>
            <w:right w:val="none" w:sz="0" w:space="0" w:color="auto"/>
          </w:divBdr>
        </w:div>
      </w:divsChild>
    </w:div>
    <w:div w:id="1742554327">
      <w:bodyDiv w:val="1"/>
      <w:marLeft w:val="0"/>
      <w:marRight w:val="0"/>
      <w:marTop w:val="0"/>
      <w:marBottom w:val="0"/>
      <w:divBdr>
        <w:top w:val="none" w:sz="0" w:space="0" w:color="auto"/>
        <w:left w:val="none" w:sz="0" w:space="0" w:color="auto"/>
        <w:bottom w:val="none" w:sz="0" w:space="0" w:color="auto"/>
        <w:right w:val="none" w:sz="0" w:space="0" w:color="auto"/>
      </w:divBdr>
    </w:div>
    <w:div w:id="1811440814">
      <w:bodyDiv w:val="1"/>
      <w:marLeft w:val="0"/>
      <w:marRight w:val="0"/>
      <w:marTop w:val="0"/>
      <w:marBottom w:val="0"/>
      <w:divBdr>
        <w:top w:val="none" w:sz="0" w:space="0" w:color="auto"/>
        <w:left w:val="none" w:sz="0" w:space="0" w:color="auto"/>
        <w:bottom w:val="none" w:sz="0" w:space="0" w:color="auto"/>
        <w:right w:val="none" w:sz="0" w:space="0" w:color="auto"/>
      </w:divBdr>
    </w:div>
    <w:div w:id="1828589996">
      <w:bodyDiv w:val="1"/>
      <w:marLeft w:val="0"/>
      <w:marRight w:val="0"/>
      <w:marTop w:val="0"/>
      <w:marBottom w:val="0"/>
      <w:divBdr>
        <w:top w:val="none" w:sz="0" w:space="0" w:color="auto"/>
        <w:left w:val="none" w:sz="0" w:space="0" w:color="auto"/>
        <w:bottom w:val="none" w:sz="0" w:space="0" w:color="auto"/>
        <w:right w:val="none" w:sz="0" w:space="0" w:color="auto"/>
      </w:divBdr>
    </w:div>
    <w:div w:id="1866403342">
      <w:bodyDiv w:val="1"/>
      <w:marLeft w:val="0"/>
      <w:marRight w:val="0"/>
      <w:marTop w:val="0"/>
      <w:marBottom w:val="0"/>
      <w:divBdr>
        <w:top w:val="none" w:sz="0" w:space="0" w:color="auto"/>
        <w:left w:val="none" w:sz="0" w:space="0" w:color="auto"/>
        <w:bottom w:val="none" w:sz="0" w:space="0" w:color="auto"/>
        <w:right w:val="none" w:sz="0" w:space="0" w:color="auto"/>
      </w:divBdr>
    </w:div>
    <w:div w:id="1871842587">
      <w:bodyDiv w:val="1"/>
      <w:marLeft w:val="0"/>
      <w:marRight w:val="0"/>
      <w:marTop w:val="0"/>
      <w:marBottom w:val="0"/>
      <w:divBdr>
        <w:top w:val="none" w:sz="0" w:space="0" w:color="auto"/>
        <w:left w:val="none" w:sz="0" w:space="0" w:color="auto"/>
        <w:bottom w:val="none" w:sz="0" w:space="0" w:color="auto"/>
        <w:right w:val="none" w:sz="0" w:space="0" w:color="auto"/>
      </w:divBdr>
      <w:divsChild>
        <w:div w:id="913396318">
          <w:marLeft w:val="274"/>
          <w:marRight w:val="0"/>
          <w:marTop w:val="150"/>
          <w:marBottom w:val="0"/>
          <w:divBdr>
            <w:top w:val="none" w:sz="0" w:space="0" w:color="auto"/>
            <w:left w:val="none" w:sz="0" w:space="0" w:color="auto"/>
            <w:bottom w:val="none" w:sz="0" w:space="0" w:color="auto"/>
            <w:right w:val="none" w:sz="0" w:space="0" w:color="auto"/>
          </w:divBdr>
        </w:div>
      </w:divsChild>
    </w:div>
    <w:div w:id="1872566414">
      <w:bodyDiv w:val="1"/>
      <w:marLeft w:val="0"/>
      <w:marRight w:val="0"/>
      <w:marTop w:val="0"/>
      <w:marBottom w:val="0"/>
      <w:divBdr>
        <w:top w:val="none" w:sz="0" w:space="0" w:color="auto"/>
        <w:left w:val="none" w:sz="0" w:space="0" w:color="auto"/>
        <w:bottom w:val="none" w:sz="0" w:space="0" w:color="auto"/>
        <w:right w:val="none" w:sz="0" w:space="0" w:color="auto"/>
      </w:divBdr>
    </w:div>
    <w:div w:id="1874921172">
      <w:bodyDiv w:val="1"/>
      <w:marLeft w:val="0"/>
      <w:marRight w:val="0"/>
      <w:marTop w:val="0"/>
      <w:marBottom w:val="0"/>
      <w:divBdr>
        <w:top w:val="none" w:sz="0" w:space="0" w:color="auto"/>
        <w:left w:val="none" w:sz="0" w:space="0" w:color="auto"/>
        <w:bottom w:val="none" w:sz="0" w:space="0" w:color="auto"/>
        <w:right w:val="none" w:sz="0" w:space="0" w:color="auto"/>
      </w:divBdr>
      <w:divsChild>
        <w:div w:id="195776654">
          <w:marLeft w:val="360"/>
          <w:marRight w:val="0"/>
          <w:marTop w:val="200"/>
          <w:marBottom w:val="0"/>
          <w:divBdr>
            <w:top w:val="none" w:sz="0" w:space="0" w:color="auto"/>
            <w:left w:val="none" w:sz="0" w:space="0" w:color="auto"/>
            <w:bottom w:val="none" w:sz="0" w:space="0" w:color="auto"/>
            <w:right w:val="none" w:sz="0" w:space="0" w:color="auto"/>
          </w:divBdr>
        </w:div>
      </w:divsChild>
    </w:div>
    <w:div w:id="1897815632">
      <w:bodyDiv w:val="1"/>
      <w:marLeft w:val="0"/>
      <w:marRight w:val="0"/>
      <w:marTop w:val="0"/>
      <w:marBottom w:val="0"/>
      <w:divBdr>
        <w:top w:val="none" w:sz="0" w:space="0" w:color="auto"/>
        <w:left w:val="none" w:sz="0" w:space="0" w:color="auto"/>
        <w:bottom w:val="none" w:sz="0" w:space="0" w:color="auto"/>
        <w:right w:val="none" w:sz="0" w:space="0" w:color="auto"/>
      </w:divBdr>
    </w:div>
    <w:div w:id="1901942850">
      <w:bodyDiv w:val="1"/>
      <w:marLeft w:val="0"/>
      <w:marRight w:val="0"/>
      <w:marTop w:val="0"/>
      <w:marBottom w:val="0"/>
      <w:divBdr>
        <w:top w:val="none" w:sz="0" w:space="0" w:color="auto"/>
        <w:left w:val="none" w:sz="0" w:space="0" w:color="auto"/>
        <w:bottom w:val="none" w:sz="0" w:space="0" w:color="auto"/>
        <w:right w:val="none" w:sz="0" w:space="0" w:color="auto"/>
      </w:divBdr>
    </w:div>
    <w:div w:id="1915428515">
      <w:bodyDiv w:val="1"/>
      <w:marLeft w:val="0"/>
      <w:marRight w:val="0"/>
      <w:marTop w:val="0"/>
      <w:marBottom w:val="0"/>
      <w:divBdr>
        <w:top w:val="none" w:sz="0" w:space="0" w:color="auto"/>
        <w:left w:val="none" w:sz="0" w:space="0" w:color="auto"/>
        <w:bottom w:val="none" w:sz="0" w:space="0" w:color="auto"/>
        <w:right w:val="none" w:sz="0" w:space="0" w:color="auto"/>
      </w:divBdr>
      <w:divsChild>
        <w:div w:id="398554633">
          <w:marLeft w:val="360"/>
          <w:marRight w:val="0"/>
          <w:marTop w:val="200"/>
          <w:marBottom w:val="0"/>
          <w:divBdr>
            <w:top w:val="none" w:sz="0" w:space="0" w:color="auto"/>
            <w:left w:val="none" w:sz="0" w:space="0" w:color="auto"/>
            <w:bottom w:val="none" w:sz="0" w:space="0" w:color="auto"/>
            <w:right w:val="none" w:sz="0" w:space="0" w:color="auto"/>
          </w:divBdr>
        </w:div>
      </w:divsChild>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033218551">
      <w:bodyDiv w:val="1"/>
      <w:marLeft w:val="0"/>
      <w:marRight w:val="0"/>
      <w:marTop w:val="0"/>
      <w:marBottom w:val="0"/>
      <w:divBdr>
        <w:top w:val="none" w:sz="0" w:space="0" w:color="auto"/>
        <w:left w:val="none" w:sz="0" w:space="0" w:color="auto"/>
        <w:bottom w:val="none" w:sz="0" w:space="0" w:color="auto"/>
        <w:right w:val="none" w:sz="0" w:space="0" w:color="auto"/>
      </w:divBdr>
    </w:div>
    <w:div w:id="2131388218">
      <w:bodyDiv w:val="1"/>
      <w:marLeft w:val="0"/>
      <w:marRight w:val="0"/>
      <w:marTop w:val="0"/>
      <w:marBottom w:val="0"/>
      <w:divBdr>
        <w:top w:val="none" w:sz="0" w:space="0" w:color="auto"/>
        <w:left w:val="none" w:sz="0" w:space="0" w:color="auto"/>
        <w:bottom w:val="none" w:sz="0" w:space="0" w:color="auto"/>
        <w:right w:val="none" w:sz="0" w:space="0" w:color="auto"/>
      </w:divBdr>
    </w:div>
    <w:div w:id="2134709925">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data.bitcoinity.org/markets/volume/30d?c=e&amp;t=b"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law.louisville.edu/library/collections/brandeis/node/196"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ointelegraph.com/news/combined-crypto-market-capitalization-races-past-800-bln"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itcoin.org/en/secure-your-wallet"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tatista.com/statistics/647374/worldwide-blockchain-wallet-users/"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itcoin.org/bitcoin.pdf" TargetMode="External"/><Relationship Id="rId35" Type="http://schemas.openxmlformats.org/officeDocument/2006/relationships/hyperlink" Target="http://www.trustis.com/pki/bat/guide/private-key-protection.htm" TargetMode="Externa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bs.cam.ac.uk/fileadmin/user_upload/research/centres/alternative-finance/downloads/2017-global-cryptocurrency-benchmarking-study.pdf"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BFAA5-6136-D140-AA84-6F1DD1F15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322</TotalTime>
  <Pages>30</Pages>
  <Words>7975</Words>
  <Characters>45461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53330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Daniel Engels</cp:lastModifiedBy>
  <cp:revision>39</cp:revision>
  <cp:lastPrinted>2006-03-24T09:58:00Z</cp:lastPrinted>
  <dcterms:created xsi:type="dcterms:W3CDTF">2018-07-18T01:33:00Z</dcterms:created>
  <dcterms:modified xsi:type="dcterms:W3CDTF">2018-08-01T20:27:00Z</dcterms:modified>
</cp:coreProperties>
</file>