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FCE0AF" w14:textId="77777777" w:rsidR="00B5181B" w:rsidRPr="00F94175" w:rsidRDefault="00B5181B" w:rsidP="002C04B9">
      <w:pPr>
        <w:pStyle w:val="author"/>
        <w:spacing w:after="0"/>
        <w:outlineLvl w:val="0"/>
        <w:rPr>
          <w:b/>
          <w:color w:val="000000" w:themeColor="text1"/>
          <w:sz w:val="28"/>
          <w:szCs w:val="28"/>
        </w:rPr>
      </w:pPr>
      <w:commentRangeStart w:id="0"/>
      <w:r w:rsidRPr="003B4D7A">
        <w:rPr>
          <w:b/>
          <w:color w:val="000000" w:themeColor="text1"/>
          <w:sz w:val="28"/>
          <w:szCs w:val="28"/>
        </w:rPr>
        <w:t xml:space="preserve">Creditworthiness </w:t>
      </w:r>
      <w:commentRangeEnd w:id="0"/>
      <w:r w:rsidR="00551CBE">
        <w:rPr>
          <w:rStyle w:val="CommentReference"/>
        </w:rPr>
        <w:commentReference w:id="0"/>
      </w:r>
      <w:r w:rsidRPr="003B4D7A">
        <w:rPr>
          <w:b/>
          <w:color w:val="000000" w:themeColor="text1"/>
          <w:sz w:val="28"/>
          <w:szCs w:val="28"/>
        </w:rPr>
        <w:t xml:space="preserve">– A Pillar of Trust </w:t>
      </w:r>
    </w:p>
    <w:p w14:paraId="5C444123" w14:textId="77777777" w:rsidR="00B5181B" w:rsidRPr="00D45D5C" w:rsidRDefault="00B5181B" w:rsidP="002C04B9">
      <w:pPr>
        <w:pStyle w:val="author"/>
        <w:spacing w:after="0"/>
        <w:outlineLvl w:val="0"/>
        <w:rPr>
          <w:b/>
          <w:color w:val="000000" w:themeColor="text1"/>
          <w:sz w:val="28"/>
          <w:szCs w:val="28"/>
        </w:rPr>
      </w:pPr>
      <w:r w:rsidRPr="00D45D5C">
        <w:rPr>
          <w:b/>
          <w:color w:val="000000" w:themeColor="text1"/>
          <w:sz w:val="28"/>
          <w:szCs w:val="28"/>
        </w:rPr>
        <w:t xml:space="preserve">in Cryptocurrency Transactions </w:t>
      </w:r>
    </w:p>
    <w:p w14:paraId="5555715A" w14:textId="77777777" w:rsidR="00BA0774" w:rsidRDefault="00BA0774" w:rsidP="00E3194C">
      <w:pPr>
        <w:pStyle w:val="author"/>
        <w:spacing w:after="0"/>
        <w:rPr>
          <w:lang w:val="de-DE"/>
        </w:rPr>
      </w:pPr>
    </w:p>
    <w:p w14:paraId="49EA6C4D" w14:textId="77777777" w:rsidR="009B1D59" w:rsidRPr="00BA0774" w:rsidRDefault="6B9D6C99" w:rsidP="6B9D6C99">
      <w:pPr>
        <w:pStyle w:val="author"/>
        <w:spacing w:after="0"/>
        <w:rPr>
          <w:b/>
          <w:bCs/>
          <w:sz w:val="28"/>
          <w:szCs w:val="28"/>
        </w:rPr>
      </w:pPr>
      <w:r w:rsidRPr="6B9D6C99">
        <w:rPr>
          <w:lang w:val="de-DE"/>
        </w:rPr>
        <w:t xml:space="preserve">Sudip Bhattacharyya, Dan Freeman, Timothy McWilliams, </w:t>
      </w:r>
    </w:p>
    <w:p w14:paraId="4149A14F" w14:textId="0A311A2B" w:rsidR="009B1D59" w:rsidRPr="009A3755" w:rsidRDefault="6B9D6C99" w:rsidP="6B9D6C99">
      <w:pPr>
        <w:pStyle w:val="author"/>
        <w:rPr>
          <w:lang w:val="de-DE"/>
        </w:rPr>
      </w:pPr>
      <w:del w:id="2" w:author="Daniel Engels" w:date="2018-04-11T10:04:00Z">
        <w:r w:rsidRPr="6B9D6C99" w:rsidDel="005A51A7">
          <w:rPr>
            <w:lang w:val="de-DE"/>
          </w:rPr>
          <w:delText>Advisor</w:delText>
        </w:r>
        <w:r w:rsidR="007660B3" w:rsidDel="005A51A7">
          <w:rPr>
            <w:lang w:val="de-DE"/>
          </w:rPr>
          <w:delText>s</w:delText>
        </w:r>
        <w:r w:rsidRPr="6B9D6C99" w:rsidDel="005A51A7">
          <w:rPr>
            <w:lang w:val="de-DE"/>
          </w:rPr>
          <w:delText xml:space="preserve"> </w:delText>
        </w:r>
      </w:del>
      <w:r w:rsidRPr="6B9D6C99">
        <w:rPr>
          <w:lang w:val="de-DE"/>
        </w:rPr>
        <w:t>Craig Hall</w:t>
      </w:r>
      <w:r w:rsidR="007660B3">
        <w:rPr>
          <w:lang w:val="de-DE"/>
        </w:rPr>
        <w:t xml:space="preserve">, </w:t>
      </w:r>
      <w:r w:rsidR="007660B3">
        <w:t xml:space="preserve">Pablo </w:t>
      </w:r>
      <w:r w:rsidR="007660B3">
        <w:rPr>
          <w:rStyle w:val="gi"/>
        </w:rPr>
        <w:t>Peillard</w:t>
      </w:r>
    </w:p>
    <w:p w14:paraId="40BE3DA6" w14:textId="77777777" w:rsidR="009B1D59" w:rsidRDefault="6B9D6C99" w:rsidP="6B9D6C99">
      <w:pPr>
        <w:pStyle w:val="authorinfo"/>
        <w:rPr>
          <w:lang w:val="de-DE"/>
        </w:rPr>
      </w:pPr>
      <w:r w:rsidRPr="6B9D6C99">
        <w:rPr>
          <w:lang w:val="de-DE"/>
        </w:rPr>
        <w:t>Southern Methodist University</w:t>
      </w:r>
    </w:p>
    <w:p w14:paraId="5D4FDD00" w14:textId="77777777" w:rsidR="007F2CEE" w:rsidRDefault="6B9D6C99" w:rsidP="6B9D6C99">
      <w:pPr>
        <w:pStyle w:val="email"/>
        <w:rPr>
          <w:lang w:val="de-DE"/>
        </w:rPr>
      </w:pPr>
      <w:r w:rsidRPr="6B9D6C99">
        <w:rPr>
          <w:lang w:val="de-DE"/>
        </w:rPr>
        <w:t>6425 Boaz Lane</w:t>
      </w:r>
    </w:p>
    <w:p w14:paraId="5BDE1EB7" w14:textId="77777777" w:rsidR="007F2CEE" w:rsidRPr="007F2CEE" w:rsidRDefault="6B9D6C99" w:rsidP="6B9D6C99">
      <w:pPr>
        <w:pStyle w:val="email"/>
        <w:rPr>
          <w:lang w:val="de-DE"/>
        </w:rPr>
      </w:pPr>
      <w:r w:rsidRPr="6B9D6C99">
        <w:rPr>
          <w:lang w:val="de-DE"/>
        </w:rPr>
        <w:t>Dallas, TX 75205</w:t>
      </w:r>
    </w:p>
    <w:p w14:paraId="734D4AE3" w14:textId="6F7ECFE9" w:rsidR="009B1D59" w:rsidRPr="00B67AC5" w:rsidRDefault="6B9D6C99" w:rsidP="6B9D6C99">
      <w:pPr>
        <w:pStyle w:val="email"/>
        <w:rPr>
          <w:sz w:val="16"/>
          <w:szCs w:val="16"/>
          <w:lang w:val="de-DE"/>
        </w:rPr>
      </w:pPr>
      <w:r w:rsidRPr="6B9D6C99">
        <w:rPr>
          <w:lang w:val="de-DE"/>
        </w:rPr>
        <w:t xml:space="preserve">{sbhattacharyya, freemand, </w:t>
      </w:r>
      <w:r w:rsidR="004345AC" w:rsidRPr="009E1ED9">
        <w:rPr>
          <w:lang w:val="de-DE"/>
        </w:rPr>
        <w:t>tmcwilliams</w:t>
      </w:r>
      <w:r w:rsidR="004345AC" w:rsidRPr="009E1ED9">
        <w:rPr>
          <w:sz w:val="16"/>
          <w:szCs w:val="16"/>
          <w:lang w:val="de-DE"/>
        </w:rPr>
        <w:t>}@</w:t>
      </w:r>
      <w:del w:id="3" w:author="Daniel Engels" w:date="2018-04-11T10:04:00Z">
        <w:r w:rsidR="004345AC" w:rsidRPr="009E1ED9" w:rsidDel="002414A6">
          <w:rPr>
            <w:sz w:val="16"/>
            <w:szCs w:val="16"/>
            <w:lang w:val="de-DE"/>
          </w:rPr>
          <w:delText>mail.</w:delText>
        </w:r>
      </w:del>
      <w:r w:rsidR="004345AC" w:rsidRPr="009E1ED9">
        <w:rPr>
          <w:sz w:val="16"/>
          <w:szCs w:val="16"/>
          <w:lang w:val="de-DE"/>
        </w:rPr>
        <w:t>smu.edu</w:t>
      </w:r>
      <w:r w:rsidR="00B67AC5">
        <w:rPr>
          <w:rStyle w:val="Hyperlink"/>
          <w:sz w:val="16"/>
          <w:szCs w:val="16"/>
          <w:lang w:val="de-DE"/>
        </w:rPr>
        <w:t>,</w:t>
      </w:r>
      <w:r w:rsidR="009C7558">
        <w:rPr>
          <w:rStyle w:val="Hyperlink"/>
          <w:sz w:val="16"/>
          <w:szCs w:val="16"/>
          <w:lang w:val="de-DE"/>
        </w:rPr>
        <w:br/>
      </w:r>
      <w:r w:rsidR="009E1ED9" w:rsidRPr="00B67AC5">
        <w:rPr>
          <w:sz w:val="16"/>
          <w:szCs w:val="16"/>
          <w:lang w:val="de-DE"/>
        </w:rPr>
        <w:t>craig@caudicum.com</w:t>
      </w:r>
      <w:r w:rsidR="00BA3AED" w:rsidRPr="00B67AC5">
        <w:rPr>
          <w:sz w:val="16"/>
          <w:szCs w:val="16"/>
          <w:lang w:val="de-DE"/>
        </w:rPr>
        <w:t>, pablo@caudicum.com</w:t>
      </w:r>
    </w:p>
    <w:p w14:paraId="773EE2B1" w14:textId="6B70AA71" w:rsidR="009B1D59" w:rsidRPr="009B1D59" w:rsidRDefault="6B9D6C99" w:rsidP="009B1D59">
      <w:pPr>
        <w:pStyle w:val="abstract"/>
        <w:rPr>
          <w:szCs w:val="18"/>
        </w:rPr>
      </w:pPr>
      <w:r w:rsidRPr="6B9D6C99">
        <w:rPr>
          <w:b/>
          <w:bCs/>
        </w:rPr>
        <w:t>Abstract.</w:t>
      </w:r>
      <w:r>
        <w:t xml:space="preserve"> </w:t>
      </w:r>
      <w:del w:id="4" w:author="Daniel Engels" w:date="2018-04-11T10:05:00Z">
        <w:r w:rsidR="00A93ABF" w:rsidDel="002414A6">
          <w:rPr>
            <w:color w:val="000000" w:themeColor="text1"/>
            <w:sz w:val="19"/>
            <w:szCs w:val="19"/>
          </w:rPr>
          <w:delText xml:space="preserve">This </w:delText>
        </w:r>
      </w:del>
      <w:ins w:id="5" w:author="Daniel Engels" w:date="2018-04-11T10:05:00Z">
        <w:r w:rsidR="002414A6">
          <w:rPr>
            <w:color w:val="000000" w:themeColor="text1"/>
            <w:sz w:val="19"/>
            <w:szCs w:val="19"/>
          </w:rPr>
          <w:t xml:space="preserve">In this </w:t>
        </w:r>
      </w:ins>
      <w:r w:rsidR="00A93ABF">
        <w:rPr>
          <w:color w:val="000000" w:themeColor="text1"/>
          <w:sz w:val="19"/>
          <w:szCs w:val="19"/>
        </w:rPr>
        <w:t>paper</w:t>
      </w:r>
      <w:ins w:id="6" w:author="Daniel Engels" w:date="2018-04-11T10:05:00Z">
        <w:r w:rsidR="002414A6">
          <w:rPr>
            <w:color w:val="000000" w:themeColor="text1"/>
            <w:sz w:val="19"/>
            <w:szCs w:val="19"/>
          </w:rPr>
          <w:t>,</w:t>
        </w:r>
      </w:ins>
      <w:r w:rsidR="00A93ABF">
        <w:rPr>
          <w:color w:val="000000" w:themeColor="text1"/>
          <w:sz w:val="19"/>
          <w:szCs w:val="19"/>
        </w:rPr>
        <w:t xml:space="preserve"> </w:t>
      </w:r>
      <w:del w:id="7" w:author="Daniel Engels" w:date="2018-04-11T10:05:00Z">
        <w:r w:rsidR="006563A7" w:rsidDel="002414A6">
          <w:rPr>
            <w:color w:val="000000" w:themeColor="text1"/>
            <w:sz w:val="19"/>
            <w:szCs w:val="19"/>
          </w:rPr>
          <w:delText xml:space="preserve">develops </w:delText>
        </w:r>
      </w:del>
      <w:ins w:id="8" w:author="Daniel Engels" w:date="2018-04-11T10:05:00Z">
        <w:r w:rsidR="002414A6">
          <w:rPr>
            <w:color w:val="000000" w:themeColor="text1"/>
            <w:sz w:val="19"/>
            <w:szCs w:val="19"/>
          </w:rPr>
          <w:t xml:space="preserve">we present </w:t>
        </w:r>
      </w:ins>
      <w:del w:id="9" w:author="Daniel Engels" w:date="2018-04-11T10:05:00Z">
        <w:r w:rsidR="0083314F" w:rsidRPr="0083314F" w:rsidDel="002414A6">
          <w:rPr>
            <w:color w:val="000000" w:themeColor="text1"/>
            <w:sz w:val="19"/>
            <w:szCs w:val="19"/>
          </w:rPr>
          <w:delText xml:space="preserve">an </w:delText>
        </w:r>
      </w:del>
      <w:ins w:id="10" w:author="Daniel Engels" w:date="2018-04-11T10:05:00Z">
        <w:r w:rsidR="002414A6">
          <w:rPr>
            <w:color w:val="000000" w:themeColor="text1"/>
            <w:sz w:val="19"/>
            <w:szCs w:val="19"/>
          </w:rPr>
          <w:t>a novel</w:t>
        </w:r>
        <w:r w:rsidR="002414A6" w:rsidRPr="0083314F">
          <w:rPr>
            <w:color w:val="000000" w:themeColor="text1"/>
            <w:sz w:val="19"/>
            <w:szCs w:val="19"/>
          </w:rPr>
          <w:t xml:space="preserve"> </w:t>
        </w:r>
      </w:ins>
      <w:r w:rsidR="00FF5CDF">
        <w:rPr>
          <w:color w:val="000000" w:themeColor="text1"/>
          <w:sz w:val="19"/>
          <w:szCs w:val="19"/>
        </w:rPr>
        <w:t xml:space="preserve">authentication and reputation scoring </w:t>
      </w:r>
      <w:r w:rsidR="0083314F" w:rsidRPr="0083314F">
        <w:rPr>
          <w:color w:val="000000" w:themeColor="text1"/>
          <w:sz w:val="19"/>
          <w:szCs w:val="19"/>
        </w:rPr>
        <w:t>algorithm for transactors</w:t>
      </w:r>
      <w:r w:rsidR="0099740F">
        <w:rPr>
          <w:color w:val="000000" w:themeColor="text1"/>
          <w:sz w:val="19"/>
          <w:szCs w:val="19"/>
        </w:rPr>
        <w:t xml:space="preserve"> in the </w:t>
      </w:r>
      <w:r w:rsidR="001366EC">
        <w:rPr>
          <w:color w:val="000000" w:themeColor="text1"/>
          <w:sz w:val="19"/>
          <w:szCs w:val="19"/>
        </w:rPr>
        <w:t>cryptocurrency marketplace</w:t>
      </w:r>
      <w:r w:rsidR="00104916">
        <w:rPr>
          <w:color w:val="000000" w:themeColor="text1"/>
          <w:sz w:val="19"/>
          <w:szCs w:val="19"/>
        </w:rPr>
        <w:t xml:space="preserve"> using </w:t>
      </w:r>
      <w:r w:rsidR="0083314F" w:rsidRPr="0083314F">
        <w:rPr>
          <w:color w:val="000000" w:themeColor="text1"/>
          <w:sz w:val="19"/>
          <w:szCs w:val="19"/>
        </w:rPr>
        <w:t>historical</w:t>
      </w:r>
      <w:r w:rsidR="00773CA0">
        <w:rPr>
          <w:color w:val="000000" w:themeColor="text1"/>
          <w:sz w:val="19"/>
          <w:szCs w:val="19"/>
        </w:rPr>
        <w:t xml:space="preserve"> block- and transaction-level </w:t>
      </w:r>
      <w:r w:rsidR="0083314F" w:rsidRPr="0083314F">
        <w:rPr>
          <w:color w:val="000000" w:themeColor="text1"/>
          <w:sz w:val="19"/>
          <w:szCs w:val="19"/>
        </w:rPr>
        <w:t>Bitcoin data</w:t>
      </w:r>
      <w:r w:rsidR="00773CA0">
        <w:rPr>
          <w:color w:val="000000" w:themeColor="text1"/>
          <w:sz w:val="19"/>
          <w:szCs w:val="19"/>
        </w:rPr>
        <w:t xml:space="preserve">. </w:t>
      </w:r>
      <w:r w:rsidR="007E3DAA">
        <w:rPr>
          <w:color w:val="000000" w:themeColor="text1"/>
          <w:sz w:val="19"/>
          <w:szCs w:val="19"/>
        </w:rPr>
        <w:t>While the decentralized</w:t>
      </w:r>
      <w:r w:rsidR="00430EE1">
        <w:rPr>
          <w:color w:val="000000" w:themeColor="text1"/>
          <w:sz w:val="19"/>
          <w:szCs w:val="19"/>
        </w:rPr>
        <w:t xml:space="preserve"> aspect</w:t>
      </w:r>
      <w:r w:rsidR="00B329EF">
        <w:rPr>
          <w:color w:val="000000" w:themeColor="text1"/>
          <w:sz w:val="19"/>
          <w:szCs w:val="19"/>
        </w:rPr>
        <w:t xml:space="preserve"> of blockchain technology</w:t>
      </w:r>
      <w:r w:rsidR="00B83FE7">
        <w:rPr>
          <w:color w:val="000000" w:themeColor="text1"/>
          <w:sz w:val="19"/>
          <w:szCs w:val="19"/>
        </w:rPr>
        <w:t xml:space="preserve"> </w:t>
      </w:r>
      <w:r w:rsidR="007849DA">
        <w:rPr>
          <w:color w:val="000000" w:themeColor="text1"/>
          <w:sz w:val="19"/>
          <w:szCs w:val="19"/>
        </w:rPr>
        <w:t xml:space="preserve">on which cryptocurrencies operate </w:t>
      </w:r>
      <w:r w:rsidR="00B83FE7">
        <w:rPr>
          <w:color w:val="000000" w:themeColor="text1"/>
          <w:sz w:val="19"/>
          <w:szCs w:val="19"/>
        </w:rPr>
        <w:t xml:space="preserve">has many benefits, </w:t>
      </w:r>
      <w:r w:rsidR="00C96EBB">
        <w:rPr>
          <w:color w:val="000000" w:themeColor="text1"/>
          <w:sz w:val="19"/>
          <w:szCs w:val="19"/>
        </w:rPr>
        <w:t xml:space="preserve">the </w:t>
      </w:r>
      <w:commentRangeStart w:id="11"/>
      <w:r w:rsidR="002E5952">
        <w:rPr>
          <w:color w:val="000000" w:themeColor="text1"/>
          <w:sz w:val="19"/>
          <w:szCs w:val="19"/>
        </w:rPr>
        <w:t>lack of regulation</w:t>
      </w:r>
      <w:r w:rsidR="00C96EBB">
        <w:rPr>
          <w:color w:val="000000" w:themeColor="text1"/>
          <w:sz w:val="19"/>
          <w:szCs w:val="19"/>
        </w:rPr>
        <w:t xml:space="preserve"> </w:t>
      </w:r>
      <w:commentRangeEnd w:id="11"/>
      <w:r w:rsidR="002414A6">
        <w:rPr>
          <w:rStyle w:val="CommentReference"/>
        </w:rPr>
        <w:commentReference w:id="11"/>
      </w:r>
      <w:r w:rsidR="00C96EBB">
        <w:rPr>
          <w:color w:val="000000" w:themeColor="text1"/>
          <w:sz w:val="19"/>
          <w:szCs w:val="19"/>
        </w:rPr>
        <w:t xml:space="preserve">in this space </w:t>
      </w:r>
      <w:r w:rsidR="0096562B">
        <w:rPr>
          <w:color w:val="000000" w:themeColor="text1"/>
          <w:sz w:val="19"/>
          <w:szCs w:val="19"/>
        </w:rPr>
        <w:t xml:space="preserve">has </w:t>
      </w:r>
      <w:r w:rsidR="006A0D9B">
        <w:rPr>
          <w:color w:val="000000" w:themeColor="text1"/>
          <w:sz w:val="19"/>
          <w:szCs w:val="19"/>
        </w:rPr>
        <w:t xml:space="preserve">provided </w:t>
      </w:r>
      <w:commentRangeStart w:id="12"/>
      <w:r w:rsidR="00D15949">
        <w:rPr>
          <w:color w:val="000000" w:themeColor="text1"/>
          <w:sz w:val="19"/>
          <w:szCs w:val="19"/>
        </w:rPr>
        <w:t xml:space="preserve">illegitimate </w:t>
      </w:r>
      <w:commentRangeEnd w:id="12"/>
      <w:r w:rsidR="001011B4">
        <w:rPr>
          <w:rStyle w:val="CommentReference"/>
        </w:rPr>
        <w:commentReference w:id="12"/>
      </w:r>
      <w:r w:rsidR="004939C2">
        <w:rPr>
          <w:color w:val="000000" w:themeColor="text1"/>
          <w:sz w:val="19"/>
          <w:szCs w:val="19"/>
        </w:rPr>
        <w:t xml:space="preserve">users </w:t>
      </w:r>
      <w:r w:rsidR="006A0D9B">
        <w:rPr>
          <w:color w:val="000000" w:themeColor="text1"/>
          <w:sz w:val="19"/>
          <w:szCs w:val="19"/>
        </w:rPr>
        <w:t xml:space="preserve">an alternative to cash </w:t>
      </w:r>
      <w:r w:rsidR="00FB3096">
        <w:rPr>
          <w:color w:val="000000" w:themeColor="text1"/>
          <w:sz w:val="19"/>
          <w:szCs w:val="19"/>
        </w:rPr>
        <w:t xml:space="preserve">for </w:t>
      </w:r>
      <w:r w:rsidR="00D8750D">
        <w:rPr>
          <w:color w:val="000000" w:themeColor="text1"/>
          <w:sz w:val="19"/>
          <w:szCs w:val="19"/>
        </w:rPr>
        <w:t>harbor</w:t>
      </w:r>
      <w:r w:rsidR="00FB3096">
        <w:rPr>
          <w:color w:val="000000" w:themeColor="text1"/>
          <w:sz w:val="19"/>
          <w:szCs w:val="19"/>
        </w:rPr>
        <w:t>ing</w:t>
      </w:r>
      <w:r w:rsidR="00D8750D">
        <w:rPr>
          <w:color w:val="000000" w:themeColor="text1"/>
          <w:sz w:val="19"/>
          <w:szCs w:val="19"/>
        </w:rPr>
        <w:t xml:space="preserve"> their criminal activities</w:t>
      </w:r>
      <w:r w:rsidR="00FB3096">
        <w:rPr>
          <w:color w:val="000000" w:themeColor="text1"/>
          <w:sz w:val="19"/>
          <w:szCs w:val="19"/>
        </w:rPr>
        <w:t>.</w:t>
      </w:r>
      <w:r w:rsidR="00BF285D">
        <w:rPr>
          <w:color w:val="000000" w:themeColor="text1"/>
          <w:sz w:val="19"/>
          <w:szCs w:val="19"/>
        </w:rPr>
        <w:t xml:space="preserve"> </w:t>
      </w:r>
      <w:r w:rsidR="00E3223D">
        <w:rPr>
          <w:color w:val="000000" w:themeColor="text1"/>
          <w:sz w:val="19"/>
          <w:szCs w:val="19"/>
        </w:rPr>
        <w:t xml:space="preserve">In order to </w:t>
      </w:r>
      <w:r w:rsidR="005F3F3D">
        <w:rPr>
          <w:color w:val="000000" w:themeColor="text1"/>
          <w:sz w:val="19"/>
          <w:szCs w:val="19"/>
        </w:rPr>
        <w:t>distinguish</w:t>
      </w:r>
      <w:r w:rsidR="00E3223D">
        <w:rPr>
          <w:color w:val="000000" w:themeColor="text1"/>
          <w:sz w:val="19"/>
          <w:szCs w:val="19"/>
        </w:rPr>
        <w:t xml:space="preserve"> </w:t>
      </w:r>
      <w:del w:id="13" w:author="Daniel Engels" w:date="2018-04-11T10:24:00Z">
        <w:r w:rsidR="00D86F24" w:rsidDel="001011B4">
          <w:rPr>
            <w:color w:val="000000" w:themeColor="text1"/>
            <w:sz w:val="19"/>
            <w:szCs w:val="19"/>
          </w:rPr>
          <w:delText xml:space="preserve">legitimate </w:delText>
        </w:r>
      </w:del>
      <w:ins w:id="14" w:author="Daniel Engels" w:date="2018-04-11T10:24:00Z">
        <w:r w:rsidR="001011B4">
          <w:rPr>
            <w:color w:val="000000" w:themeColor="text1"/>
            <w:sz w:val="19"/>
            <w:szCs w:val="19"/>
          </w:rPr>
          <w:t xml:space="preserve">law abiding </w:t>
        </w:r>
      </w:ins>
      <w:r w:rsidR="00D86F24">
        <w:rPr>
          <w:color w:val="000000" w:themeColor="text1"/>
          <w:sz w:val="19"/>
          <w:szCs w:val="19"/>
        </w:rPr>
        <w:t xml:space="preserve">cryptocurrency users from </w:t>
      </w:r>
      <w:del w:id="15" w:author="Daniel Engels" w:date="2018-04-11T10:25:00Z">
        <w:r w:rsidR="003D1217" w:rsidDel="001011B4">
          <w:rPr>
            <w:color w:val="000000" w:themeColor="text1"/>
            <w:sz w:val="19"/>
            <w:szCs w:val="19"/>
          </w:rPr>
          <w:delText>illegitimate</w:delText>
        </w:r>
        <w:r w:rsidR="00D86F24" w:rsidDel="001011B4">
          <w:rPr>
            <w:color w:val="000000" w:themeColor="text1"/>
            <w:sz w:val="19"/>
            <w:szCs w:val="19"/>
          </w:rPr>
          <w:delText xml:space="preserve"> </w:delText>
        </w:r>
      </w:del>
      <w:ins w:id="16" w:author="Daniel Engels" w:date="2018-04-11T10:25:00Z">
        <w:r w:rsidR="001011B4">
          <w:rPr>
            <w:color w:val="000000" w:themeColor="text1"/>
            <w:sz w:val="19"/>
            <w:szCs w:val="19"/>
          </w:rPr>
          <w:t>criminal users</w:t>
        </w:r>
      </w:ins>
      <w:del w:id="17" w:author="Daniel Engels" w:date="2018-04-11T10:25:00Z">
        <w:r w:rsidR="00D86F24" w:rsidDel="001011B4">
          <w:rPr>
            <w:color w:val="000000" w:themeColor="text1"/>
            <w:sz w:val="19"/>
            <w:szCs w:val="19"/>
          </w:rPr>
          <w:delText>ones</w:delText>
        </w:r>
      </w:del>
      <w:r w:rsidR="003D1217">
        <w:rPr>
          <w:color w:val="000000" w:themeColor="text1"/>
          <w:sz w:val="19"/>
          <w:szCs w:val="19"/>
        </w:rPr>
        <w:t>,</w:t>
      </w:r>
      <w:r w:rsidR="00D86F24">
        <w:rPr>
          <w:color w:val="000000" w:themeColor="text1"/>
          <w:sz w:val="19"/>
          <w:szCs w:val="19"/>
        </w:rPr>
        <w:t xml:space="preserve"> </w:t>
      </w:r>
      <w:r w:rsidR="00BF285D" w:rsidRPr="00B5181B">
        <w:rPr>
          <w:color w:val="000000" w:themeColor="text1"/>
        </w:rPr>
        <w:t>we</w:t>
      </w:r>
      <w:r w:rsidR="0036050F">
        <w:rPr>
          <w:color w:val="000000" w:themeColor="text1"/>
        </w:rPr>
        <w:t xml:space="preserve"> </w:t>
      </w:r>
      <w:ins w:id="18" w:author="Daniel Engels" w:date="2018-04-11T10:25:00Z">
        <w:r w:rsidR="00A7035A">
          <w:rPr>
            <w:color w:val="000000" w:themeColor="text1"/>
          </w:rPr>
          <w:t xml:space="preserve">characterize and </w:t>
        </w:r>
      </w:ins>
      <w:r w:rsidR="0036050F">
        <w:rPr>
          <w:color w:val="000000" w:themeColor="text1"/>
        </w:rPr>
        <w:t xml:space="preserve">identify </w:t>
      </w:r>
      <w:r w:rsidR="002E2A70">
        <w:rPr>
          <w:color w:val="000000" w:themeColor="text1"/>
        </w:rPr>
        <w:t xml:space="preserve">historical </w:t>
      </w:r>
      <w:r w:rsidR="0036050F">
        <w:rPr>
          <w:color w:val="000000" w:themeColor="text1"/>
        </w:rPr>
        <w:t>transaction patterns associated with</w:t>
      </w:r>
      <w:r w:rsidR="002E2A70">
        <w:rPr>
          <w:color w:val="000000" w:themeColor="text1"/>
        </w:rPr>
        <w:t xml:space="preserve"> the ownership of particular coins.</w:t>
      </w:r>
      <w:ins w:id="19" w:author="Daniel Engels" w:date="2018-04-11T10:25:00Z">
        <w:r w:rsidR="00A7035A">
          <w:rPr>
            <w:color w:val="000000" w:themeColor="text1"/>
          </w:rPr>
          <w:t xml:space="preserve"> PROBABLY NEED ANOTHER SENTENCE ON WHAT TECHNIQUES ARE USED.</w:t>
        </w:r>
      </w:ins>
      <w:r w:rsidR="00015B9C">
        <w:rPr>
          <w:color w:val="000000" w:themeColor="text1"/>
        </w:rPr>
        <w:t xml:space="preserve"> </w:t>
      </w:r>
      <w:r w:rsidR="00753E28">
        <w:rPr>
          <w:color w:val="000000" w:themeColor="text1"/>
        </w:rPr>
        <w:t xml:space="preserve">We find that </w:t>
      </w:r>
      <w:r w:rsidR="00432FBB">
        <w:rPr>
          <w:color w:val="000000" w:themeColor="text1"/>
        </w:rPr>
        <w:t xml:space="preserve">[our main numerical result]. </w:t>
      </w:r>
      <w:del w:id="20" w:author="Daniel Engels" w:date="2018-04-11T10:26:00Z">
        <w:r w:rsidR="00432FBB" w:rsidDel="00A7035A">
          <w:rPr>
            <w:color w:val="000000" w:themeColor="text1"/>
          </w:rPr>
          <w:delText>In conclusion,</w:delText>
        </w:r>
        <w:r w:rsidR="00502EAA" w:rsidDel="00A7035A">
          <w:rPr>
            <w:color w:val="000000" w:themeColor="text1"/>
          </w:rPr>
          <w:delText xml:space="preserve"> we conclude </w:delText>
        </w:r>
      </w:del>
      <w:r w:rsidR="00502EAA">
        <w:rPr>
          <w:color w:val="000000" w:themeColor="text1"/>
        </w:rPr>
        <w:t>[our main conclusion].</w:t>
      </w:r>
    </w:p>
    <w:p w14:paraId="428BA6CC" w14:textId="77777777" w:rsidR="0091167A" w:rsidRDefault="6B9D6C99" w:rsidP="002C04B9">
      <w:pPr>
        <w:pStyle w:val="heading10"/>
        <w:outlineLvl w:val="0"/>
      </w:pPr>
      <w:r>
        <w:t>1   Introduction</w:t>
      </w:r>
    </w:p>
    <w:p w14:paraId="02263BF1" w14:textId="08FF717B" w:rsidR="005015DC" w:rsidRPr="007D4BFF" w:rsidRDefault="00CE5DAD" w:rsidP="00832480">
      <w:pPr>
        <w:pStyle w:val="p1a"/>
        <w:rPr>
          <w:color w:val="000000" w:themeColor="text1"/>
        </w:rPr>
      </w:pPr>
      <w:commentRangeStart w:id="21"/>
      <w:del w:id="22" w:author="Daniel Engels" w:date="2018-04-11T10:30:00Z">
        <w:r w:rsidRPr="007D4BFF" w:rsidDel="00F8750F">
          <w:rPr>
            <w:color w:val="000000" w:themeColor="text1"/>
          </w:rPr>
          <w:delText xml:space="preserve">As technology has advanced over time, </w:delText>
        </w:r>
        <w:r w:rsidR="00816179" w:rsidRPr="007D4BFF" w:rsidDel="00F8750F">
          <w:rPr>
            <w:color w:val="000000" w:themeColor="text1"/>
          </w:rPr>
          <w:delText xml:space="preserve">society </w:delText>
        </w:r>
        <w:r w:rsidR="00B5181B" w:rsidRPr="007D4BFF" w:rsidDel="00F8750F">
          <w:rPr>
            <w:color w:val="000000" w:themeColor="text1"/>
          </w:rPr>
          <w:delText xml:space="preserve">eventually entered the </w:delText>
        </w:r>
        <w:r w:rsidR="00C208CD" w:rsidRPr="007D4BFF" w:rsidDel="00F8750F">
          <w:rPr>
            <w:color w:val="000000" w:themeColor="text1"/>
          </w:rPr>
          <w:delText>digital age</w:delText>
        </w:r>
        <w:r w:rsidR="00B5181B" w:rsidRPr="007D4BFF" w:rsidDel="00F8750F">
          <w:rPr>
            <w:color w:val="000000" w:themeColor="text1"/>
          </w:rPr>
          <w:delText>. Despite all the latest innovations, m</w:delText>
        </w:r>
      </w:del>
      <w:ins w:id="23" w:author="Daniel Engels" w:date="2018-04-11T10:30:00Z">
        <w:r w:rsidR="00F8750F">
          <w:rPr>
            <w:color w:val="000000" w:themeColor="text1"/>
          </w:rPr>
          <w:t>M</w:t>
        </w:r>
      </w:ins>
      <w:r w:rsidR="00B5181B" w:rsidRPr="007D4BFF">
        <w:rPr>
          <w:color w:val="000000" w:themeColor="text1"/>
        </w:rPr>
        <w:t xml:space="preserve">oney </w:t>
      </w:r>
      <w:commentRangeEnd w:id="21"/>
      <w:r w:rsidR="00714FE9">
        <w:rPr>
          <w:rStyle w:val="CommentReference"/>
        </w:rPr>
        <w:commentReference w:id="21"/>
      </w:r>
      <w:del w:id="24" w:author="Daniel Engels" w:date="2018-04-11T10:30:00Z">
        <w:r w:rsidR="00B5181B" w:rsidRPr="007D4BFF" w:rsidDel="00F8750F">
          <w:rPr>
            <w:color w:val="000000" w:themeColor="text1"/>
          </w:rPr>
          <w:delText xml:space="preserve">still </w:delText>
        </w:r>
      </w:del>
      <w:r w:rsidR="00B5181B" w:rsidRPr="007D4BFF">
        <w:rPr>
          <w:color w:val="000000" w:themeColor="text1"/>
        </w:rPr>
        <w:t>has its strong presence in the complex structure of today’s</w:t>
      </w:r>
      <w:r w:rsidR="001E46C8" w:rsidRPr="007D4BFF">
        <w:rPr>
          <w:color w:val="000000" w:themeColor="text1"/>
        </w:rPr>
        <w:t xml:space="preserve"> fiat-based</w:t>
      </w:r>
      <w:r w:rsidR="00B5181B" w:rsidRPr="007D4BFF">
        <w:rPr>
          <w:color w:val="000000" w:themeColor="text1"/>
        </w:rPr>
        <w:t xml:space="preserve"> financial world. The global financial market today relies on a centralized system in which an authority, usually a bank, is responsible for validating transactions between parties. </w:t>
      </w:r>
      <w:r w:rsidR="00B5181B" w:rsidRPr="00817164">
        <w:rPr>
          <w:color w:val="000000" w:themeColor="text1"/>
        </w:rPr>
        <w:t xml:space="preserve">This model inherently requires involvement of a neutral third party </w:t>
      </w:r>
      <w:r w:rsidR="004B118D" w:rsidRPr="00817164">
        <w:rPr>
          <w:color w:val="000000" w:themeColor="text1"/>
        </w:rPr>
        <w:t xml:space="preserve">in which the parties taking </w:t>
      </w:r>
      <w:r w:rsidR="003B32C8" w:rsidRPr="00817164">
        <w:rPr>
          <w:color w:val="000000" w:themeColor="text1"/>
        </w:rPr>
        <w:t>part in a transaction place trust</w:t>
      </w:r>
      <w:r w:rsidR="001B2871" w:rsidRPr="00817164">
        <w:rPr>
          <w:color w:val="000000" w:themeColor="text1"/>
        </w:rPr>
        <w:t>.</w:t>
      </w:r>
      <w:r w:rsidR="05D5902B" w:rsidRPr="00817164">
        <w:rPr>
          <w:color w:val="000000" w:themeColor="text1"/>
        </w:rPr>
        <w:t xml:space="preserve"> </w:t>
      </w:r>
      <w:r w:rsidR="00B5181B" w:rsidRPr="00817164">
        <w:rPr>
          <w:color w:val="000000" w:themeColor="text1"/>
        </w:rPr>
        <w:t xml:space="preserve">Moreover, the role of the third party </w:t>
      </w:r>
      <w:r w:rsidR="00744D40" w:rsidRPr="00817164">
        <w:rPr>
          <w:color w:val="000000" w:themeColor="text1"/>
        </w:rPr>
        <w:t>is</w:t>
      </w:r>
      <w:r w:rsidR="00B5181B" w:rsidRPr="00817164">
        <w:rPr>
          <w:color w:val="000000" w:themeColor="text1"/>
        </w:rPr>
        <w:t xml:space="preserve"> important in case of any disputes.</w:t>
      </w:r>
      <w:ins w:id="25" w:author="Daniel Engels" w:date="2018-04-12T10:41:00Z">
        <w:r w:rsidR="00B451BE">
          <w:rPr>
            <w:color w:val="000000" w:themeColor="text1"/>
          </w:rPr>
          <w:t xml:space="preserve"> HOW SO? WHAT DOES TRUSTED THIRD PARTY DO IN CASE OF DISPUTES? THIS SHOULD RELATE TO WHY NOT NEEDED WITH BITCOIN AND ITS USE OF THE BLOCKCHAIN LEDGER.</w:t>
        </w:r>
      </w:ins>
      <w:r w:rsidR="00B5181B" w:rsidRPr="007D4BFF">
        <w:rPr>
          <w:color w:val="000000" w:themeColor="text1"/>
        </w:rPr>
        <w:t xml:space="preserve"> </w:t>
      </w:r>
    </w:p>
    <w:p w14:paraId="0E872E3D" w14:textId="10FF5A80" w:rsidR="00B5181B" w:rsidRPr="00A93ABF" w:rsidRDefault="00B5181B" w:rsidP="00817164">
      <w:pPr>
        <w:rPr>
          <w:color w:val="000000" w:themeColor="text1"/>
        </w:rPr>
      </w:pPr>
      <w:r w:rsidRPr="00B5181B">
        <w:rPr>
          <w:color w:val="000000" w:themeColor="text1"/>
        </w:rPr>
        <w:t xml:space="preserve">With the advent of the first cryptocurrency, Bitcoin, in 2009, the traditional centralized system of financial attestation has been challenged. Cryptocurrencies operate within a decentralized </w:t>
      </w:r>
      <w:r w:rsidRPr="005D0CFA">
        <w:rPr>
          <w:color w:val="000000" w:themeColor="text1"/>
        </w:rPr>
        <w:t>distributed ledger platform</w:t>
      </w:r>
      <w:ins w:id="26" w:author="Daniel Engels" w:date="2018-04-12T10:42:00Z">
        <w:r w:rsidR="00B451BE">
          <w:rPr>
            <w:color w:val="000000" w:themeColor="text1"/>
          </w:rPr>
          <w:t>,</w:t>
        </w:r>
      </w:ins>
      <w:r w:rsidRPr="005D0CFA">
        <w:rPr>
          <w:color w:val="000000" w:themeColor="text1"/>
        </w:rPr>
        <w:t xml:space="preserve"> known </w:t>
      </w:r>
      <w:r w:rsidRPr="00B5181B">
        <w:rPr>
          <w:color w:val="000000" w:themeColor="text1"/>
        </w:rPr>
        <w:t>as blockchain</w:t>
      </w:r>
      <w:ins w:id="27" w:author="Daniel Engels" w:date="2018-04-12T10:42:00Z">
        <w:r w:rsidR="00B451BE">
          <w:rPr>
            <w:color w:val="000000" w:themeColor="text1"/>
          </w:rPr>
          <w:t>,</w:t>
        </w:r>
      </w:ins>
      <w:r w:rsidRPr="00B5181B">
        <w:rPr>
          <w:color w:val="000000" w:themeColor="text1"/>
        </w:rPr>
        <w:t xml:space="preserve"> in which transactions are validated by other nodes in the network via public key cryptography. </w:t>
      </w:r>
      <w:r w:rsidRPr="002E2CB4">
        <w:rPr>
          <w:color w:val="000000" w:themeColor="text1"/>
        </w:rPr>
        <w:t xml:space="preserve">This decentralized architecture significantly reduces the probability of </w:t>
      </w:r>
      <w:commentRangeStart w:id="28"/>
      <w:r w:rsidR="0067058C">
        <w:rPr>
          <w:color w:val="000000" w:themeColor="text1"/>
        </w:rPr>
        <w:t xml:space="preserve">unauthorized access </w:t>
      </w:r>
      <w:r w:rsidRPr="002E2CB4">
        <w:rPr>
          <w:color w:val="000000" w:themeColor="text1"/>
        </w:rPr>
        <w:t xml:space="preserve">which </w:t>
      </w:r>
      <w:r w:rsidR="000A2FA3">
        <w:rPr>
          <w:color w:val="000000" w:themeColor="text1"/>
        </w:rPr>
        <w:t xml:space="preserve">can be obtained much more easily </w:t>
      </w:r>
      <w:r w:rsidRPr="002E2CB4">
        <w:rPr>
          <w:color w:val="000000" w:themeColor="text1"/>
        </w:rPr>
        <w:t xml:space="preserve">with </w:t>
      </w:r>
      <w:r w:rsidR="000A2FA3">
        <w:rPr>
          <w:color w:val="000000" w:themeColor="text1"/>
        </w:rPr>
        <w:t xml:space="preserve">a </w:t>
      </w:r>
      <w:r w:rsidRPr="002E2CB4">
        <w:rPr>
          <w:color w:val="000000" w:themeColor="text1"/>
        </w:rPr>
        <w:t>centralized repository.</w:t>
      </w:r>
      <w:commentRangeEnd w:id="28"/>
      <w:r w:rsidR="00B451BE">
        <w:rPr>
          <w:rStyle w:val="CommentReference"/>
        </w:rPr>
        <w:commentReference w:id="28"/>
      </w:r>
      <w:r w:rsidRPr="002E2CB4">
        <w:rPr>
          <w:color w:val="000000" w:themeColor="text1"/>
        </w:rPr>
        <w:t xml:space="preserve"> </w:t>
      </w:r>
      <w:r w:rsidRPr="00817164">
        <w:rPr>
          <w:color w:val="000000" w:themeColor="text1"/>
        </w:rPr>
        <w:t xml:space="preserve">Despite the tremendous potential of establishing a </w:t>
      </w:r>
      <w:del w:id="29" w:author="Daniel Engels" w:date="2018-04-12T10:46:00Z">
        <w:r w:rsidRPr="00817164" w:rsidDel="00B451BE">
          <w:rPr>
            <w:color w:val="000000" w:themeColor="text1"/>
          </w:rPr>
          <w:delText xml:space="preserve">rock-solid </w:delText>
        </w:r>
      </w:del>
      <w:r w:rsidRPr="00817164">
        <w:rPr>
          <w:color w:val="000000" w:themeColor="text1"/>
        </w:rPr>
        <w:t xml:space="preserve">secure environment for global finance, blockchain </w:t>
      </w:r>
      <w:r w:rsidR="00D5619F" w:rsidRPr="00817164">
        <w:rPr>
          <w:color w:val="000000" w:themeColor="text1"/>
        </w:rPr>
        <w:t xml:space="preserve">is </w:t>
      </w:r>
      <w:commentRangeStart w:id="30"/>
      <w:r w:rsidRPr="00817164">
        <w:rPr>
          <w:color w:val="000000" w:themeColor="text1"/>
        </w:rPr>
        <w:t xml:space="preserve">often argued to widen </w:t>
      </w:r>
      <w:commentRangeEnd w:id="30"/>
      <w:r w:rsidR="00B451BE">
        <w:rPr>
          <w:rStyle w:val="CommentReference"/>
        </w:rPr>
        <w:commentReference w:id="30"/>
      </w:r>
      <w:r w:rsidRPr="00817164">
        <w:rPr>
          <w:color w:val="000000" w:themeColor="text1"/>
        </w:rPr>
        <w:t xml:space="preserve">the channels of money laundering because of lack of rules and regulations </w:t>
      </w:r>
      <w:commentRangeStart w:id="31"/>
      <w:r w:rsidR="00445E55" w:rsidRPr="00817164">
        <w:rPr>
          <w:color w:val="000000" w:themeColor="text1"/>
        </w:rPr>
        <w:t xml:space="preserve">associated with </w:t>
      </w:r>
      <w:commentRangeEnd w:id="31"/>
      <w:r w:rsidR="00B451BE">
        <w:rPr>
          <w:rStyle w:val="CommentReference"/>
        </w:rPr>
        <w:commentReference w:id="31"/>
      </w:r>
      <w:r w:rsidR="00445E55" w:rsidRPr="00817164">
        <w:rPr>
          <w:color w:val="000000" w:themeColor="text1"/>
        </w:rPr>
        <w:t xml:space="preserve">cryptocurrency </w:t>
      </w:r>
      <w:r w:rsidR="00585AE6" w:rsidRPr="00817164">
        <w:rPr>
          <w:color w:val="000000" w:themeColor="text1"/>
        </w:rPr>
        <w:t>activity</w:t>
      </w:r>
      <w:del w:id="32" w:author="Daniel Engels" w:date="2018-04-12T10:48:00Z">
        <w:r w:rsidRPr="00B451BE" w:rsidDel="00B451BE">
          <w:rPr>
            <w:b/>
            <w:color w:val="000000" w:themeColor="text1"/>
            <w:rPrChange w:id="33" w:author="Daniel Engels" w:date="2018-04-12T10:47:00Z">
              <w:rPr>
                <w:b/>
                <w:color w:val="FF0000"/>
              </w:rPr>
            </w:rPrChange>
          </w:rPr>
          <w:delText>.</w:delText>
        </w:r>
        <w:r w:rsidRPr="00B5181B" w:rsidDel="00B451BE">
          <w:rPr>
            <w:color w:val="FF0000"/>
          </w:rPr>
          <w:delText xml:space="preserve"> </w:delText>
        </w:r>
      </w:del>
      <w:ins w:id="34" w:author="Daniel Engels" w:date="2018-04-12T10:48:00Z">
        <w:r w:rsidR="00B451BE">
          <w:rPr>
            <w:b/>
            <w:color w:val="000000" w:themeColor="text1"/>
          </w:rPr>
          <w:t>.</w:t>
        </w:r>
        <w:r w:rsidR="00B451BE" w:rsidRPr="00B5181B">
          <w:rPr>
            <w:color w:val="FF0000"/>
          </w:rPr>
          <w:t xml:space="preserve"> </w:t>
        </w:r>
      </w:ins>
      <w:r w:rsidRPr="00B5181B">
        <w:rPr>
          <w:color w:val="000000" w:themeColor="text1"/>
        </w:rPr>
        <w:t xml:space="preserve">In recent years, criminal organizations have been known to take advantage of the </w:t>
      </w:r>
      <w:r w:rsidRPr="00817164">
        <w:rPr>
          <w:color w:val="000000" w:themeColor="text1"/>
        </w:rPr>
        <w:lastRenderedPageBreak/>
        <w:t>unregulated</w:t>
      </w:r>
      <w:r w:rsidRPr="00A64678">
        <w:rPr>
          <w:color w:val="000000" w:themeColor="text1"/>
        </w:rPr>
        <w:t xml:space="preserve"> </w:t>
      </w:r>
      <w:r w:rsidRPr="00B5181B">
        <w:rPr>
          <w:color w:val="000000" w:themeColor="text1"/>
        </w:rPr>
        <w:t>nature of cryptocurrencies, usually as a means of money laundering, in order to facilitate their illicit activities</w:t>
      </w:r>
      <w:ins w:id="35" w:author="Daniel Engels" w:date="2018-04-12T10:48:00Z">
        <w:r w:rsidR="00B451BE">
          <w:rPr>
            <w:color w:val="000000" w:themeColor="text1"/>
          </w:rPr>
          <w:t xml:space="preserve"> NEED CITATIONS TO SUPPORT THIS CLAIM</w:t>
        </w:r>
      </w:ins>
      <w:r w:rsidRPr="00B5181B">
        <w:rPr>
          <w:color w:val="000000" w:themeColor="text1"/>
        </w:rPr>
        <w:t>.</w:t>
      </w:r>
      <w:ins w:id="36" w:author="Daniel Engels" w:date="2018-04-13T16:56:00Z">
        <w:r w:rsidR="00551CBE">
          <w:rPr>
            <w:color w:val="000000" w:themeColor="text1"/>
          </w:rPr>
          <w:t xml:space="preserve"> WHAT’S YOUR PROBLEM?  YOU HAVEN’T DEFINED A PROBLEM TO BE SOLVED WITH YOUR WORK.  BE SPECIFIC AND APPROPRIATE.</w:t>
        </w:r>
      </w:ins>
    </w:p>
    <w:p w14:paraId="2775EC12" w14:textId="1A442084" w:rsidR="00CB1F7A" w:rsidRDefault="00B5181B" w:rsidP="300D8C54">
      <w:pPr>
        <w:rPr>
          <w:ins w:id="37" w:author="Daniel Engels" w:date="2018-04-12T10:52:00Z"/>
          <w:color w:val="000000" w:themeColor="text1"/>
        </w:rPr>
      </w:pPr>
      <w:r w:rsidRPr="00484CD5">
        <w:rPr>
          <w:color w:val="000000" w:themeColor="text1"/>
        </w:rPr>
        <w:t xml:space="preserve">As </w:t>
      </w:r>
      <w:commentRangeStart w:id="38"/>
      <w:del w:id="39" w:author="Daniel Engels" w:date="2018-04-12T10:50:00Z">
        <w:r w:rsidRPr="00484CD5" w:rsidDel="00CB1F7A">
          <w:rPr>
            <w:color w:val="000000" w:themeColor="text1"/>
          </w:rPr>
          <w:delText xml:space="preserve">creditworthiness </w:delText>
        </w:r>
        <w:commentRangeEnd w:id="38"/>
        <w:r w:rsidR="00B451BE" w:rsidDel="00CB1F7A">
          <w:rPr>
            <w:rStyle w:val="CommentReference"/>
          </w:rPr>
          <w:commentReference w:id="38"/>
        </w:r>
        <w:r w:rsidRPr="00484CD5" w:rsidDel="00CB1F7A">
          <w:rPr>
            <w:color w:val="000000" w:themeColor="text1"/>
          </w:rPr>
          <w:delText>for cryptocurrency transactors is largely unexplored</w:delText>
        </w:r>
      </w:del>
      <w:ins w:id="40" w:author="Daniel Engels" w:date="2018-04-12T10:50:00Z">
        <w:r w:rsidR="00CB1F7A">
          <w:rPr>
            <w:color w:val="000000" w:themeColor="text1"/>
          </w:rPr>
          <w:t>reputation systems for transactors in cryptocurrencies</w:t>
        </w:r>
      </w:ins>
      <w:ins w:id="41" w:author="Daniel Engels" w:date="2018-04-12T10:51:00Z">
        <w:r w:rsidR="00CB1F7A">
          <w:rPr>
            <w:color w:val="000000" w:themeColor="text1"/>
          </w:rPr>
          <w:t xml:space="preserve"> would assist in identifying potential criminal actors</w:t>
        </w:r>
      </w:ins>
      <w:r w:rsidRPr="00484CD5">
        <w:rPr>
          <w:color w:val="000000" w:themeColor="text1"/>
        </w:rPr>
        <w:t xml:space="preserve">, </w:t>
      </w:r>
      <w:del w:id="42" w:author="Daniel Engels" w:date="2018-04-12T10:49:00Z">
        <w:r w:rsidRPr="00484CD5" w:rsidDel="00CB1F7A">
          <w:rPr>
            <w:color w:val="000000" w:themeColor="text1"/>
          </w:rPr>
          <w:delText xml:space="preserve">our </w:delText>
        </w:r>
        <w:r w:rsidRPr="00817164" w:rsidDel="00CB1F7A">
          <w:rPr>
            <w:color w:val="000000" w:themeColor="text1"/>
          </w:rPr>
          <w:delText>research</w:delText>
        </w:r>
        <w:r w:rsidRPr="00484CD5" w:rsidDel="00CB1F7A">
          <w:rPr>
            <w:color w:val="000000" w:themeColor="text1"/>
          </w:rPr>
          <w:delText xml:space="preserve"> focuses on development of</w:delText>
        </w:r>
      </w:del>
      <w:ins w:id="43" w:author="Daniel Engels" w:date="2018-04-12T10:49:00Z">
        <w:r w:rsidR="00CB1F7A">
          <w:rPr>
            <w:color w:val="000000" w:themeColor="text1"/>
          </w:rPr>
          <w:t xml:space="preserve">we present </w:t>
        </w:r>
      </w:ins>
      <w:del w:id="44" w:author="Daniel Engels" w:date="2018-04-12T10:51:00Z">
        <w:r w:rsidRPr="00484CD5" w:rsidDel="00CB1F7A">
          <w:rPr>
            <w:color w:val="000000" w:themeColor="text1"/>
          </w:rPr>
          <w:delText xml:space="preserve"> </w:delText>
        </w:r>
      </w:del>
      <w:r w:rsidRPr="00484CD5">
        <w:rPr>
          <w:color w:val="000000" w:themeColor="text1"/>
        </w:rPr>
        <w:t xml:space="preserve">an algorithm to authenticate the identity and </w:t>
      </w:r>
      <w:del w:id="45" w:author="Daniel Engels" w:date="2018-04-12T10:51:00Z">
        <w:r w:rsidRPr="00817164" w:rsidDel="00CB1F7A">
          <w:rPr>
            <w:color w:val="000000" w:themeColor="text1"/>
          </w:rPr>
          <w:delText>a</w:delText>
        </w:r>
      </w:del>
      <w:r w:rsidRPr="00817164">
        <w:rPr>
          <w:color w:val="000000" w:themeColor="text1"/>
        </w:rPr>
        <w:t xml:space="preserve"> reputation </w:t>
      </w:r>
      <w:del w:id="46" w:author="Daniel Engels" w:date="2018-04-12T10:52:00Z">
        <w:r w:rsidRPr="00817164" w:rsidDel="00CB1F7A">
          <w:rPr>
            <w:color w:val="000000" w:themeColor="text1"/>
          </w:rPr>
          <w:delText xml:space="preserve">scoring mechanism </w:delText>
        </w:r>
        <w:r w:rsidR="00866080" w:rsidRPr="009546E1" w:rsidDel="00CB1F7A">
          <w:rPr>
            <w:color w:val="000000" w:themeColor="text1"/>
          </w:rPr>
          <w:delText>for</w:delText>
        </w:r>
      </w:del>
      <w:ins w:id="47" w:author="Daniel Engels" w:date="2018-04-12T10:52:00Z">
        <w:r w:rsidR="00CB1F7A">
          <w:rPr>
            <w:color w:val="000000" w:themeColor="text1"/>
          </w:rPr>
          <w:t>of</w:t>
        </w:r>
      </w:ins>
      <w:r w:rsidR="00866080" w:rsidRPr="009546E1">
        <w:rPr>
          <w:color w:val="000000" w:themeColor="text1"/>
        </w:rPr>
        <w:t xml:space="preserve"> transactions and transactors</w:t>
      </w:r>
      <w:r w:rsidR="00F35526">
        <w:rPr>
          <w:color w:val="000000" w:themeColor="text1"/>
        </w:rPr>
        <w:t>.</w:t>
      </w:r>
      <w:r w:rsidR="00866080" w:rsidRPr="009546E1">
        <w:rPr>
          <w:color w:val="000000" w:themeColor="text1"/>
        </w:rPr>
        <w:t xml:space="preserve"> </w:t>
      </w:r>
      <w:r w:rsidRPr="009546E1">
        <w:rPr>
          <w:color w:val="000000" w:themeColor="text1"/>
        </w:rPr>
        <w:t xml:space="preserve">This makes </w:t>
      </w:r>
      <w:r w:rsidRPr="00F94175">
        <w:rPr>
          <w:color w:val="000000" w:themeColor="text1"/>
        </w:rPr>
        <w:t>the cryptocurrency marketplace more secure and trustworthy</w:t>
      </w:r>
      <w:ins w:id="48" w:author="Daniel Engels" w:date="2018-04-12T10:52:00Z">
        <w:r w:rsidR="00CB1F7A">
          <w:rPr>
            <w:color w:val="000000" w:themeColor="text1"/>
          </w:rPr>
          <w:t xml:space="preserve"> HOW?</w:t>
        </w:r>
      </w:ins>
      <w:r w:rsidRPr="00B5181B">
        <w:rPr>
          <w:color w:val="000000" w:themeColor="text1"/>
        </w:rPr>
        <w:t xml:space="preserve">. </w:t>
      </w:r>
    </w:p>
    <w:p w14:paraId="42A02565" w14:textId="20B17FA4" w:rsidR="00CB1F7A" w:rsidRDefault="00CB1F7A" w:rsidP="300D8C54">
      <w:pPr>
        <w:rPr>
          <w:ins w:id="49" w:author="Daniel Engels" w:date="2018-04-12T10:52:00Z"/>
          <w:color w:val="000000" w:themeColor="text1"/>
        </w:rPr>
      </w:pPr>
      <w:ins w:id="50" w:author="Daniel Engels" w:date="2018-04-12T10:52:00Z">
        <w:r>
          <w:rPr>
            <w:color w:val="000000" w:themeColor="text1"/>
          </w:rPr>
          <w:t>NEED DESCRIPTION OF WHAT YOU DID</w:t>
        </w:r>
      </w:ins>
      <w:ins w:id="51" w:author="Daniel Engels" w:date="2018-04-12T10:53:00Z">
        <w:r>
          <w:rPr>
            <w:color w:val="000000" w:themeColor="text1"/>
          </w:rPr>
          <w:t>, PARAGRAPH ON MAIN RESULTS AND PARAGRAPH ON MAIN CONCLUSIONS.</w:t>
        </w:r>
      </w:ins>
    </w:p>
    <w:p w14:paraId="36F7E4D0" w14:textId="05DE5B75" w:rsidR="00B5181B" w:rsidRPr="00B5181B" w:rsidDel="00CB1F7A" w:rsidRDefault="00B5181B" w:rsidP="300D8C54">
      <w:pPr>
        <w:rPr>
          <w:del w:id="52" w:author="Daniel Engels" w:date="2018-04-12T10:52:00Z"/>
          <w:color w:val="000000" w:themeColor="text1"/>
        </w:rPr>
      </w:pPr>
      <w:del w:id="53" w:author="Daniel Engels" w:date="2018-04-12T10:52:00Z">
        <w:r w:rsidRPr="00B5181B" w:rsidDel="00CB1F7A">
          <w:rPr>
            <w:color w:val="000000" w:themeColor="text1"/>
          </w:rPr>
          <w:delText xml:space="preserve">Based on historical Bitcoin data at both the block and transaction levels, we investigate the history of ownership of coins in order to identify </w:delText>
        </w:r>
        <w:r w:rsidRPr="00817164" w:rsidDel="00CB1F7A">
          <w:rPr>
            <w:color w:val="000000" w:themeColor="text1"/>
          </w:rPr>
          <w:delText xml:space="preserve">transaction patterns </w:delText>
        </w:r>
        <w:r w:rsidRPr="00B5181B" w:rsidDel="00CB1F7A">
          <w:rPr>
            <w:color w:val="000000" w:themeColor="text1"/>
          </w:rPr>
          <w:delText>as a differentiator between lawful and unlawful transactors. These patterns will serve as the basis of a reputation score for each participatory entity.</w:delText>
        </w:r>
      </w:del>
    </w:p>
    <w:p w14:paraId="5F11C851" w14:textId="16BAE086" w:rsidR="00B5181B" w:rsidRPr="00787523" w:rsidRDefault="00B5181B" w:rsidP="00F94175">
      <w:pPr>
        <w:spacing w:after="3"/>
        <w:rPr>
          <w:color w:val="000000" w:themeColor="text1"/>
        </w:rPr>
      </w:pPr>
      <w:r w:rsidRPr="00817164">
        <w:rPr>
          <w:color w:val="000000" w:themeColor="text1"/>
        </w:rPr>
        <w:t xml:space="preserve">The </w:t>
      </w:r>
      <w:del w:id="54" w:author="Daniel Engels" w:date="2018-04-12T10:52:00Z">
        <w:r w:rsidRPr="00817164" w:rsidDel="00CB1F7A">
          <w:rPr>
            <w:color w:val="000000" w:themeColor="text1"/>
          </w:rPr>
          <w:delText xml:space="preserve">rest </w:delText>
        </w:r>
      </w:del>
      <w:ins w:id="55" w:author="Daniel Engels" w:date="2018-04-12T10:52:00Z">
        <w:r w:rsidR="00CB1F7A">
          <w:rPr>
            <w:color w:val="000000" w:themeColor="text1"/>
          </w:rPr>
          <w:t>remainder</w:t>
        </w:r>
        <w:r w:rsidR="00CB1F7A" w:rsidRPr="00817164">
          <w:rPr>
            <w:color w:val="000000" w:themeColor="text1"/>
          </w:rPr>
          <w:t xml:space="preserve"> </w:t>
        </w:r>
      </w:ins>
      <w:r w:rsidRPr="00817164">
        <w:rPr>
          <w:color w:val="000000" w:themeColor="text1"/>
        </w:rPr>
        <w:t xml:space="preserve">of this paper is structured as described here. Section 2 describes how continuous research on digital currency laid the foundation for </w:t>
      </w:r>
      <w:r w:rsidR="00127677" w:rsidRPr="00817164">
        <w:rPr>
          <w:color w:val="000000" w:themeColor="text1"/>
        </w:rPr>
        <w:t xml:space="preserve">the </w:t>
      </w:r>
      <w:r w:rsidRPr="00817164">
        <w:rPr>
          <w:color w:val="000000" w:themeColor="text1"/>
        </w:rPr>
        <w:t xml:space="preserve">rise of cryptocurrencies. This section also </w:t>
      </w:r>
      <w:r w:rsidR="00CC2214" w:rsidRPr="00817164">
        <w:rPr>
          <w:color w:val="000000" w:themeColor="text1"/>
        </w:rPr>
        <w:t xml:space="preserve">presents </w:t>
      </w:r>
      <w:r w:rsidR="00D6216D">
        <w:rPr>
          <w:color w:val="000000" w:themeColor="text1"/>
        </w:rPr>
        <w:t xml:space="preserve">a </w:t>
      </w:r>
      <w:r w:rsidRPr="00817164">
        <w:rPr>
          <w:color w:val="000000" w:themeColor="text1"/>
        </w:rPr>
        <w:t xml:space="preserve">few facts and figures on </w:t>
      </w:r>
      <w:r w:rsidR="00CC2214" w:rsidRPr="00817164">
        <w:rPr>
          <w:color w:val="000000" w:themeColor="text1"/>
        </w:rPr>
        <w:t xml:space="preserve">the </w:t>
      </w:r>
      <w:r w:rsidRPr="00817164">
        <w:rPr>
          <w:color w:val="000000" w:themeColor="text1"/>
        </w:rPr>
        <w:t>latest available data on the crypto</w:t>
      </w:r>
      <w:r w:rsidR="001B5C6F" w:rsidRPr="00817164">
        <w:rPr>
          <w:color w:val="000000" w:themeColor="text1"/>
        </w:rPr>
        <w:t>currency market</w:t>
      </w:r>
      <w:r w:rsidRPr="00817164">
        <w:rPr>
          <w:color w:val="000000" w:themeColor="text1"/>
        </w:rPr>
        <w:t xml:space="preserve">. The basic architecture of blockchain as a decentralized and distributed ledger technology along with the security protocols used in blockchain </w:t>
      </w:r>
      <w:r w:rsidR="001B5C6F" w:rsidRPr="00817164">
        <w:rPr>
          <w:color w:val="000000" w:themeColor="text1"/>
        </w:rPr>
        <w:t xml:space="preserve">are </w:t>
      </w:r>
      <w:r w:rsidRPr="00817164">
        <w:rPr>
          <w:color w:val="000000" w:themeColor="text1"/>
        </w:rPr>
        <w:t xml:space="preserve">explained in Section 3. Section 4 </w:t>
      </w:r>
      <w:r w:rsidR="00B6582B" w:rsidRPr="00817164">
        <w:rPr>
          <w:color w:val="000000" w:themeColor="text1"/>
        </w:rPr>
        <w:t xml:space="preserve">describes the fields of </w:t>
      </w:r>
      <w:r w:rsidRPr="00817164">
        <w:rPr>
          <w:color w:val="000000" w:themeColor="text1"/>
        </w:rPr>
        <w:t xml:space="preserve">the dataset </w:t>
      </w:r>
      <w:r w:rsidR="00A06295" w:rsidRPr="00817164">
        <w:rPr>
          <w:color w:val="000000" w:themeColor="text1"/>
        </w:rPr>
        <w:t>we use a</w:t>
      </w:r>
      <w:r w:rsidR="00D9662D" w:rsidRPr="00817164">
        <w:rPr>
          <w:color w:val="000000" w:themeColor="text1"/>
        </w:rPr>
        <w:t xml:space="preserve">s well as the </w:t>
      </w:r>
      <w:r w:rsidR="00145810" w:rsidRPr="00817164">
        <w:rPr>
          <w:color w:val="000000" w:themeColor="text1"/>
        </w:rPr>
        <w:t xml:space="preserve">cryptographic details behind </w:t>
      </w:r>
      <w:r w:rsidR="0081061A" w:rsidRPr="00817164">
        <w:rPr>
          <w:color w:val="000000" w:themeColor="text1"/>
        </w:rPr>
        <w:t>how some of the fields are derived.</w:t>
      </w:r>
      <w:r w:rsidR="00285A21" w:rsidRPr="00817164">
        <w:rPr>
          <w:color w:val="000000" w:themeColor="text1"/>
        </w:rPr>
        <w:t xml:space="preserve"> Section 5 </w:t>
      </w:r>
      <w:r w:rsidR="00B27D86" w:rsidRPr="00817164">
        <w:rPr>
          <w:color w:val="000000" w:themeColor="text1"/>
        </w:rPr>
        <w:t>contains a biography of our advisor</w:t>
      </w:r>
      <w:r w:rsidR="00F434A7" w:rsidRPr="00817164">
        <w:rPr>
          <w:color w:val="000000" w:themeColor="text1"/>
        </w:rPr>
        <w:t>, Craig Hall.</w:t>
      </w:r>
    </w:p>
    <w:p w14:paraId="26E459A6" w14:textId="77777777" w:rsidR="00B5181B" w:rsidRDefault="00B5181B" w:rsidP="002C04B9">
      <w:pPr>
        <w:pStyle w:val="heading10"/>
        <w:outlineLvl w:val="0"/>
      </w:pPr>
      <w:r>
        <w:t xml:space="preserve">2   </w:t>
      </w:r>
      <w:commentRangeStart w:id="56"/>
      <w:r>
        <w:t xml:space="preserve">Evolution </w:t>
      </w:r>
      <w:commentRangeEnd w:id="56"/>
      <w:r w:rsidR="00D67609">
        <w:rPr>
          <w:rStyle w:val="CommentReference"/>
          <w:b w:val="0"/>
        </w:rPr>
        <w:commentReference w:id="56"/>
      </w:r>
      <w:r>
        <w:t>of Cryptocurrency</w:t>
      </w:r>
    </w:p>
    <w:p w14:paraId="1B96ECEF" w14:textId="7BCB546A" w:rsidR="00B5181B" w:rsidRDefault="00F51BC3" w:rsidP="00832480">
      <w:pPr>
        <w:pStyle w:val="p1a"/>
      </w:pPr>
      <w:r>
        <w:t>The b</w:t>
      </w:r>
      <w:r w:rsidR="00B5181B">
        <w:t xml:space="preserve">arter </w:t>
      </w:r>
      <w:r>
        <w:t>s</w:t>
      </w:r>
      <w:r w:rsidR="00B5181B">
        <w:t xml:space="preserve">ystem </w:t>
      </w:r>
      <w:r w:rsidR="00C27686">
        <w:t xml:space="preserve">is </w:t>
      </w:r>
      <w:r w:rsidR="00B5181B">
        <w:t xml:space="preserve">the oldest form of </w:t>
      </w:r>
      <w:r w:rsidR="0016718C">
        <w:t>economic exchange</w:t>
      </w:r>
      <w:r w:rsidR="00ED0CBC">
        <w:t>,</w:t>
      </w:r>
      <w:r w:rsidR="00B5181B">
        <w:t xml:space="preserve"> </w:t>
      </w:r>
      <w:r w:rsidR="00EC7A6A">
        <w:t>involv</w:t>
      </w:r>
      <w:r w:rsidR="00ED0CBC">
        <w:t>ing</w:t>
      </w:r>
      <w:r w:rsidR="00EC7A6A">
        <w:t xml:space="preserve"> </w:t>
      </w:r>
      <w:r w:rsidR="00B5181B">
        <w:t xml:space="preserve">a direct trade of goods and services between parties. Even though this system has existed </w:t>
      </w:r>
      <w:r w:rsidR="009F0480">
        <w:t>since ancient times</w:t>
      </w:r>
      <w:r w:rsidR="00B5181B">
        <w:t xml:space="preserve">, it </w:t>
      </w:r>
      <w:r w:rsidR="009F0480">
        <w:t xml:space="preserve">has </w:t>
      </w:r>
      <w:r w:rsidR="00B5181B">
        <w:t xml:space="preserve">always faced the challenge to match the needs of different parties involved in a transaction. </w:t>
      </w:r>
      <w:commentRangeStart w:id="57"/>
      <w:r w:rsidR="00B5181B">
        <w:t xml:space="preserve">Often an arrangement of additional parties </w:t>
      </w:r>
      <w:r w:rsidR="0016048C">
        <w:t>is</w:t>
      </w:r>
      <w:r w:rsidR="00B5181B">
        <w:t xml:space="preserve"> inevitable to align the requirements at the same place at the same time which slowly motivated the innovation of currencies t</w:t>
      </w:r>
      <w:r w:rsidR="002925ED">
        <w:t>h</w:t>
      </w:r>
      <w:r w:rsidR="00B5181B">
        <w:t>rough successive stages of evolution as a neutral medium of exchange</w:t>
      </w:r>
      <w:commentRangeEnd w:id="57"/>
      <w:r w:rsidR="00CB1F7A">
        <w:rPr>
          <w:rStyle w:val="CommentReference"/>
        </w:rPr>
        <w:commentReference w:id="57"/>
      </w:r>
      <w:r w:rsidR="00B5181B">
        <w:t xml:space="preserve">. A cash-based system </w:t>
      </w:r>
      <w:commentRangeStart w:id="58"/>
      <w:del w:id="59" w:author="Daniel Engels" w:date="2018-04-12T10:54:00Z">
        <w:r w:rsidR="00B5181B" w:rsidDel="00CB1F7A">
          <w:delText xml:space="preserve">definitely </w:delText>
        </w:r>
      </w:del>
      <w:r w:rsidR="00DB432C">
        <w:t xml:space="preserve">addresses </w:t>
      </w:r>
      <w:commentRangeEnd w:id="58"/>
      <w:r w:rsidR="00CB1F7A">
        <w:rPr>
          <w:rStyle w:val="CommentReference"/>
        </w:rPr>
        <w:commentReference w:id="58"/>
      </w:r>
      <w:r w:rsidR="00B5181B">
        <w:t>th</w:t>
      </w:r>
      <w:r w:rsidR="00B30D92">
        <w:t>is problem</w:t>
      </w:r>
      <w:r w:rsidR="00B5181B">
        <w:t xml:space="preserve">, but no trade </w:t>
      </w:r>
      <w:r w:rsidR="004358A1">
        <w:t xml:space="preserve">can </w:t>
      </w:r>
      <w:r w:rsidR="00B5181B">
        <w:t xml:space="preserve">take place without an initial allocation </w:t>
      </w:r>
      <w:commentRangeStart w:id="60"/>
      <w:r w:rsidR="00B5181B">
        <w:t>of cash</w:t>
      </w:r>
      <w:r w:rsidR="00284BD0">
        <w:t>,</w:t>
      </w:r>
      <w:r w:rsidR="00B5181B">
        <w:t xml:space="preserve"> and the credit-</w:t>
      </w:r>
      <w:commentRangeEnd w:id="60"/>
      <w:r w:rsidR="00CB1F7A">
        <w:rPr>
          <w:rStyle w:val="CommentReference"/>
        </w:rPr>
        <w:commentReference w:id="60"/>
      </w:r>
      <w:r w:rsidR="00B5181B">
        <w:t xml:space="preserve">based system is </w:t>
      </w:r>
      <w:r w:rsidR="004358A1">
        <w:t xml:space="preserve">not </w:t>
      </w:r>
      <w:r w:rsidR="00826B1C">
        <w:t xml:space="preserve">without issue </w:t>
      </w:r>
      <w:r w:rsidR="004358A1">
        <w:t xml:space="preserve">either </w:t>
      </w:r>
      <w:r w:rsidR="00B5181B">
        <w:t xml:space="preserve">as there is a </w:t>
      </w:r>
      <w:r w:rsidR="00302229">
        <w:t xml:space="preserve">risk </w:t>
      </w:r>
      <w:r w:rsidR="00DF3328">
        <w:t xml:space="preserve">of </w:t>
      </w:r>
      <w:r w:rsidR="00E407A2">
        <w:t xml:space="preserve">the borrower defaulting on the </w:t>
      </w:r>
      <w:r w:rsidR="005655BF">
        <w:t>re</w:t>
      </w:r>
      <w:r w:rsidR="00E407A2">
        <w:t>payment</w:t>
      </w:r>
      <w:r w:rsidR="005655BF">
        <w:t xml:space="preserve"> of their debt.</w:t>
      </w:r>
    </w:p>
    <w:p w14:paraId="58E07D95" w14:textId="49AFEC15" w:rsidR="00B5181B" w:rsidRDefault="00767F0D" w:rsidP="06DE5733">
      <w:r>
        <w:t>O</w:t>
      </w:r>
      <w:r w:rsidR="00B5181B">
        <w:t xml:space="preserve">nline payments started gaining popularity </w:t>
      </w:r>
      <w:r>
        <w:t xml:space="preserve">in the </w:t>
      </w:r>
      <w:r w:rsidR="00B5181B">
        <w:t xml:space="preserve">early 1990s, but consumers were heavily hesitant to disclose information required for the transaction to materialize. To address this concern, an architecture named SET </w:t>
      </w:r>
      <w:commentRangeStart w:id="61"/>
      <w:r w:rsidR="00B5181B">
        <w:t xml:space="preserve">has been developed </w:t>
      </w:r>
      <w:commentRangeEnd w:id="61"/>
      <w:r w:rsidR="003160F1">
        <w:rPr>
          <w:rStyle w:val="CommentReference"/>
        </w:rPr>
        <w:commentReference w:id="61"/>
      </w:r>
      <w:r w:rsidR="00B5181B">
        <w:t>by Mastercard and VISA in collaboration with tech-giants such as IBM, Microsoft, Verisign</w:t>
      </w:r>
      <w:r w:rsidR="00857DAB">
        <w:t xml:space="preserve"> and </w:t>
      </w:r>
      <w:r w:rsidR="00B5181B">
        <w:t xml:space="preserve">RSA </w:t>
      </w:r>
      <w:r w:rsidR="00B5181B" w:rsidRPr="00E72491">
        <w:t>[1]</w:t>
      </w:r>
      <w:r w:rsidR="00B5181B">
        <w:t xml:space="preserve">. This architecture </w:t>
      </w:r>
      <w:commentRangeStart w:id="62"/>
      <w:r w:rsidR="00B5181B">
        <w:t xml:space="preserve">used </w:t>
      </w:r>
      <w:commentRangeEnd w:id="62"/>
      <w:r w:rsidR="003160F1">
        <w:rPr>
          <w:rStyle w:val="CommentReference"/>
        </w:rPr>
        <w:commentReference w:id="62"/>
      </w:r>
      <w:r w:rsidR="00B5181B">
        <w:t xml:space="preserve">an encryption for the purchase details along with </w:t>
      </w:r>
      <w:r w:rsidR="00FD0E3D">
        <w:t xml:space="preserve">the </w:t>
      </w:r>
      <w:r w:rsidR="00B5181B">
        <w:t xml:space="preserve">consumer’s credit card information that </w:t>
      </w:r>
      <w:r w:rsidR="007E39C1">
        <w:t xml:space="preserve">no one </w:t>
      </w:r>
      <w:r w:rsidR="00B5181B">
        <w:t xml:space="preserve">except the </w:t>
      </w:r>
      <w:commentRangeStart w:id="63"/>
      <w:r w:rsidR="00B5181B">
        <w:t xml:space="preserve">intermediary </w:t>
      </w:r>
      <w:commentRangeEnd w:id="63"/>
      <w:r w:rsidR="003160F1">
        <w:rPr>
          <w:rStyle w:val="CommentReference"/>
        </w:rPr>
        <w:commentReference w:id="63"/>
      </w:r>
      <w:r w:rsidR="00B5181B">
        <w:t xml:space="preserve">could decrypt. The intermediary </w:t>
      </w:r>
      <w:commentRangeStart w:id="64"/>
      <w:r w:rsidR="00B5181B">
        <w:t>had</w:t>
      </w:r>
      <w:commentRangeEnd w:id="64"/>
      <w:r w:rsidR="003160F1">
        <w:rPr>
          <w:rStyle w:val="CommentReference"/>
        </w:rPr>
        <w:commentReference w:id="64"/>
      </w:r>
      <w:r w:rsidR="00B5181B">
        <w:t xml:space="preserve"> the authority to approve transactions only if the consumer’s purchase details matched with merchant’s view. Unfortunately, this system failed over time due to lack of user</w:t>
      </w:r>
      <w:r w:rsidR="003D4D62">
        <w:t xml:space="preserve"> </w:t>
      </w:r>
      <w:r w:rsidR="00B5181B">
        <w:t>friendliness as the system required the buyers to get a digital certificate which was a tedious task</w:t>
      </w:r>
      <w:commentRangeStart w:id="65"/>
      <w:r w:rsidR="00B5181B">
        <w:t xml:space="preserve">. </w:t>
      </w:r>
      <w:commentRangeEnd w:id="65"/>
      <w:r w:rsidR="003160F1">
        <w:rPr>
          <w:rStyle w:val="CommentReference"/>
        </w:rPr>
        <w:commentReference w:id="65"/>
      </w:r>
      <w:ins w:id="66" w:author="Daniel Engels" w:date="2018-04-12T11:00:00Z">
        <w:r w:rsidR="00D91C50">
          <w:t>NO. THIS DID NOT PAVE THE WAY FOR CRYPTOCURRENCY.</w:t>
        </w:r>
      </w:ins>
      <w:del w:id="67" w:author="Daniel Engels" w:date="2018-04-12T11:00:00Z">
        <w:r w:rsidR="00B5181B" w:rsidDel="00D91C50">
          <w:delText xml:space="preserve">This paved the way for cryptocurrencies where </w:delText>
        </w:r>
        <w:r w:rsidR="00F65A20" w:rsidDel="00D91C50">
          <w:delText xml:space="preserve">a </w:delText>
        </w:r>
        <w:r w:rsidR="00B5181B" w:rsidDel="00D91C50">
          <w:delText>public key would become user’s identity and thus anonymity would be maintained.</w:delText>
        </w:r>
      </w:del>
    </w:p>
    <w:p w14:paraId="298821D1" w14:textId="065145B4" w:rsidR="00B5181B" w:rsidRDefault="00B5181B" w:rsidP="5CB9B657">
      <w:r>
        <w:t>The first idea of a digital currency was conceptualized in 1983 by an American cryptographer</w:t>
      </w:r>
      <w:r w:rsidR="000E5BC4">
        <w:t>,</w:t>
      </w:r>
      <w:r>
        <w:t xml:space="preserve"> David Chaum</w:t>
      </w:r>
      <w:r w:rsidR="000E5BC4">
        <w:t>,</w:t>
      </w:r>
      <w:r>
        <w:t xml:space="preserve"> who developed ecash and later founded an electronic finance company named Digicash </w:t>
      </w:r>
      <w:r w:rsidRPr="00E72491">
        <w:t>[1]</w:t>
      </w:r>
      <w:r>
        <w:t xml:space="preserve">. Chaum introduced a </w:t>
      </w:r>
      <w:commentRangeStart w:id="68"/>
      <w:r>
        <w:t xml:space="preserve">‘blind signature’ </w:t>
      </w:r>
      <w:commentRangeEnd w:id="68"/>
      <w:r w:rsidR="00E542D5">
        <w:rPr>
          <w:rStyle w:val="CommentReference"/>
        </w:rPr>
        <w:commentReference w:id="68"/>
      </w:r>
      <w:r w:rsidR="00A525C2">
        <w:t xml:space="preserve">that </w:t>
      </w:r>
      <w:r w:rsidR="00A7034F">
        <w:t xml:space="preserve">concealed </w:t>
      </w:r>
      <w:r w:rsidR="00A525C2">
        <w:t xml:space="preserve">the content </w:t>
      </w:r>
      <w:r>
        <w:t xml:space="preserve">using the encryption algorithm RSA. This content then could be </w:t>
      </w:r>
      <w:r>
        <w:lastRenderedPageBreak/>
        <w:t xml:space="preserve">unblinded and authenticated by the recipient </w:t>
      </w:r>
      <w:commentRangeStart w:id="69"/>
      <w:r w:rsidR="00B16096">
        <w:t xml:space="preserve">via a </w:t>
      </w:r>
      <w:r>
        <w:t>digital signature</w:t>
      </w:r>
      <w:commentRangeEnd w:id="69"/>
      <w:r w:rsidR="000C7546">
        <w:rPr>
          <w:rStyle w:val="CommentReference"/>
        </w:rPr>
        <w:commentReference w:id="69"/>
      </w:r>
      <w:r>
        <w:t xml:space="preserve">. This electronic cash </w:t>
      </w:r>
      <w:commentRangeStart w:id="70"/>
      <w:r>
        <w:t xml:space="preserve">still needed financial institutions operating </w:t>
      </w:r>
      <w:commentRangeEnd w:id="70"/>
      <w:r w:rsidR="00E542D5">
        <w:rPr>
          <w:rStyle w:val="CommentReference"/>
        </w:rPr>
        <w:commentReference w:id="70"/>
      </w:r>
      <w:r>
        <w:t xml:space="preserve">as a centralized authority to ensure a trustworthy system for its users. After </w:t>
      </w:r>
      <w:r w:rsidR="00B16096">
        <w:t xml:space="preserve">the </w:t>
      </w:r>
      <w:r>
        <w:t xml:space="preserve">downfall of Digicash, </w:t>
      </w:r>
      <w:r w:rsidR="00B16096">
        <w:t xml:space="preserve">the </w:t>
      </w:r>
      <w:r>
        <w:t>world economy has observed numerous initiatives of an electronic cash</w:t>
      </w:r>
      <w:r w:rsidR="00A43BB5">
        <w:t>, including</w:t>
      </w:r>
      <w:r>
        <w:t xml:space="preserve"> e-Gold, Bitcash, Bitgold, B-money, PayPal</w:t>
      </w:r>
      <w:r w:rsidR="0050125F">
        <w:t xml:space="preserve"> to name a </w:t>
      </w:r>
      <w:commentRangeStart w:id="71"/>
      <w:r w:rsidR="0050125F">
        <w:t>few</w:t>
      </w:r>
      <w:r>
        <w:t xml:space="preserve"> </w:t>
      </w:r>
      <w:r w:rsidRPr="00E72491">
        <w:t>[1]</w:t>
      </w:r>
      <w:r>
        <w:t>.</w:t>
      </w:r>
      <w:commentRangeEnd w:id="71"/>
      <w:r w:rsidR="00A35043">
        <w:rPr>
          <w:rStyle w:val="CommentReference"/>
        </w:rPr>
        <w:commentReference w:id="71"/>
      </w:r>
    </w:p>
    <w:p w14:paraId="24E72A07" w14:textId="1DC82525" w:rsidR="00B5181B" w:rsidRDefault="00B5181B" w:rsidP="5CB9B657">
      <w:pPr>
        <w:rPr>
          <w:ins w:id="72" w:author="Daniel Engels" w:date="2018-04-13T16:26:00Z"/>
        </w:rPr>
      </w:pPr>
      <w:del w:id="73" w:author="Daniel Engels" w:date="2018-04-13T16:06:00Z">
        <w:r w:rsidDel="00E542D5">
          <w:delText xml:space="preserve">After the </w:delText>
        </w:r>
        <w:r w:rsidR="00EC14F0" w:rsidDel="00E542D5">
          <w:delText xml:space="preserve">financial </w:delText>
        </w:r>
        <w:r w:rsidDel="00E542D5">
          <w:delText>crisis of 2008, the global economy observed the</w:delText>
        </w:r>
      </w:del>
      <w:ins w:id="74" w:author="Daniel Engels" w:date="2018-04-13T16:06:00Z">
        <w:r w:rsidR="00E542D5">
          <w:t>The</w:t>
        </w:r>
      </w:ins>
      <w:r>
        <w:t xml:space="preserve"> emergence of </w:t>
      </w:r>
      <w:r w:rsidR="001732E4">
        <w:t xml:space="preserve">the </w:t>
      </w:r>
      <w:r>
        <w:t xml:space="preserve">world’s first cryptocurrency </w:t>
      </w:r>
      <w:r w:rsidR="001732E4">
        <w:t xml:space="preserve">known as </w:t>
      </w:r>
      <w:r>
        <w:t xml:space="preserve">Bitcoin </w:t>
      </w:r>
      <w:del w:id="75" w:author="Daniel Engels" w:date="2018-04-13T16:08:00Z">
        <w:r w:rsidDel="004313E9">
          <w:delText xml:space="preserve">that </w:delText>
        </w:r>
      </w:del>
      <w:r>
        <w:t xml:space="preserve">was </w:t>
      </w:r>
      <w:ins w:id="76" w:author="Daniel Engels" w:date="2018-04-13T16:06:00Z">
        <w:r w:rsidR="00E542D5">
          <w:t xml:space="preserve">presented by </w:t>
        </w:r>
      </w:ins>
      <w:del w:id="77" w:author="Daniel Engels" w:date="2018-04-13T16:06:00Z">
        <w:r w:rsidDel="00E542D5">
          <w:delText xml:space="preserve">a brain-child of </w:delText>
        </w:r>
      </w:del>
      <w:r>
        <w:t>Satoshi Nakamoto (a pseudonym of a person or a group of people)</w:t>
      </w:r>
      <w:ins w:id="78" w:author="Daniel Engels" w:date="2018-04-13T16:08:00Z">
        <w:r w:rsidR="004313E9">
          <w:t xml:space="preserve"> in YEAR [CITE PAPER]</w:t>
        </w:r>
      </w:ins>
      <w:r>
        <w:t xml:space="preserve">. Nakamoto also developed the first ever blockchain database where the genesis block (the first block) has a timestamp of 18:15:05 GMT on 3 January 2009 </w:t>
      </w:r>
      <w:r w:rsidRPr="00E72491">
        <w:t>[2]</w:t>
      </w:r>
      <w:r>
        <w:t xml:space="preserve">. The concept of blockchain, a decentralized, peer-to-peer </w:t>
      </w:r>
      <w:commentRangeStart w:id="79"/>
      <w:r>
        <w:t xml:space="preserve">trust protocol </w:t>
      </w:r>
      <w:commentRangeEnd w:id="79"/>
      <w:r w:rsidR="004313E9">
        <w:rPr>
          <w:rStyle w:val="CommentReference"/>
        </w:rPr>
        <w:commentReference w:id="79"/>
      </w:r>
      <w:del w:id="80" w:author="Daniel Engels" w:date="2018-04-13T16:11:00Z">
        <w:r w:rsidDel="004313E9">
          <w:delText>creates a</w:delText>
        </w:r>
      </w:del>
      <w:r>
        <w:t xml:space="preserve"> </w:t>
      </w:r>
      <w:del w:id="81" w:author="Daniel Engels" w:date="2018-04-13T16:11:00Z">
        <w:r w:rsidDel="004313E9">
          <w:delText xml:space="preserve">revolutionary wave in economy and </w:delText>
        </w:r>
      </w:del>
      <w:r w:rsidR="00360375">
        <w:t xml:space="preserve">presents </w:t>
      </w:r>
      <w:r>
        <w:t>a challenge to an established structure of a centralized authority for banking and finance. Transactions here take place between willing parties based on a cryptographic proof, not on trust</w:t>
      </w:r>
      <w:r w:rsidR="001F3591">
        <w:t xml:space="preserve"> in a third party</w:t>
      </w:r>
      <w:r>
        <w:t xml:space="preserve">. Nakamoto’s </w:t>
      </w:r>
      <w:commentRangeStart w:id="82"/>
      <w:r>
        <w:t xml:space="preserve">white paper suggests </w:t>
      </w:r>
      <w:commentRangeEnd w:id="82"/>
      <w:r w:rsidR="00C83E3D">
        <w:rPr>
          <w:rStyle w:val="CommentReference"/>
        </w:rPr>
        <w:commentReference w:id="82"/>
      </w:r>
      <w:r>
        <w:t xml:space="preserve">that this concept of blockchain provides a robust solution to the possible issue of </w:t>
      </w:r>
      <w:r w:rsidR="00C9143F">
        <w:t>“</w:t>
      </w:r>
      <w:r>
        <w:t>double spending</w:t>
      </w:r>
      <w:r w:rsidR="00C9143F">
        <w:t>”</w:t>
      </w:r>
      <w:r>
        <w:t xml:space="preserve"> with a peer-to-peer network. The timestamped transactions are appended to an existing chain of transaction blocks with a hash-based proof of work where it is unalterable</w:t>
      </w:r>
      <w:r w:rsidR="004812FC">
        <w:t>,</w:t>
      </w:r>
      <w:r>
        <w:t xml:space="preserve"> as it requires a redoing of this proof of work which is an impossible task </w:t>
      </w:r>
      <w:r w:rsidRPr="00E72491">
        <w:t>[3]</w:t>
      </w:r>
      <w:r>
        <w:t xml:space="preserve">. Moreover, </w:t>
      </w:r>
      <w:r w:rsidR="003E336F">
        <w:t xml:space="preserve">since </w:t>
      </w:r>
      <w:r>
        <w:t xml:space="preserve">appended transactions </w:t>
      </w:r>
      <w:r w:rsidR="003E336F">
        <w:t xml:space="preserve">are </w:t>
      </w:r>
      <w:r>
        <w:t>irreversible</w:t>
      </w:r>
      <w:r w:rsidR="00DB040E">
        <w:t>, block</w:t>
      </w:r>
      <w:r w:rsidR="002B029F">
        <w:t>chain</w:t>
      </w:r>
      <w:r w:rsidR="00906BF5">
        <w:t xml:space="preserve"> </w:t>
      </w:r>
      <w:r>
        <w:t>provide</w:t>
      </w:r>
      <w:r w:rsidR="002B029F">
        <w:t>s</w:t>
      </w:r>
      <w:r>
        <w:t xml:space="preserve"> a protection from fraud.</w:t>
      </w:r>
      <w:ins w:id="83" w:author="Daniel Engels" w:date="2018-04-13T16:12:00Z">
        <w:r w:rsidR="004313E9">
          <w:t xml:space="preserve"> YOU HAVE AN ENTIRE SECTION ON THE DETAILS OF BLOCKCHAIN. MENTION THAT.</w:t>
        </w:r>
      </w:ins>
    </w:p>
    <w:p w14:paraId="2245BB02" w14:textId="2DE523A3" w:rsidR="00A068D8" w:rsidRDefault="00A068D8" w:rsidP="5CB9B657">
      <w:pPr>
        <w:rPr>
          <w:ins w:id="84" w:author="Daniel Engels" w:date="2018-04-13T16:26:00Z"/>
        </w:rPr>
      </w:pPr>
      <w:ins w:id="85" w:author="Daniel Engels" w:date="2018-04-13T16:26:00Z">
        <w:r>
          <w:t>THIS SECTION DOESN’T QUITE LIVE UP TO ITS TITLE. WHERE’S THE EVOLUTION? TWO POINTS 16 YEARS APART IS NOT AN EVOLUTION.  ALSO, THEY ARE BOTH COMPLETELY DIFFERENT TECHNOLOGIES, SYSTEMS, AND DESIGNS.</w:t>
        </w:r>
      </w:ins>
    </w:p>
    <w:p w14:paraId="4A950087" w14:textId="0DE0E3F7" w:rsidR="00A068D8" w:rsidRDefault="00A068D8" w:rsidP="5CB9B657">
      <w:pPr>
        <w:rPr>
          <w:ins w:id="86" w:author="Daniel Engels" w:date="2018-04-13T16:22:00Z"/>
        </w:rPr>
      </w:pPr>
      <w:ins w:id="87" w:author="Daniel Engels" w:date="2018-04-13T16:27:00Z">
        <w:r>
          <w:t>SHOULD HAVE A TABLE WITH THE CURRENT CRYPTOCURRENCIES, YEAR INTRODUCED, BASIS, ETC.</w:t>
        </w:r>
      </w:ins>
    </w:p>
    <w:p w14:paraId="19EA1D11" w14:textId="29F4A899" w:rsidR="00A068D8" w:rsidRDefault="00A068D8" w:rsidP="5CB9B657">
      <w:pPr>
        <w:rPr>
          <w:ins w:id="88" w:author="Daniel Engels" w:date="2018-04-13T16:22:00Z"/>
        </w:rPr>
      </w:pPr>
    </w:p>
    <w:p w14:paraId="29F4B1C0" w14:textId="79B487BC" w:rsidR="00A068D8" w:rsidRDefault="00A068D8" w:rsidP="5CB9B657">
      <w:ins w:id="89" w:author="Daniel Engels" w:date="2018-04-13T16:22:00Z">
        <w:r>
          <w:t>MAKE THIS A SEPARATE SECTION – AND CREATE YOUR OWN FIGURES AND TABLES. YOU CANNOT INCLUDE COPYRIGHTED MATERIAL WITHIN YOUR PAPER</w:t>
        </w:r>
      </w:ins>
    </w:p>
    <w:p w14:paraId="53441CB1" w14:textId="62E471B3" w:rsidR="00B5181B" w:rsidRDefault="00B5181B" w:rsidP="1BD31D7A">
      <w:r>
        <w:t xml:space="preserve">Since </w:t>
      </w:r>
      <w:r w:rsidR="004910B6">
        <w:t xml:space="preserve">the </w:t>
      </w:r>
      <w:r>
        <w:t xml:space="preserve">innovation of Bitcoin, </w:t>
      </w:r>
      <w:r w:rsidR="009C00C5">
        <w:t xml:space="preserve">the </w:t>
      </w:r>
      <w:r>
        <w:t xml:space="preserve">world economy has observed </w:t>
      </w:r>
      <w:r w:rsidR="00982D14">
        <w:t xml:space="preserve">the </w:t>
      </w:r>
      <w:r>
        <w:t>introduction of numerous cryptocurrencies to market such as Litecoin, Ethereum, Ripple, Dash</w:t>
      </w:r>
      <w:r w:rsidR="00982D14">
        <w:t xml:space="preserve"> and </w:t>
      </w:r>
      <w:r>
        <w:t xml:space="preserve">Monero. Even though most of the cryptocurrencies operating in the market today are predominantly cloned from Bitcoin, there are several others built on a different functionality such as a new consensus mechanism and smart contracts. </w:t>
      </w:r>
      <w:r w:rsidR="00E507B7">
        <w:t xml:space="preserve">To </w:t>
      </w:r>
      <w:r>
        <w:t>date, there are more than 1</w:t>
      </w:r>
      <w:r w:rsidR="00AC7F4E">
        <w:t>.</w:t>
      </w:r>
      <w:r>
        <w:t xml:space="preserve">000 types of cryptocurrencies operating in the market with a total market capitalization of more than $800 </w:t>
      </w:r>
      <w:commentRangeStart w:id="90"/>
      <w:r>
        <w:t xml:space="preserve">billion (Fig.2.1) </w:t>
      </w:r>
      <w:r w:rsidRPr="00E72491">
        <w:t>[4]</w:t>
      </w:r>
      <w:r>
        <w:t xml:space="preserve">. </w:t>
      </w:r>
      <w:commentRangeEnd w:id="90"/>
      <w:r w:rsidR="00A068D8">
        <w:rPr>
          <w:rStyle w:val="CommentReference"/>
        </w:rPr>
        <w:commentReference w:id="90"/>
      </w:r>
      <w:r>
        <w:t>The current active users of cryptocurrencies across the globe are estimated to be between 2.9 and 5.8 million</w:t>
      </w:r>
      <w:ins w:id="91" w:author="Daniel Engels" w:date="2018-04-13T16:18:00Z">
        <w:r w:rsidR="00A068D8">
          <w:t xml:space="preserve"> years old?</w:t>
        </w:r>
      </w:ins>
      <w:r>
        <w:t xml:space="preserve">. The industry has observed a steady growth (exponential in </w:t>
      </w:r>
      <w:r w:rsidR="00153157">
        <w:t xml:space="preserve">a </w:t>
      </w:r>
      <w:r>
        <w:t xml:space="preserve">few cases) for prices of most cryptocurrencies over recent years (Fig.2.2) </w:t>
      </w:r>
      <w:r w:rsidRPr="00E72491">
        <w:t>[5]</w:t>
      </w:r>
      <w:r>
        <w:t>.</w:t>
      </w:r>
    </w:p>
    <w:p w14:paraId="605E14E0" w14:textId="089C17B8" w:rsidR="00B5181B" w:rsidRDefault="00B5181B" w:rsidP="004403A5">
      <w:pPr>
        <w:spacing w:after="3"/>
        <w:jc w:val="center"/>
        <w:rPr>
          <w:b/>
          <w:color w:val="FF0000"/>
        </w:rPr>
      </w:pPr>
      <w:del w:id="92" w:author="Daniel Engels" w:date="2018-04-13T16:21:00Z">
        <w:r w:rsidDel="00A068D8">
          <w:rPr>
            <w:noProof/>
          </w:rPr>
          <w:drawing>
            <wp:inline distT="0" distB="0" distL="0" distR="0" wp14:anchorId="4BBC5A76" wp14:editId="67469BB3">
              <wp:extent cx="4227195" cy="2834443"/>
              <wp:effectExtent l="19050" t="19050" r="20955"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7582" cy="2854818"/>
                      </a:xfrm>
                      <a:prstGeom prst="rect">
                        <a:avLst/>
                      </a:prstGeom>
                      <a:noFill/>
                      <a:ln w="9525" cmpd="sng">
                        <a:solidFill>
                          <a:srgbClr val="4472C4"/>
                        </a:solidFill>
                        <a:miter lim="800000"/>
                        <a:headEnd/>
                        <a:tailEnd/>
                      </a:ln>
                      <a:effectLst/>
                    </pic:spPr>
                  </pic:pic>
                </a:graphicData>
              </a:graphic>
            </wp:inline>
          </w:drawing>
        </w:r>
      </w:del>
    </w:p>
    <w:p w14:paraId="5A8A5218" w14:textId="4082160B" w:rsidR="00B5181B" w:rsidRDefault="00B5181B" w:rsidP="002C04B9">
      <w:pPr>
        <w:pStyle w:val="figurelegend"/>
        <w:jc w:val="center"/>
        <w:outlineLvl w:val="0"/>
      </w:pPr>
      <w:bookmarkStart w:id="93" w:name="_Hlk508576548"/>
      <w:r w:rsidRPr="00D45D5C">
        <w:rPr>
          <w:b/>
        </w:rPr>
        <w:t>Fig. 2.</w:t>
      </w:r>
      <w:r>
        <w:fldChar w:fldCharType="begin"/>
      </w:r>
      <w:r>
        <w:rPr>
          <w:b/>
        </w:rPr>
        <w:instrText xml:space="preserve"> SEQ Fig. \n </w:instrText>
      </w:r>
      <w:r>
        <w:fldChar w:fldCharType="separate"/>
      </w:r>
      <w:r w:rsidRPr="00C139E5">
        <w:rPr>
          <w:b/>
        </w:rPr>
        <w:t>1</w:t>
      </w:r>
      <w:r>
        <w:fldChar w:fldCharType="end"/>
      </w:r>
      <w:r w:rsidRPr="00D45D5C">
        <w:rPr>
          <w:b/>
        </w:rPr>
        <w:t>.</w:t>
      </w:r>
      <w:r>
        <w:t xml:space="preserve"> Total market capitalization for cryptocurrencies</w:t>
      </w:r>
      <w:bookmarkEnd w:id="93"/>
    </w:p>
    <w:p w14:paraId="7CE1D660" w14:textId="1AD0022A" w:rsidR="00B5181B" w:rsidRPr="00B5181B" w:rsidRDefault="00B5181B" w:rsidP="00B5181B">
      <w:pPr>
        <w:spacing w:after="3"/>
        <w:rPr>
          <w:b/>
          <w:color w:val="FF0000"/>
        </w:rPr>
      </w:pPr>
      <w:del w:id="94" w:author="Daniel Engels" w:date="2018-04-13T16:21:00Z">
        <w:r w:rsidDel="00A068D8">
          <w:rPr>
            <w:noProof/>
          </w:rPr>
          <w:drawing>
            <wp:inline distT="0" distB="0" distL="0" distR="0" wp14:anchorId="33A77E66" wp14:editId="38EFBA75">
              <wp:extent cx="4186258" cy="2575560"/>
              <wp:effectExtent l="19050" t="19050" r="2413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55" cy="2578512"/>
                      </a:xfrm>
                      <a:prstGeom prst="rect">
                        <a:avLst/>
                      </a:prstGeom>
                      <a:noFill/>
                      <a:ln w="9525" cmpd="sng">
                        <a:solidFill>
                          <a:srgbClr val="4472C4"/>
                        </a:solidFill>
                        <a:miter lim="800000"/>
                        <a:headEnd/>
                        <a:tailEnd/>
                      </a:ln>
                      <a:effectLst/>
                    </pic:spPr>
                  </pic:pic>
                </a:graphicData>
              </a:graphic>
            </wp:inline>
          </w:drawing>
        </w:r>
      </w:del>
    </w:p>
    <w:p w14:paraId="535C2C6C" w14:textId="77777777" w:rsidR="00B5181B" w:rsidRDefault="00B5181B" w:rsidP="002C04B9">
      <w:pPr>
        <w:spacing w:before="120" w:after="240"/>
        <w:ind w:firstLine="230"/>
        <w:jc w:val="center"/>
        <w:outlineLvl w:val="0"/>
        <w:rPr>
          <w:color w:val="000000"/>
        </w:rPr>
      </w:pPr>
      <w:r w:rsidRPr="00D45D5C">
        <w:rPr>
          <w:b/>
          <w:sz w:val="18"/>
          <w:szCs w:val="18"/>
        </w:rPr>
        <w:t>Fig. 2.2.</w:t>
      </w:r>
      <w:r>
        <w:rPr>
          <w:color w:val="000000"/>
        </w:rPr>
        <w:t xml:space="preserve"> </w:t>
      </w:r>
      <w:r w:rsidRPr="00D45D5C">
        <w:rPr>
          <w:sz w:val="18"/>
          <w:szCs w:val="18"/>
        </w:rPr>
        <w:t>Pricing for major cryptocurrencies</w:t>
      </w:r>
    </w:p>
    <w:p w14:paraId="5C5E300C" w14:textId="2157F25D" w:rsidR="00B5181B" w:rsidRDefault="00B5181B" w:rsidP="00B5181B">
      <w:pPr>
        <w:spacing w:after="3"/>
      </w:pPr>
      <w:r>
        <w:lastRenderedPageBreak/>
        <w:t xml:space="preserve">By </w:t>
      </w:r>
      <w:r w:rsidR="009F17F9">
        <w:t xml:space="preserve">the </w:t>
      </w:r>
      <w:r>
        <w:t>end of 2017, total Bitcoin supply crossed 16 million</w:t>
      </w:r>
      <w:ins w:id="95" w:author="Daniel Engels" w:date="2018-04-13T16:28:00Z">
        <w:r w:rsidR="00BB470A">
          <w:t xml:space="preserve"> coins</w:t>
        </w:r>
      </w:ins>
      <w:r>
        <w:t xml:space="preserve"> with an average 24-hour trade volume of $4.9 billion. This has enabled Bitcoin to capture more than 70% of the current market</w:t>
      </w:r>
      <w:ins w:id="96" w:author="Daniel Engels" w:date="2018-04-13T16:28:00Z">
        <w:r w:rsidR="00BB470A">
          <w:t xml:space="preserve"> WHAT MARKET?</w:t>
        </w:r>
      </w:ins>
      <w:r>
        <w:t xml:space="preserve"> across 96 countries where the usages are unrestricted. Since its inception in 2013, Ethereum, featuring smart contracts, has emerged as </w:t>
      </w:r>
      <w:r w:rsidR="009F17F9">
        <w:t xml:space="preserve">the </w:t>
      </w:r>
      <w:r>
        <w:t>biggest competitor</w:t>
      </w:r>
      <w:ins w:id="97" w:author="Daniel Engels" w:date="2018-04-13T16:28:00Z">
        <w:r w:rsidR="00BB470A">
          <w:t xml:space="preserve"> IN WHAT SENSE?</w:t>
        </w:r>
      </w:ins>
      <w:r>
        <w:t xml:space="preserve"> of Bitcoin (Fig.2.3). </w:t>
      </w:r>
      <w:r w:rsidR="007A2EE7">
        <w:t xml:space="preserve">Some </w:t>
      </w:r>
      <w:r w:rsidR="00C8213E">
        <w:t>numbers</w:t>
      </w:r>
      <w:r w:rsidR="007A2EE7">
        <w:t xml:space="preserve"> </w:t>
      </w:r>
      <w:r w:rsidR="00C8213E">
        <w:t xml:space="preserve">regarding </w:t>
      </w:r>
      <w:r>
        <w:t xml:space="preserve">Bitcoin are displayed in following figure (Fig. 2.4) </w:t>
      </w:r>
      <w:r w:rsidRPr="00B43F00">
        <w:t>[5]</w:t>
      </w:r>
      <w:r>
        <w:t>.</w:t>
      </w:r>
    </w:p>
    <w:p w14:paraId="1ADA5866" w14:textId="24662663" w:rsidR="00B5181B" w:rsidRDefault="00B5181B" w:rsidP="00D47B23">
      <w:pPr>
        <w:spacing w:after="3"/>
        <w:rPr>
          <w:color w:val="000000"/>
        </w:rPr>
      </w:pPr>
    </w:p>
    <w:p w14:paraId="7DDB5843" w14:textId="5FD0F2FE" w:rsidR="00B5181B" w:rsidRDefault="00B5181B" w:rsidP="00D47B23">
      <w:pPr>
        <w:spacing w:after="3"/>
        <w:rPr>
          <w:color w:val="000000"/>
        </w:rPr>
      </w:pPr>
      <w:del w:id="98" w:author="Daniel Engels" w:date="2018-04-13T16:21:00Z">
        <w:r w:rsidDel="00A068D8">
          <w:rPr>
            <w:noProof/>
          </w:rPr>
          <w:drawing>
            <wp:inline distT="0" distB="0" distL="0" distR="0" wp14:anchorId="3627D4A6" wp14:editId="6E06E7F7">
              <wp:extent cx="4287350" cy="2636520"/>
              <wp:effectExtent l="19050" t="19050" r="1841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8444" cy="2649492"/>
                      </a:xfrm>
                      <a:prstGeom prst="rect">
                        <a:avLst/>
                      </a:prstGeom>
                      <a:noFill/>
                      <a:ln w="9525" cmpd="sng">
                        <a:solidFill>
                          <a:srgbClr val="4472C4"/>
                        </a:solidFill>
                        <a:miter lim="800000"/>
                        <a:headEnd/>
                        <a:tailEnd/>
                      </a:ln>
                      <a:effectLst/>
                    </pic:spPr>
                  </pic:pic>
                </a:graphicData>
              </a:graphic>
            </wp:inline>
          </w:drawing>
        </w:r>
      </w:del>
    </w:p>
    <w:p w14:paraId="02F5C523" w14:textId="675C083A" w:rsidR="00B5181B" w:rsidRPr="00F434A7" w:rsidRDefault="00B5181B" w:rsidP="002C04B9">
      <w:pPr>
        <w:spacing w:before="120" w:after="240"/>
        <w:ind w:firstLine="230"/>
        <w:jc w:val="center"/>
        <w:outlineLvl w:val="0"/>
        <w:rPr>
          <w:sz w:val="18"/>
          <w:szCs w:val="18"/>
        </w:rPr>
      </w:pPr>
      <w:r w:rsidRPr="00D45D5C">
        <w:rPr>
          <w:b/>
          <w:sz w:val="18"/>
          <w:szCs w:val="18"/>
        </w:rPr>
        <w:t>Fig. 2.3.</w:t>
      </w:r>
      <w:r>
        <w:rPr>
          <w:color w:val="000000"/>
        </w:rPr>
        <w:t xml:space="preserve"> </w:t>
      </w:r>
      <w:r w:rsidRPr="00D45D5C">
        <w:rPr>
          <w:sz w:val="18"/>
          <w:szCs w:val="18"/>
        </w:rPr>
        <w:t>Percentage share of market capitalization for major cryptocurrencies</w:t>
      </w:r>
    </w:p>
    <w:p w14:paraId="50B48963" w14:textId="39077F85" w:rsidR="00B5181B" w:rsidRDefault="00B5181B" w:rsidP="00B5181B">
      <w:pPr>
        <w:spacing w:after="3"/>
        <w:jc w:val="center"/>
        <w:rPr>
          <w:color w:val="000000"/>
        </w:rPr>
      </w:pPr>
    </w:p>
    <w:p w14:paraId="6FB3E203" w14:textId="19FDEBF0" w:rsidR="00B5181B" w:rsidRDefault="00B5181B" w:rsidP="00B5181B">
      <w:pPr>
        <w:spacing w:after="3"/>
        <w:jc w:val="center"/>
        <w:rPr>
          <w:color w:val="000000"/>
        </w:rPr>
      </w:pPr>
      <w:del w:id="99" w:author="Daniel Engels" w:date="2018-04-13T16:21:00Z">
        <w:r w:rsidDel="00A068D8">
          <w:rPr>
            <w:noProof/>
          </w:rPr>
          <w:drawing>
            <wp:inline distT="0" distB="0" distL="0" distR="0" wp14:anchorId="7B07B4BD" wp14:editId="3D511DBF">
              <wp:extent cx="3543300" cy="26670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2667000"/>
                      </a:xfrm>
                      <a:prstGeom prst="rect">
                        <a:avLst/>
                      </a:prstGeom>
                      <a:noFill/>
                      <a:ln w="9525" cmpd="sng">
                        <a:solidFill>
                          <a:srgbClr val="4472C4"/>
                        </a:solidFill>
                        <a:miter lim="800000"/>
                        <a:headEnd/>
                        <a:tailEnd/>
                      </a:ln>
                      <a:effectLst/>
                    </pic:spPr>
                  </pic:pic>
                </a:graphicData>
              </a:graphic>
            </wp:inline>
          </w:drawing>
        </w:r>
      </w:del>
    </w:p>
    <w:p w14:paraId="071BFC37" w14:textId="7CFA9A6D" w:rsidR="00B5181B" w:rsidRPr="00D45D5C" w:rsidRDefault="00B5181B" w:rsidP="002C04B9">
      <w:pPr>
        <w:spacing w:before="120" w:after="240"/>
        <w:ind w:firstLine="230"/>
        <w:jc w:val="center"/>
        <w:outlineLvl w:val="0"/>
        <w:rPr>
          <w:sz w:val="18"/>
          <w:szCs w:val="18"/>
        </w:rPr>
      </w:pPr>
      <w:r w:rsidRPr="00D45D5C">
        <w:rPr>
          <w:b/>
          <w:sz w:val="18"/>
          <w:szCs w:val="18"/>
        </w:rPr>
        <w:t>Fig. 2.4.</w:t>
      </w:r>
      <w:r>
        <w:rPr>
          <w:color w:val="000000"/>
        </w:rPr>
        <w:t xml:space="preserve"> </w:t>
      </w:r>
      <w:r w:rsidRPr="00D45D5C">
        <w:rPr>
          <w:sz w:val="18"/>
          <w:szCs w:val="18"/>
        </w:rPr>
        <w:t>Facts &amp; figures on Bitcoin</w:t>
      </w:r>
    </w:p>
    <w:p w14:paraId="2166C4BB" w14:textId="4635DF21" w:rsidR="00B5181B" w:rsidRDefault="00B5181B" w:rsidP="00B5181B">
      <w:pPr>
        <w:spacing w:after="3"/>
      </w:pPr>
      <w:r>
        <w:t xml:space="preserve">Customers </w:t>
      </w:r>
      <w:r w:rsidR="00C16D18">
        <w:t xml:space="preserve">can </w:t>
      </w:r>
      <w:r>
        <w:t xml:space="preserve">trade cryptocurrencies in exchange </w:t>
      </w:r>
      <w:r w:rsidR="00F30C1C">
        <w:t>for</w:t>
      </w:r>
      <w:r w:rsidR="00104B89">
        <w:t xml:space="preserve"> </w:t>
      </w:r>
      <w:r>
        <w:t xml:space="preserve">assets like traditional money through exchanges spread across the globe. </w:t>
      </w:r>
      <w:r w:rsidR="00C16D18">
        <w:t>Over half (</w:t>
      </w:r>
      <w:r>
        <w:t>52%</w:t>
      </w:r>
      <w:r w:rsidR="00C16D18">
        <w:t>)</w:t>
      </w:r>
      <w:r>
        <w:t xml:space="preserve"> of small exchanges</w:t>
      </w:r>
      <w:ins w:id="100" w:author="Daniel Engels" w:date="2018-04-13T16:30:00Z">
        <w:r w:rsidR="00D67609">
          <w:t xml:space="preserve"> WHAT EXCHANGES? WHAT IS AN EXCHANGE? WHAT IS IT EXCHANGING? SENSE YOU ARE TALKING ABOUT EXCHANGES FOR A COUPLE OF PARAGRAPHS, YOU NEED TO DEFINE THEM FIRST.</w:t>
        </w:r>
      </w:ins>
      <w:r>
        <w:t xml:space="preserve"> and 35% of large exchanges </w:t>
      </w:r>
      <w:r w:rsidR="00265B90">
        <w:t xml:space="preserve">have </w:t>
      </w:r>
      <w:r>
        <w:t xml:space="preserve">a formal government license for operation (Fig. 2.5). Exchanges in Asia-Pacific are mostly unlicensed (85%) whereas licensed exchanges (78%) are dominant in </w:t>
      </w:r>
      <w:r w:rsidR="002049D0">
        <w:t xml:space="preserve">the </w:t>
      </w:r>
      <w:r>
        <w:t xml:space="preserve">North America region </w:t>
      </w:r>
      <w:r w:rsidRPr="00B43F00">
        <w:t>[5]</w:t>
      </w:r>
      <w:r>
        <w:t>.</w:t>
      </w:r>
    </w:p>
    <w:p w14:paraId="1010B828" w14:textId="6C758030" w:rsidR="00B5181B" w:rsidRDefault="00B5181B" w:rsidP="00B5181B">
      <w:pPr>
        <w:spacing w:after="3"/>
        <w:rPr>
          <w:color w:val="000000" w:themeColor="text1"/>
        </w:rPr>
      </w:pPr>
    </w:p>
    <w:p w14:paraId="72C3B156" w14:textId="6BEEEDC5" w:rsidR="00B5181B" w:rsidRDefault="00B5181B" w:rsidP="004403A5">
      <w:pPr>
        <w:spacing w:after="3"/>
        <w:jc w:val="center"/>
        <w:rPr>
          <w:color w:val="000000"/>
        </w:rPr>
      </w:pPr>
      <w:del w:id="101" w:author="Daniel Engels" w:date="2018-04-13T16:21:00Z">
        <w:r w:rsidDel="00A068D8">
          <w:rPr>
            <w:noProof/>
          </w:rPr>
          <w:drawing>
            <wp:inline distT="0" distB="0" distL="0" distR="0" wp14:anchorId="08392582" wp14:editId="4824800C">
              <wp:extent cx="3193937" cy="2181225"/>
              <wp:effectExtent l="19050" t="19050" r="260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9748" cy="2287633"/>
                      </a:xfrm>
                      <a:prstGeom prst="rect">
                        <a:avLst/>
                      </a:prstGeom>
                      <a:noFill/>
                      <a:ln w="9525" cmpd="sng">
                        <a:solidFill>
                          <a:srgbClr val="4472C4"/>
                        </a:solidFill>
                        <a:miter lim="800000"/>
                        <a:headEnd/>
                        <a:tailEnd/>
                      </a:ln>
                      <a:effectLst/>
                    </pic:spPr>
                  </pic:pic>
                </a:graphicData>
              </a:graphic>
            </wp:inline>
          </w:drawing>
        </w:r>
      </w:del>
    </w:p>
    <w:p w14:paraId="158D5FB1" w14:textId="77777777" w:rsidR="00B5181B" w:rsidRDefault="00B5181B" w:rsidP="002C04B9">
      <w:pPr>
        <w:spacing w:before="120" w:after="240"/>
        <w:ind w:firstLine="230"/>
        <w:jc w:val="center"/>
        <w:outlineLvl w:val="0"/>
        <w:rPr>
          <w:color w:val="000000"/>
        </w:rPr>
      </w:pPr>
      <w:r w:rsidRPr="00D45D5C">
        <w:rPr>
          <w:b/>
          <w:sz w:val="18"/>
          <w:szCs w:val="18"/>
        </w:rPr>
        <w:t>Fig. 2.5.</w:t>
      </w:r>
      <w:r>
        <w:rPr>
          <w:color w:val="000000"/>
        </w:rPr>
        <w:t xml:space="preserve"> </w:t>
      </w:r>
      <w:r w:rsidRPr="00D45D5C">
        <w:rPr>
          <w:sz w:val="18"/>
          <w:szCs w:val="18"/>
        </w:rPr>
        <w:t>Distribution of licensed &amp; unlicensed exchanges</w:t>
      </w:r>
    </w:p>
    <w:p w14:paraId="579D053B" w14:textId="268245D8" w:rsidR="00B5181B" w:rsidRDefault="00B5181B" w:rsidP="00B5181B">
      <w:pPr>
        <w:spacing w:after="3"/>
      </w:pPr>
      <w:r>
        <w:t xml:space="preserve">The operational risk factors for exchanges are presented in </w:t>
      </w:r>
      <w:del w:id="102" w:author="Daniel Engels" w:date="2018-04-13T16:07:00Z">
        <w:r w:rsidDel="004313E9">
          <w:delText>the table below (Fig. 2.6)</w:delText>
        </w:r>
      </w:del>
      <w:ins w:id="103" w:author="Daniel Engels" w:date="2018-04-13T16:07:00Z">
        <w:r w:rsidR="004313E9">
          <w:t>Table XX</w:t>
        </w:r>
      </w:ins>
      <w:r>
        <w:t xml:space="preserve"> </w:t>
      </w:r>
      <w:r w:rsidRPr="00B43F00">
        <w:t>[5]</w:t>
      </w:r>
      <w:r>
        <w:t xml:space="preserve">. </w:t>
      </w:r>
      <w:r w:rsidR="000342D0">
        <w:t>S</w:t>
      </w:r>
      <w:r>
        <w:t xml:space="preserve">mall exchanges are often </w:t>
      </w:r>
      <w:r w:rsidR="00FF3B86">
        <w:t xml:space="preserve">more </w:t>
      </w:r>
      <w:r>
        <w:t xml:space="preserve">heavily impacted by fraudulent activity </w:t>
      </w:r>
      <w:r w:rsidR="00FF3B86">
        <w:t xml:space="preserve">than </w:t>
      </w:r>
      <w:r>
        <w:t>large exchanges.</w:t>
      </w:r>
    </w:p>
    <w:p w14:paraId="7A3ECAB7" w14:textId="3DDE7AC8" w:rsidR="00B5181B" w:rsidRDefault="00B5181B" w:rsidP="00B5181B">
      <w:pPr>
        <w:spacing w:after="3"/>
        <w:rPr>
          <w:color w:val="000000"/>
        </w:rPr>
      </w:pPr>
    </w:p>
    <w:p w14:paraId="75BC0A53" w14:textId="2CA1A03F" w:rsidR="004313E9" w:rsidRDefault="004313E9" w:rsidP="002C04B9">
      <w:pPr>
        <w:spacing w:before="120" w:after="240"/>
        <w:ind w:firstLine="230"/>
        <w:jc w:val="center"/>
        <w:outlineLvl w:val="0"/>
        <w:rPr>
          <w:moveTo w:id="104" w:author="Daniel Engels" w:date="2018-04-13T16:07:00Z"/>
          <w:noProof/>
        </w:rPr>
      </w:pPr>
      <w:moveToRangeStart w:id="105" w:author="Daniel Engels" w:date="2018-04-13T16:07:00Z" w:name="move511399001"/>
      <w:moveTo w:id="106" w:author="Daniel Engels" w:date="2018-04-13T16:07:00Z">
        <w:del w:id="107" w:author="Daniel Engels" w:date="2018-04-13T16:07:00Z">
          <w:r w:rsidRPr="00D45D5C" w:rsidDel="004313E9">
            <w:rPr>
              <w:b/>
              <w:sz w:val="18"/>
              <w:szCs w:val="18"/>
            </w:rPr>
            <w:delText>Fig. 2.6</w:delText>
          </w:r>
        </w:del>
      </w:moveTo>
      <w:ins w:id="108" w:author="Daniel Engels" w:date="2018-04-13T16:07:00Z">
        <w:r>
          <w:rPr>
            <w:b/>
            <w:sz w:val="18"/>
            <w:szCs w:val="18"/>
          </w:rPr>
          <w:t>Table XX</w:t>
        </w:r>
      </w:ins>
      <w:moveTo w:id="109" w:author="Daniel Engels" w:date="2018-04-13T16:07:00Z">
        <w:r w:rsidRPr="00D45D5C">
          <w:rPr>
            <w:b/>
            <w:sz w:val="18"/>
            <w:szCs w:val="18"/>
          </w:rPr>
          <w:t>.</w:t>
        </w:r>
        <w:r>
          <w:rPr>
            <w:color w:val="000000"/>
          </w:rPr>
          <w:t xml:space="preserve"> </w:t>
        </w:r>
        <w:r w:rsidRPr="00D45D5C">
          <w:rPr>
            <w:sz w:val="18"/>
            <w:szCs w:val="18"/>
          </w:rPr>
          <w:t>Risk factors for exchanges</w:t>
        </w:r>
      </w:moveTo>
    </w:p>
    <w:moveToRangeEnd w:id="105"/>
    <w:p w14:paraId="1B191609" w14:textId="3B513256" w:rsidR="00B5181B" w:rsidRDefault="00B5181B" w:rsidP="004403A5">
      <w:pPr>
        <w:spacing w:after="3"/>
        <w:jc w:val="center"/>
        <w:rPr>
          <w:color w:val="000000"/>
        </w:rPr>
      </w:pPr>
      <w:del w:id="110" w:author="Daniel Engels" w:date="2018-04-13T16:21:00Z">
        <w:r w:rsidDel="00A068D8">
          <w:rPr>
            <w:noProof/>
          </w:rPr>
          <w:drawing>
            <wp:inline distT="0" distB="0" distL="0" distR="0" wp14:anchorId="2CCE087A" wp14:editId="3504EF40">
              <wp:extent cx="3847647" cy="2628900"/>
              <wp:effectExtent l="19050" t="19050" r="1968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7647" cy="2628900"/>
                      </a:xfrm>
                      <a:prstGeom prst="rect">
                        <a:avLst/>
                      </a:prstGeom>
                      <a:noFill/>
                      <a:ln w="9525" cmpd="sng">
                        <a:solidFill>
                          <a:srgbClr val="4472C4"/>
                        </a:solidFill>
                        <a:miter lim="800000"/>
                        <a:headEnd/>
                        <a:tailEnd/>
                      </a:ln>
                      <a:effectLst/>
                    </pic:spPr>
                  </pic:pic>
                </a:graphicData>
              </a:graphic>
            </wp:inline>
          </w:drawing>
        </w:r>
      </w:del>
    </w:p>
    <w:p w14:paraId="564CC053" w14:textId="202CE78F" w:rsidR="00B5181B" w:rsidDel="004313E9" w:rsidRDefault="00B5181B" w:rsidP="003B40DE">
      <w:pPr>
        <w:spacing w:before="120" w:after="240"/>
        <w:ind w:firstLine="230"/>
        <w:jc w:val="center"/>
        <w:rPr>
          <w:moveFrom w:id="111" w:author="Daniel Engels" w:date="2018-04-13T16:07:00Z"/>
          <w:noProof/>
        </w:rPr>
      </w:pPr>
      <w:moveFromRangeStart w:id="112" w:author="Daniel Engels" w:date="2018-04-13T16:07:00Z" w:name="move511399001"/>
      <w:moveFrom w:id="113" w:author="Daniel Engels" w:date="2018-04-13T16:07:00Z">
        <w:r w:rsidRPr="00D45D5C" w:rsidDel="004313E9">
          <w:rPr>
            <w:b/>
            <w:sz w:val="18"/>
            <w:szCs w:val="18"/>
          </w:rPr>
          <w:t>Fig. 2.6.</w:t>
        </w:r>
        <w:r w:rsidDel="004313E9">
          <w:rPr>
            <w:color w:val="000000"/>
          </w:rPr>
          <w:t xml:space="preserve"> </w:t>
        </w:r>
        <w:r w:rsidRPr="00D45D5C" w:rsidDel="004313E9">
          <w:rPr>
            <w:sz w:val="18"/>
            <w:szCs w:val="18"/>
          </w:rPr>
          <w:t>Risk factors for exchanges</w:t>
        </w:r>
      </w:moveFrom>
    </w:p>
    <w:moveFromRangeEnd w:id="112"/>
    <w:p w14:paraId="4722793D" w14:textId="302BCC7A" w:rsidR="00B5181B" w:rsidRDefault="00B5181B" w:rsidP="00B5181B">
      <w:pPr>
        <w:spacing w:after="3"/>
      </w:pPr>
      <w:r>
        <w:t xml:space="preserve">The global scenario of </w:t>
      </w:r>
      <w:r w:rsidR="00DD771D">
        <w:t xml:space="preserve">the </w:t>
      </w:r>
      <w:r>
        <w:t xml:space="preserve">cryptocurrency industry </w:t>
      </w:r>
      <w:r w:rsidR="00DD771D">
        <w:t>is</w:t>
      </w:r>
      <w:r>
        <w:t xml:space="preserve"> summarized in the following map (Fig. 2.7).</w:t>
      </w:r>
      <w:ins w:id="114" w:author="Daniel Engels" w:date="2018-04-13T16:31:00Z">
        <w:r w:rsidR="00D67609">
          <w:t xml:space="preserve"> YOU NEED TO TALK ABOUT THIS NOT JUST POINT TO A FIGURE.</w:t>
        </w:r>
      </w:ins>
      <w:r>
        <w:t xml:space="preserve"> Based on a decentralized architecture</w:t>
      </w:r>
      <w:r w:rsidR="00DD771D">
        <w:t>,</w:t>
      </w:r>
      <w:r>
        <w:t xml:space="preserve"> the cryptocurrencies have tremendous promise to revolutionize the global economy beyond any border and barrier </w:t>
      </w:r>
      <w:r w:rsidRPr="00CC1BC4">
        <w:t>[5]</w:t>
      </w:r>
      <w:r>
        <w:t>.</w:t>
      </w:r>
      <w:ins w:id="115" w:author="Daniel Engels" w:date="2018-04-13T16:31:00Z">
        <w:r w:rsidR="00D67609">
          <w:t xml:space="preserve"> REVOLUTIONIZE HOW?</w:t>
        </w:r>
      </w:ins>
    </w:p>
    <w:p w14:paraId="5F804F5A" w14:textId="10920450" w:rsidR="00B5181B" w:rsidRDefault="00B5181B" w:rsidP="00B5181B">
      <w:pPr>
        <w:spacing w:after="3"/>
        <w:rPr>
          <w:color w:val="000000"/>
        </w:rPr>
      </w:pPr>
    </w:p>
    <w:p w14:paraId="4CBC1ACC" w14:textId="195B3435" w:rsidR="00B5181B" w:rsidRDefault="00B5181B" w:rsidP="004403A5">
      <w:pPr>
        <w:spacing w:after="3"/>
        <w:jc w:val="center"/>
        <w:rPr>
          <w:color w:val="000000"/>
        </w:rPr>
      </w:pPr>
      <w:del w:id="116" w:author="Daniel Engels" w:date="2018-04-13T16:21:00Z">
        <w:r w:rsidDel="00A068D8">
          <w:rPr>
            <w:noProof/>
          </w:rPr>
          <w:drawing>
            <wp:inline distT="0" distB="0" distL="0" distR="0" wp14:anchorId="0AEFB1CB" wp14:editId="5AEE9371">
              <wp:extent cx="3855393" cy="2057400"/>
              <wp:effectExtent l="19050" t="19050" r="1206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8818" cy="2064564"/>
                      </a:xfrm>
                      <a:prstGeom prst="rect">
                        <a:avLst/>
                      </a:prstGeom>
                      <a:noFill/>
                      <a:ln w="9525" cmpd="sng">
                        <a:solidFill>
                          <a:srgbClr val="4472C4"/>
                        </a:solidFill>
                        <a:miter lim="800000"/>
                        <a:headEnd/>
                        <a:tailEnd/>
                      </a:ln>
                      <a:effectLst/>
                    </pic:spPr>
                  </pic:pic>
                </a:graphicData>
              </a:graphic>
            </wp:inline>
          </w:drawing>
        </w:r>
      </w:del>
    </w:p>
    <w:p w14:paraId="3F4B45C6" w14:textId="77777777" w:rsidR="00B5181B" w:rsidRPr="00D45D5C" w:rsidRDefault="00B5181B" w:rsidP="002C04B9">
      <w:pPr>
        <w:spacing w:before="120" w:after="240"/>
        <w:ind w:firstLine="230"/>
        <w:jc w:val="center"/>
        <w:outlineLvl w:val="0"/>
        <w:rPr>
          <w:sz w:val="18"/>
          <w:szCs w:val="18"/>
        </w:rPr>
      </w:pPr>
      <w:r w:rsidRPr="00D45D5C">
        <w:rPr>
          <w:b/>
          <w:sz w:val="18"/>
          <w:szCs w:val="18"/>
        </w:rPr>
        <w:t>Fig. 2.7.</w:t>
      </w:r>
      <w:r>
        <w:rPr>
          <w:color w:val="000000"/>
        </w:rPr>
        <w:t xml:space="preserve"> </w:t>
      </w:r>
      <w:r w:rsidRPr="00D45D5C">
        <w:rPr>
          <w:sz w:val="18"/>
          <w:szCs w:val="18"/>
        </w:rPr>
        <w:t>The crypto-world</w:t>
      </w:r>
    </w:p>
    <w:p w14:paraId="56C5EABD" w14:textId="77777777" w:rsidR="00B5181B" w:rsidRDefault="00B5181B" w:rsidP="002C04B9">
      <w:pPr>
        <w:pStyle w:val="heading10"/>
        <w:outlineLvl w:val="0"/>
      </w:pPr>
      <w:r>
        <w:lastRenderedPageBreak/>
        <w:t xml:space="preserve">3   </w:t>
      </w:r>
      <w:commentRangeStart w:id="117"/>
      <w:r>
        <w:t xml:space="preserve">Blockchain </w:t>
      </w:r>
      <w:commentRangeEnd w:id="117"/>
      <w:r w:rsidR="002C04B9">
        <w:rPr>
          <w:rStyle w:val="CommentReference"/>
          <w:b w:val="0"/>
        </w:rPr>
        <w:commentReference w:id="117"/>
      </w:r>
      <w:r>
        <w:t>Technology</w:t>
      </w:r>
    </w:p>
    <w:p w14:paraId="32FFB920" w14:textId="1CF14C8B" w:rsidR="00B5181B" w:rsidRDefault="00B5181B" w:rsidP="00D67609">
      <w:pPr>
        <w:pStyle w:val="p1a"/>
        <w:ind w:left="540" w:right="617"/>
        <w:rPr>
          <w:ins w:id="118" w:author="Daniel Engels" w:date="2018-04-13T16:37:00Z"/>
        </w:rPr>
        <w:pPrChange w:id="119" w:author="Daniel Engels" w:date="2018-04-13T16:37:00Z">
          <w:pPr>
            <w:pStyle w:val="p1a"/>
          </w:pPr>
        </w:pPrChange>
      </w:pPr>
      <w:r>
        <w:t xml:space="preserve">“The blockchain is an incorruptible digital ledger of economic transactions that can be programmed to record not just financial transactions but virtually everything of value </w:t>
      </w:r>
      <w:r w:rsidRPr="00CC1BC4">
        <w:t>[6]</w:t>
      </w:r>
      <w:r>
        <w:t>.”  – Don &amp; Alex Tapscott</w:t>
      </w:r>
    </w:p>
    <w:p w14:paraId="70124264" w14:textId="77777777" w:rsidR="00D67609" w:rsidRPr="00D67609" w:rsidRDefault="00D67609" w:rsidP="00D67609">
      <w:pPr>
        <w:pPrChange w:id="120" w:author="Daniel Engels" w:date="2018-04-13T16:37:00Z">
          <w:pPr>
            <w:pStyle w:val="p1a"/>
          </w:pPr>
        </w:pPrChange>
      </w:pPr>
    </w:p>
    <w:p w14:paraId="176DBC58" w14:textId="428642E1" w:rsidR="00B5181B" w:rsidRDefault="002C04B9" w:rsidP="00D67609">
      <w:pPr>
        <w:ind w:firstLine="180"/>
        <w:pPrChange w:id="121" w:author="Daniel Engels" w:date="2018-04-13T16:37:00Z">
          <w:pPr>
            <w:ind w:firstLine="0"/>
          </w:pPr>
        </w:pPrChange>
      </w:pPr>
      <w:ins w:id="122" w:author="Daniel Engels" w:date="2018-04-13T16:38:00Z">
        <w:r>
          <w:t>START WITH A DEFINITION OF BLOCKCHAIN NOT A TONGUE IN CHE</w:t>
        </w:r>
      </w:ins>
      <w:ins w:id="123" w:author="Daniel Engels" w:date="2018-04-13T16:39:00Z">
        <w:r>
          <w:t>E</w:t>
        </w:r>
      </w:ins>
      <w:ins w:id="124" w:author="Daniel Engels" w:date="2018-04-13T16:38:00Z">
        <w:r>
          <w:t xml:space="preserve">K STATEMENT </w:t>
        </w:r>
      </w:ins>
      <w:del w:id="125" w:author="Daniel Engels" w:date="2018-04-13T16:37:00Z">
        <w:r w:rsidR="00B5181B" w:rsidDel="00D67609">
          <w:delText xml:space="preserve">As the name suggests, </w:delText>
        </w:r>
      </w:del>
      <w:r w:rsidR="00B5181B">
        <w:t xml:space="preserve">Blockchain is a continuously growing chain of blocks. </w:t>
      </w:r>
      <w:commentRangeStart w:id="126"/>
      <w:r w:rsidR="00B5181B">
        <w:t>New transactions are grouped to form a block and then the block is appended to the existing chain</w:t>
      </w:r>
      <w:commentRangeEnd w:id="126"/>
      <w:r>
        <w:rPr>
          <w:rStyle w:val="CommentReference"/>
        </w:rPr>
        <w:commentReference w:id="126"/>
      </w:r>
      <w:r w:rsidR="00B5181B">
        <w:t xml:space="preserve">. </w:t>
      </w:r>
      <w:del w:id="127" w:author="Daniel Engels" w:date="2018-04-13T16:41:00Z">
        <w:r w:rsidR="00B5181B" w:rsidDel="002C04B9">
          <w:delText xml:space="preserve">It </w:delText>
        </w:r>
      </w:del>
      <w:ins w:id="128" w:author="Daniel Engels" w:date="2018-04-13T16:41:00Z">
        <w:r>
          <w:t>The blockchain</w:t>
        </w:r>
        <w:r>
          <w:t xml:space="preserve"> </w:t>
        </w:r>
      </w:ins>
      <w:r w:rsidR="00B5181B">
        <w:t xml:space="preserve">is </w:t>
      </w:r>
      <w:del w:id="129" w:author="Daniel Engels" w:date="2018-04-13T16:41:00Z">
        <w:r w:rsidR="00B5181B" w:rsidDel="002C04B9">
          <w:delText xml:space="preserve">considered </w:delText>
        </w:r>
      </w:del>
      <w:r w:rsidR="00B5181B">
        <w:t>a digital ledger distributed across multiple computers or servers, known as ‘nodes’, connected over a peer- to-peer network (Fig. 3.1). Any transaction over this network is made secure via cryptography. In addition, blockchain ensures authenticity of any new transaction with validation by the miners in the network. Once validated and added, transactions cannot be erased, only another transaction can be added to reverse an erroneous transaction which makes the length of the chain ever-growing.</w:t>
      </w:r>
    </w:p>
    <w:p w14:paraId="06BE4841" w14:textId="67DF4CE4" w:rsidR="00B5181B" w:rsidRDefault="00B5181B" w:rsidP="00B5181B">
      <w:pPr>
        <w:spacing w:after="3"/>
        <w:rPr>
          <w:color w:val="000000"/>
        </w:rPr>
      </w:pPr>
    </w:p>
    <w:p w14:paraId="7C95A742" w14:textId="3A425C7D" w:rsidR="00B5181B" w:rsidRDefault="00B5181B" w:rsidP="004403A5">
      <w:pPr>
        <w:spacing w:after="3"/>
        <w:jc w:val="center"/>
        <w:rPr>
          <w:color w:val="000000"/>
        </w:rPr>
      </w:pPr>
      <w:del w:id="130" w:author="Daniel Engels" w:date="2018-04-13T16:36:00Z">
        <w:r w:rsidDel="00D67609">
          <w:rPr>
            <w:noProof/>
            <w:color w:val="000000"/>
          </w:rPr>
          <w:drawing>
            <wp:inline distT="0" distB="0" distL="0" distR="0" wp14:anchorId="0D38763E" wp14:editId="1EE30BF7">
              <wp:extent cx="4084320" cy="1394460"/>
              <wp:effectExtent l="19050" t="19050" r="114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4320" cy="1394460"/>
                      </a:xfrm>
                      <a:prstGeom prst="rect">
                        <a:avLst/>
                      </a:prstGeom>
                      <a:noFill/>
                      <a:ln w="9525" cmpd="sng">
                        <a:solidFill>
                          <a:srgbClr val="4472C4"/>
                        </a:solidFill>
                        <a:miter lim="800000"/>
                        <a:headEnd/>
                        <a:tailEnd/>
                      </a:ln>
                      <a:effectLst/>
                    </pic:spPr>
                  </pic:pic>
                </a:graphicData>
              </a:graphic>
            </wp:inline>
          </w:drawing>
        </w:r>
      </w:del>
    </w:p>
    <w:p w14:paraId="6AB8E3BC" w14:textId="77777777" w:rsidR="00B5181B" w:rsidRPr="00CC1BC4" w:rsidRDefault="00B5181B" w:rsidP="002C04B9">
      <w:pPr>
        <w:spacing w:before="120" w:after="240"/>
        <w:ind w:firstLine="230"/>
        <w:jc w:val="center"/>
        <w:outlineLvl w:val="0"/>
        <w:rPr>
          <w:sz w:val="18"/>
        </w:rPr>
      </w:pPr>
      <w:r>
        <w:rPr>
          <w:b/>
          <w:sz w:val="18"/>
        </w:rPr>
        <w:t>Fig. 3.1.</w:t>
      </w:r>
      <w:r>
        <w:rPr>
          <w:color w:val="000000"/>
        </w:rPr>
        <w:t xml:space="preserve"> </w:t>
      </w:r>
      <w:r>
        <w:rPr>
          <w:sz w:val="18"/>
        </w:rPr>
        <w:t xml:space="preserve">Basic structures of centralized vs distributed system </w:t>
      </w:r>
      <w:r w:rsidRPr="00CC1BC4">
        <w:rPr>
          <w:sz w:val="18"/>
        </w:rPr>
        <w:t>[6]</w:t>
      </w:r>
    </w:p>
    <w:p w14:paraId="0DE68A5A" w14:textId="0ABD423A" w:rsidR="00B5181B" w:rsidRDefault="00B5181B" w:rsidP="715E7C8E">
      <w:r>
        <w:t xml:space="preserve">Before getting into a detailed operating model, we </w:t>
      </w:r>
      <w:del w:id="131" w:author="Daniel Engels" w:date="2018-04-13T16:36:00Z">
        <w:r w:rsidDel="00D67609">
          <w:delText>will explain</w:delText>
        </w:r>
      </w:del>
      <w:ins w:id="132" w:author="Daniel Engels" w:date="2018-04-13T16:36:00Z">
        <w:r w:rsidR="00D67609">
          <w:t>define</w:t>
        </w:r>
      </w:ins>
      <w:r>
        <w:t xml:space="preserve"> a few important terms, as follows:</w:t>
      </w:r>
    </w:p>
    <w:p w14:paraId="60564E6C" w14:textId="77777777" w:rsidR="00B5181B" w:rsidRDefault="00B5181B" w:rsidP="00B5181B">
      <w:pPr>
        <w:numPr>
          <w:ilvl w:val="0"/>
          <w:numId w:val="4"/>
        </w:numPr>
      </w:pPr>
      <w:commentRangeStart w:id="133"/>
      <w:r>
        <w:rPr>
          <w:b/>
        </w:rPr>
        <w:t>Parent Block</w:t>
      </w:r>
      <w:r>
        <w:t>: Any block preceding the current block is called a parent block. The parent block’s structure is hashed and included in the current one as an input.</w:t>
      </w:r>
    </w:p>
    <w:p w14:paraId="6A0B7A1F" w14:textId="77777777" w:rsidR="00B5181B" w:rsidRDefault="00B5181B" w:rsidP="00B5181B">
      <w:pPr>
        <w:numPr>
          <w:ilvl w:val="0"/>
          <w:numId w:val="4"/>
        </w:numPr>
      </w:pPr>
      <w:r>
        <w:rPr>
          <w:b/>
        </w:rPr>
        <w:t>Genesis Block</w:t>
      </w:r>
      <w:r>
        <w:t>: The first ever block created in a chain is known as the genesis block. For Bitcoin, Satoshi Nakamoto created the genesis block in 2009 just after the cryptocurrency was conceptualized.</w:t>
      </w:r>
    </w:p>
    <w:p w14:paraId="5558DEE3" w14:textId="77777777" w:rsidR="00B5181B" w:rsidRDefault="00B5181B" w:rsidP="00B5181B">
      <w:pPr>
        <w:numPr>
          <w:ilvl w:val="0"/>
          <w:numId w:val="4"/>
        </w:numPr>
      </w:pPr>
      <w:r>
        <w:rPr>
          <w:b/>
        </w:rPr>
        <w:t>Blockchain Head</w:t>
      </w:r>
      <w:r>
        <w:t>: The latest block added to a chain is called the blockchain head and the future blocks are appended to the current head.</w:t>
      </w:r>
    </w:p>
    <w:p w14:paraId="4D6B8C52" w14:textId="77777777" w:rsidR="00B5181B" w:rsidRDefault="00B5181B" w:rsidP="00B5181B">
      <w:pPr>
        <w:numPr>
          <w:ilvl w:val="0"/>
          <w:numId w:val="4"/>
        </w:numPr>
      </w:pPr>
      <w:r>
        <w:rPr>
          <w:b/>
        </w:rPr>
        <w:t>Block Height</w:t>
      </w:r>
      <w:r>
        <w:t xml:space="preserve">: The height of a block refers to its chronological order. </w:t>
      </w:r>
    </w:p>
    <w:p w14:paraId="31F3082C" w14:textId="77777777" w:rsidR="00B5181B" w:rsidRDefault="00B5181B" w:rsidP="00B5181B">
      <w:pPr>
        <w:numPr>
          <w:ilvl w:val="0"/>
          <w:numId w:val="4"/>
        </w:numPr>
      </w:pPr>
      <w:r>
        <w:rPr>
          <w:b/>
        </w:rPr>
        <w:t>Miner</w:t>
      </w:r>
      <w:r>
        <w:t>: Mining is an act of searching a difficult ‘proof-of-work’ to append a new block to an existing chain where nodes perform as miners in the context. Multiple nodes engage themselves into a contest to solve partial hash inversion of the existing chain and add new blocks to the chain.</w:t>
      </w:r>
    </w:p>
    <w:p w14:paraId="39C6608F" w14:textId="6DD346D1" w:rsidR="00B5181B" w:rsidRDefault="00B5181B" w:rsidP="715E7C8E">
      <w:pPr>
        <w:pStyle w:val="ListParagraph"/>
        <w:numPr>
          <w:ilvl w:val="0"/>
          <w:numId w:val="4"/>
        </w:numPr>
        <w:spacing w:after="3"/>
        <w:rPr>
          <w:sz w:val="20"/>
          <w:szCs w:val="20"/>
        </w:rPr>
      </w:pPr>
      <w:r w:rsidRPr="715E7C8E">
        <w:rPr>
          <w:rFonts w:ascii="Times" w:eastAsia="Times" w:hAnsi="Times" w:cs="Times"/>
          <w:b/>
          <w:sz w:val="20"/>
          <w:szCs w:val="20"/>
        </w:rPr>
        <w:t>Fork and Orphan Block</w:t>
      </w:r>
      <w:r w:rsidRPr="715E7C8E">
        <w:rPr>
          <w:rFonts w:ascii="Times" w:eastAsia="Times" w:hAnsi="Times" w:cs="Times"/>
          <w:sz w:val="20"/>
          <w:szCs w:val="20"/>
        </w:rPr>
        <w:t>: There may arise a situation when different miners arrive at different solutions and be ready to append the new blocks at the same time, but the longest chain wins in this situation. This scenario is known as ‘fork’ and the discarded blocks are called ‘orphan’ blocks (Fig. 3.2).</w:t>
      </w:r>
      <w:commentRangeEnd w:id="133"/>
      <w:r w:rsidR="00D67609">
        <w:rPr>
          <w:rStyle w:val="CommentReference"/>
          <w:rFonts w:ascii="Times" w:eastAsia="PMingLiU" w:hAnsi="Times"/>
          <w:lang w:eastAsia="de-DE"/>
        </w:rPr>
        <w:commentReference w:id="133"/>
      </w:r>
    </w:p>
    <w:p w14:paraId="5D50B8DC" w14:textId="7CD0B05A" w:rsidR="00B5181B" w:rsidRDefault="00B5181B" w:rsidP="00B5181B">
      <w:pPr>
        <w:spacing w:after="3"/>
        <w:rPr>
          <w:color w:val="000000"/>
        </w:rPr>
      </w:pPr>
    </w:p>
    <w:p w14:paraId="6D0A6421" w14:textId="074ED36F" w:rsidR="00B5181B" w:rsidRDefault="00B5181B" w:rsidP="004403A5">
      <w:pPr>
        <w:spacing w:after="3"/>
        <w:jc w:val="center"/>
        <w:rPr>
          <w:color w:val="000000"/>
        </w:rPr>
      </w:pPr>
      <w:del w:id="134" w:author="Daniel Engels" w:date="2018-04-13T16:36:00Z">
        <w:r w:rsidDel="00D67609">
          <w:rPr>
            <w:noProof/>
            <w:color w:val="000000"/>
          </w:rPr>
          <w:drawing>
            <wp:inline distT="0" distB="0" distL="0" distR="0" wp14:anchorId="52EB90DD" wp14:editId="7611EE7C">
              <wp:extent cx="4061460" cy="1173480"/>
              <wp:effectExtent l="19050" t="19050" r="1524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1460" cy="1173480"/>
                      </a:xfrm>
                      <a:prstGeom prst="rect">
                        <a:avLst/>
                      </a:prstGeom>
                      <a:noFill/>
                      <a:ln w="9525" cmpd="sng">
                        <a:solidFill>
                          <a:srgbClr val="4472C4"/>
                        </a:solidFill>
                        <a:miter lim="800000"/>
                        <a:headEnd/>
                        <a:tailEnd/>
                      </a:ln>
                      <a:effectLst/>
                    </pic:spPr>
                  </pic:pic>
                </a:graphicData>
              </a:graphic>
            </wp:inline>
          </w:drawing>
        </w:r>
      </w:del>
    </w:p>
    <w:p w14:paraId="05E3507C" w14:textId="77777777" w:rsidR="00B5181B" w:rsidRPr="008449A6" w:rsidRDefault="00B5181B" w:rsidP="002C04B9">
      <w:pPr>
        <w:spacing w:before="120" w:after="240"/>
        <w:ind w:firstLine="0"/>
        <w:jc w:val="center"/>
        <w:outlineLvl w:val="0"/>
        <w:rPr>
          <w:sz w:val="18"/>
        </w:rPr>
      </w:pPr>
      <w:r>
        <w:rPr>
          <w:b/>
          <w:sz w:val="18"/>
        </w:rPr>
        <w:t>Fig. 3.2.</w:t>
      </w:r>
      <w:r>
        <w:rPr>
          <w:color w:val="000000"/>
        </w:rPr>
        <w:t xml:space="preserve"> </w:t>
      </w:r>
      <w:r>
        <w:rPr>
          <w:sz w:val="18"/>
        </w:rPr>
        <w:t>Forks in a blockchain</w:t>
      </w:r>
      <w:r w:rsidRPr="008449A6">
        <w:rPr>
          <w:sz w:val="18"/>
        </w:rPr>
        <w:t xml:space="preserve"> [7]</w:t>
      </w:r>
    </w:p>
    <w:p w14:paraId="7CC3254D" w14:textId="0528CE73" w:rsidR="00B5181B" w:rsidRDefault="00B5181B" w:rsidP="1E249EB8">
      <w:pPr>
        <w:rPr>
          <w:color w:val="000000" w:themeColor="text1"/>
        </w:rPr>
      </w:pPr>
      <w:r w:rsidRPr="1E249EB8">
        <w:rPr>
          <w:color w:val="000000" w:themeColor="text1"/>
        </w:rPr>
        <w:t xml:space="preserve">A </w:t>
      </w:r>
      <w:commentRangeStart w:id="135"/>
      <w:r w:rsidRPr="1E249EB8">
        <w:rPr>
          <w:color w:val="000000" w:themeColor="text1"/>
        </w:rPr>
        <w:t xml:space="preserve">proof-of-work mechanism </w:t>
      </w:r>
      <w:commentRangeEnd w:id="135"/>
      <w:r w:rsidR="002C04B9">
        <w:rPr>
          <w:rStyle w:val="CommentReference"/>
        </w:rPr>
        <w:commentReference w:id="135"/>
      </w:r>
      <w:r w:rsidRPr="1E249EB8">
        <w:rPr>
          <w:color w:val="000000" w:themeColor="text1"/>
        </w:rPr>
        <w:t xml:space="preserve">is </w:t>
      </w:r>
      <w:commentRangeStart w:id="136"/>
      <w:r w:rsidRPr="1E249EB8">
        <w:rPr>
          <w:color w:val="000000" w:themeColor="text1"/>
        </w:rPr>
        <w:t xml:space="preserve">followed </w:t>
      </w:r>
      <w:commentRangeEnd w:id="136"/>
      <w:r w:rsidR="002C04B9">
        <w:rPr>
          <w:rStyle w:val="CommentReference"/>
        </w:rPr>
        <w:commentReference w:id="136"/>
      </w:r>
      <w:r w:rsidRPr="1E249EB8">
        <w:rPr>
          <w:color w:val="000000" w:themeColor="text1"/>
        </w:rPr>
        <w:t xml:space="preserve">in Blockchain operations. Each block in a blockchain contains a set of validated transactions. These transactions, </w:t>
      </w:r>
      <w:commentRangeStart w:id="137"/>
      <w:r w:rsidRPr="1E249EB8">
        <w:rPr>
          <w:color w:val="000000" w:themeColor="text1"/>
        </w:rPr>
        <w:t xml:space="preserve">clubbed </w:t>
      </w:r>
      <w:commentRangeEnd w:id="137"/>
      <w:r w:rsidR="002C04B9">
        <w:rPr>
          <w:rStyle w:val="CommentReference"/>
        </w:rPr>
        <w:commentReference w:id="137"/>
      </w:r>
      <w:r w:rsidRPr="1E249EB8">
        <w:rPr>
          <w:color w:val="000000" w:themeColor="text1"/>
        </w:rPr>
        <w:t xml:space="preserve">with a nonce and hash value of the previous block using SHA-256, form the current block. </w:t>
      </w:r>
      <w:r w:rsidRPr="1E249EB8">
        <w:rPr>
          <w:color w:val="000000" w:themeColor="text1"/>
        </w:rPr>
        <w:lastRenderedPageBreak/>
        <w:t>The nonce solves the hash inversion of the parent block and is the key element that helps a node/miner to win the contest of appending the new block. The nonce determines the number of zeros in the hash and thus needs to be adjusted to produce the required ‘0’ bits (Fig. 3.3).</w:t>
      </w:r>
    </w:p>
    <w:p w14:paraId="3AFD06C2" w14:textId="657AE7FE" w:rsidR="00B5181B" w:rsidRDefault="00B5181B" w:rsidP="00B5181B">
      <w:pPr>
        <w:spacing w:after="3"/>
        <w:rPr>
          <w:color w:val="000000"/>
        </w:rPr>
      </w:pPr>
    </w:p>
    <w:p w14:paraId="3722E034" w14:textId="33C09B3D" w:rsidR="00B5181B" w:rsidRDefault="00B5181B" w:rsidP="004403A5">
      <w:pPr>
        <w:spacing w:after="3"/>
        <w:jc w:val="center"/>
        <w:rPr>
          <w:color w:val="000000"/>
        </w:rPr>
      </w:pPr>
      <w:del w:id="138" w:author="Daniel Engels" w:date="2018-04-13T16:41:00Z">
        <w:r w:rsidDel="002C04B9">
          <w:rPr>
            <w:noProof/>
            <w:color w:val="000000"/>
          </w:rPr>
          <w:drawing>
            <wp:inline distT="0" distB="0" distL="0" distR="0" wp14:anchorId="4C44FA93" wp14:editId="7F104368">
              <wp:extent cx="3863340" cy="2111275"/>
              <wp:effectExtent l="19050" t="19050" r="2286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302" cy="2118359"/>
                      </a:xfrm>
                      <a:prstGeom prst="rect">
                        <a:avLst/>
                      </a:prstGeom>
                      <a:noFill/>
                      <a:ln w="9525" cmpd="sng">
                        <a:solidFill>
                          <a:srgbClr val="4472C4"/>
                        </a:solidFill>
                        <a:miter lim="800000"/>
                        <a:headEnd/>
                        <a:tailEnd/>
                      </a:ln>
                      <a:effectLst/>
                    </pic:spPr>
                  </pic:pic>
                </a:graphicData>
              </a:graphic>
            </wp:inline>
          </w:drawing>
        </w:r>
      </w:del>
    </w:p>
    <w:p w14:paraId="5A1D6611" w14:textId="77777777" w:rsidR="00B5181B" w:rsidRDefault="00B5181B" w:rsidP="002C04B9">
      <w:pPr>
        <w:spacing w:before="120" w:after="240"/>
        <w:ind w:firstLine="0"/>
        <w:jc w:val="center"/>
        <w:outlineLvl w:val="0"/>
        <w:rPr>
          <w:noProof/>
          <w:color w:val="000000"/>
        </w:rPr>
      </w:pPr>
      <w:r>
        <w:rPr>
          <w:b/>
          <w:sz w:val="18"/>
        </w:rPr>
        <w:t>Fig. 3.3.</w:t>
      </w:r>
      <w:r>
        <w:rPr>
          <w:color w:val="000000"/>
        </w:rPr>
        <w:t xml:space="preserve"> </w:t>
      </w:r>
      <w:r>
        <w:rPr>
          <w:sz w:val="18"/>
        </w:rPr>
        <w:t>Basic Blockchain architecture</w:t>
      </w:r>
      <w:r w:rsidRPr="008449A6">
        <w:rPr>
          <w:sz w:val="18"/>
        </w:rPr>
        <w:t xml:space="preserve"> [7]</w:t>
      </w:r>
    </w:p>
    <w:p w14:paraId="79ECA38F" w14:textId="34E18001" w:rsidR="00B5181B" w:rsidRDefault="00B5181B" w:rsidP="00B5181B">
      <w:pPr>
        <w:spacing w:after="3"/>
        <w:rPr>
          <w:color w:val="000000"/>
        </w:rPr>
      </w:pPr>
    </w:p>
    <w:p w14:paraId="5308016F" w14:textId="0528CE73" w:rsidR="00B5181B" w:rsidRDefault="00B5181B" w:rsidP="00B5181B">
      <w:pPr>
        <w:rPr>
          <w:color w:val="000000" w:themeColor="text1"/>
        </w:rPr>
      </w:pPr>
      <w:r w:rsidRPr="1E249EB8">
        <w:rPr>
          <w:color w:val="000000" w:themeColor="text1"/>
        </w:rPr>
        <w:t>Sequentially chained transactions are secured with a digital signature based on public-private key encryption (Fig. 3.4) that enables a payee to verify the chain of ownership. The blocks are also time-stamped to avoid the issue of duplicate transactions.</w:t>
      </w:r>
    </w:p>
    <w:p w14:paraId="49F87A6F" w14:textId="752BD198" w:rsidR="00B5181B" w:rsidRDefault="00B5181B" w:rsidP="00B5181B">
      <w:pPr>
        <w:spacing w:after="3"/>
        <w:rPr>
          <w:color w:val="000000"/>
        </w:rPr>
      </w:pPr>
    </w:p>
    <w:p w14:paraId="2D149EFE" w14:textId="2DF6DB3A" w:rsidR="00B5181B" w:rsidRDefault="00B5181B" w:rsidP="004403A5">
      <w:pPr>
        <w:spacing w:after="3"/>
        <w:jc w:val="center"/>
        <w:rPr>
          <w:color w:val="000000"/>
        </w:rPr>
      </w:pPr>
      <w:del w:id="139" w:author="Daniel Engels" w:date="2018-04-13T16:41:00Z">
        <w:r w:rsidDel="002C04B9">
          <w:rPr>
            <w:noProof/>
            <w:color w:val="000000"/>
          </w:rPr>
          <w:drawing>
            <wp:inline distT="0" distB="0" distL="0" distR="0" wp14:anchorId="27A57B6F" wp14:editId="72451004">
              <wp:extent cx="3375660" cy="1936823"/>
              <wp:effectExtent l="19050" t="19050" r="1524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2133" cy="1957750"/>
                      </a:xfrm>
                      <a:prstGeom prst="rect">
                        <a:avLst/>
                      </a:prstGeom>
                      <a:noFill/>
                      <a:ln w="9525" cmpd="sng">
                        <a:solidFill>
                          <a:srgbClr val="4472C4"/>
                        </a:solidFill>
                        <a:miter lim="800000"/>
                        <a:headEnd/>
                        <a:tailEnd/>
                      </a:ln>
                      <a:effectLst/>
                    </pic:spPr>
                  </pic:pic>
                </a:graphicData>
              </a:graphic>
            </wp:inline>
          </w:drawing>
        </w:r>
      </w:del>
    </w:p>
    <w:p w14:paraId="62606B92" w14:textId="77777777" w:rsidR="00B5181B" w:rsidRPr="008449A6" w:rsidRDefault="00B5181B" w:rsidP="002C04B9">
      <w:pPr>
        <w:spacing w:before="120" w:after="240"/>
        <w:ind w:firstLine="0"/>
        <w:jc w:val="center"/>
        <w:outlineLvl w:val="0"/>
        <w:rPr>
          <w:sz w:val="18"/>
          <w:szCs w:val="18"/>
        </w:rPr>
      </w:pPr>
      <w:r w:rsidRPr="38E37B64">
        <w:rPr>
          <w:b/>
          <w:sz w:val="18"/>
          <w:szCs w:val="18"/>
        </w:rPr>
        <w:t>Fig. 3.4.</w:t>
      </w:r>
      <w:r w:rsidRPr="38E37B64">
        <w:rPr>
          <w:color w:val="000000" w:themeColor="text1"/>
          <w:sz w:val="18"/>
          <w:szCs w:val="18"/>
        </w:rPr>
        <w:t xml:space="preserve"> Encrypted </w:t>
      </w:r>
      <w:r w:rsidRPr="38E37B64">
        <w:rPr>
          <w:sz w:val="18"/>
          <w:szCs w:val="18"/>
        </w:rPr>
        <w:t>transactions in a block</w:t>
      </w:r>
      <w:r w:rsidRPr="008449A6">
        <w:rPr>
          <w:sz w:val="18"/>
          <w:szCs w:val="18"/>
        </w:rPr>
        <w:t xml:space="preserve"> [7]</w:t>
      </w:r>
    </w:p>
    <w:p w14:paraId="73142637" w14:textId="7A38320D" w:rsidR="004403A5" w:rsidRDefault="00B5181B" w:rsidP="00B5181B">
      <w:pPr>
        <w:rPr>
          <w:color w:val="000000" w:themeColor="text1"/>
        </w:rPr>
      </w:pPr>
      <w:r w:rsidRPr="38E37B64">
        <w:rPr>
          <w:color w:val="000000" w:themeColor="text1"/>
        </w:rPr>
        <w:t>To grow, the network nodes identify the longest chain on which to work. Once a new transaction is broadcast to the chain, all available nodes collect the transaction to their own block and initiate a difficult proof-of-work for the block. The quickest node with a valid proof-of-work is then selected to grow the chain and the others will be left as orphans for future use. A Merkle tree structure with a pruning mechanism (Fig. 3.5) is considered in the blockchain network to save disk space with an ever-growing network.</w:t>
      </w:r>
    </w:p>
    <w:p w14:paraId="117FFE5B" w14:textId="5E846263" w:rsidR="00B5181B" w:rsidRDefault="00B5181B" w:rsidP="004403A5">
      <w:pPr>
        <w:spacing w:after="3"/>
        <w:jc w:val="center"/>
        <w:rPr>
          <w:color w:val="000000"/>
        </w:rPr>
      </w:pPr>
      <w:del w:id="140" w:author="Daniel Engels" w:date="2018-04-13T16:41:00Z">
        <w:r w:rsidDel="002C04B9">
          <w:rPr>
            <w:noProof/>
            <w:color w:val="000000"/>
          </w:rPr>
          <w:drawing>
            <wp:inline distT="0" distB="0" distL="0" distR="0" wp14:anchorId="69C90126" wp14:editId="17BF5066">
              <wp:extent cx="3397685" cy="2042160"/>
              <wp:effectExtent l="19050" t="19050" r="1270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8660" cy="2054767"/>
                      </a:xfrm>
                      <a:prstGeom prst="rect">
                        <a:avLst/>
                      </a:prstGeom>
                      <a:noFill/>
                      <a:ln w="9525" cmpd="sng">
                        <a:solidFill>
                          <a:srgbClr val="4472C4"/>
                        </a:solidFill>
                        <a:miter lim="800000"/>
                        <a:headEnd/>
                        <a:tailEnd/>
                      </a:ln>
                      <a:effectLst/>
                    </pic:spPr>
                  </pic:pic>
                </a:graphicData>
              </a:graphic>
            </wp:inline>
          </w:drawing>
        </w:r>
      </w:del>
    </w:p>
    <w:p w14:paraId="52C05075" w14:textId="78E02BCF" w:rsidR="00B5181B" w:rsidRPr="008449A6" w:rsidRDefault="00B5181B" w:rsidP="002C04B9">
      <w:pPr>
        <w:spacing w:before="120" w:after="240"/>
        <w:ind w:firstLine="230"/>
        <w:jc w:val="center"/>
        <w:outlineLvl w:val="0"/>
        <w:rPr>
          <w:sz w:val="18"/>
        </w:rPr>
      </w:pPr>
      <w:r>
        <w:rPr>
          <w:b/>
          <w:sz w:val="18"/>
        </w:rPr>
        <w:t>Fig. 3.5.</w:t>
      </w:r>
      <w:r>
        <w:rPr>
          <w:color w:val="000000"/>
        </w:rPr>
        <w:t xml:space="preserve"> </w:t>
      </w:r>
      <w:r>
        <w:rPr>
          <w:sz w:val="18"/>
        </w:rPr>
        <w:t>Merkle tree and pruning</w:t>
      </w:r>
      <w:r w:rsidRPr="008449A6">
        <w:rPr>
          <w:sz w:val="18"/>
        </w:rPr>
        <w:t xml:space="preserve"> [7]</w:t>
      </w:r>
    </w:p>
    <w:p w14:paraId="0DD3D6B6" w14:textId="0BE792C7" w:rsidR="00B5181B" w:rsidRPr="0099740F" w:rsidRDefault="68A0C9D4" w:rsidP="00B5181B">
      <w:pPr>
        <w:ind w:firstLine="0"/>
        <w:rPr>
          <w:rFonts w:eastAsia="Times" w:cs="Times"/>
          <w:color w:val="000000" w:themeColor="text1"/>
        </w:rPr>
      </w:pPr>
      <w:r w:rsidRPr="00C139E5">
        <w:rPr>
          <w:rFonts w:eastAsia="Times" w:cs="Times"/>
          <w:color w:val="000000" w:themeColor="text1"/>
        </w:rPr>
        <w:t>The key advantages of a blockchain network are as follows</w:t>
      </w:r>
      <w:r w:rsidRPr="000C79DA">
        <w:rPr>
          <w:rFonts w:eastAsia="Times" w:cs="Times"/>
          <w:color w:val="000000" w:themeColor="text1"/>
        </w:rPr>
        <w:t xml:space="preserve"> [8]</w:t>
      </w:r>
      <w:r w:rsidRPr="00C139E5">
        <w:rPr>
          <w:rFonts w:eastAsia="Times" w:cs="Times"/>
          <w:color w:val="000000" w:themeColor="text1"/>
        </w:rPr>
        <w:t>:</w:t>
      </w:r>
    </w:p>
    <w:p w14:paraId="12E0B5B9" w14:textId="77777777" w:rsidR="00B5181B" w:rsidRDefault="00B5181B" w:rsidP="00B5181B">
      <w:pPr>
        <w:pStyle w:val="ListParagraph"/>
        <w:numPr>
          <w:ilvl w:val="0"/>
          <w:numId w:val="5"/>
        </w:numPr>
        <w:jc w:val="both"/>
        <w:rPr>
          <w:rFonts w:ascii="Times" w:eastAsia="PMingLiU" w:hAnsi="Times"/>
          <w:color w:val="000000" w:themeColor="text1"/>
          <w:sz w:val="20"/>
          <w:szCs w:val="20"/>
          <w:lang w:eastAsia="de-DE"/>
        </w:rPr>
      </w:pPr>
      <w:commentRangeStart w:id="141"/>
      <w:r w:rsidRPr="38E37B64">
        <w:rPr>
          <w:rFonts w:ascii="Times" w:eastAsia="Times" w:hAnsi="Times" w:cs="Times"/>
          <w:b/>
          <w:color w:val="000000" w:themeColor="text1"/>
          <w:sz w:val="20"/>
          <w:szCs w:val="20"/>
        </w:rPr>
        <w:t>Decentralization</w:t>
      </w:r>
      <w:r w:rsidRPr="38E37B64">
        <w:rPr>
          <w:rFonts w:ascii="Times" w:eastAsia="Times" w:hAnsi="Times" w:cs="Times"/>
          <w:color w:val="000000" w:themeColor="text1"/>
          <w:sz w:val="20"/>
          <w:szCs w:val="20"/>
        </w:rPr>
        <w:t xml:space="preserve">: </w:t>
      </w:r>
      <w:r w:rsidRPr="38E37B64">
        <w:rPr>
          <w:rFonts w:ascii="Times" w:eastAsia="Times" w:hAnsi="Times" w:cs="Times"/>
          <w:color w:val="000000" w:themeColor="text1"/>
          <w:sz w:val="20"/>
          <w:szCs w:val="20"/>
          <w:lang w:eastAsia="de-DE"/>
        </w:rPr>
        <w:t>In contrast to a centralized system, a blockchain database is distributed across nodes connected in a distributed network. The network operates peer-to-peer, with the nodes together managing the database.</w:t>
      </w:r>
    </w:p>
    <w:p w14:paraId="51A8371F" w14:textId="77777777" w:rsidR="00B5181B" w:rsidRDefault="00B5181B" w:rsidP="00B5181B">
      <w:pPr>
        <w:pStyle w:val="ListParagraph"/>
        <w:numPr>
          <w:ilvl w:val="0"/>
          <w:numId w:val="5"/>
        </w:numPr>
        <w:jc w:val="both"/>
        <w:rPr>
          <w:color w:val="000000" w:themeColor="text1"/>
          <w:sz w:val="20"/>
          <w:szCs w:val="20"/>
        </w:rPr>
      </w:pPr>
      <w:r w:rsidRPr="38E37B64">
        <w:rPr>
          <w:rFonts w:ascii="Times" w:eastAsia="Times" w:hAnsi="Times" w:cs="Times"/>
          <w:b/>
          <w:color w:val="000000" w:themeColor="text1"/>
          <w:sz w:val="20"/>
          <w:szCs w:val="20"/>
        </w:rPr>
        <w:t>Durability and robustness:</w:t>
      </w:r>
      <w:r w:rsidRPr="38E37B64">
        <w:rPr>
          <w:rFonts w:ascii="Times" w:eastAsia="Times" w:hAnsi="Times" w:cs="Times"/>
          <w:color w:val="000000" w:themeColor="text1"/>
          <w:sz w:val="20"/>
          <w:szCs w:val="20"/>
        </w:rPr>
        <w:t xml:space="preserve"> </w:t>
      </w:r>
      <w:r w:rsidRPr="38E37B64">
        <w:rPr>
          <w:rFonts w:ascii="Times" w:eastAsia="Times" w:hAnsi="Times" w:cs="Times"/>
          <w:color w:val="000000" w:themeColor="text1"/>
          <w:sz w:val="20"/>
          <w:szCs w:val="20"/>
          <w:lang w:eastAsia="de-DE"/>
        </w:rPr>
        <w:t>Since it is built on the Internet, blockchain automatically inherits the durability of the Internet. Moreover, since it cannot be controlled by any single entity or node and there is no single point of failure, blockchain is expected to produce a more robust result.</w:t>
      </w:r>
    </w:p>
    <w:p w14:paraId="0228F364" w14:textId="77777777" w:rsidR="00B5181B" w:rsidRDefault="00B5181B" w:rsidP="00B5181B">
      <w:pPr>
        <w:pStyle w:val="ListParagraph"/>
        <w:numPr>
          <w:ilvl w:val="0"/>
          <w:numId w:val="5"/>
        </w:numPr>
        <w:jc w:val="both"/>
        <w:rPr>
          <w:rFonts w:ascii="Times" w:eastAsia="PMingLiU" w:hAnsi="Times"/>
          <w:color w:val="000000" w:themeColor="text1"/>
          <w:sz w:val="20"/>
          <w:szCs w:val="20"/>
          <w:lang w:eastAsia="de-DE"/>
        </w:rPr>
      </w:pPr>
      <w:r w:rsidRPr="38E37B64">
        <w:rPr>
          <w:rFonts w:ascii="Times" w:eastAsia="Times" w:hAnsi="Times" w:cs="Times"/>
          <w:b/>
          <w:color w:val="000000" w:themeColor="text1"/>
          <w:sz w:val="20"/>
          <w:szCs w:val="20"/>
        </w:rPr>
        <w:t>Transparency and incorruptibility:</w:t>
      </w:r>
      <w:r w:rsidRPr="38E37B64">
        <w:rPr>
          <w:rFonts w:ascii="Times" w:eastAsia="Times" w:hAnsi="Times" w:cs="Times"/>
          <w:color w:val="000000" w:themeColor="text1"/>
          <w:sz w:val="20"/>
          <w:szCs w:val="20"/>
        </w:rPr>
        <w:t xml:space="preserve"> </w:t>
      </w:r>
      <w:r w:rsidRPr="38E37B64">
        <w:rPr>
          <w:rFonts w:ascii="Times" w:eastAsia="Times" w:hAnsi="Times" w:cs="Times"/>
          <w:color w:val="000000" w:themeColor="text1"/>
          <w:sz w:val="20"/>
          <w:szCs w:val="20"/>
          <w:lang w:eastAsia="de-DE"/>
        </w:rPr>
        <w:t>Blockchain works in a consensus. A self-auditing system reconciles transactions in regular intervals. Any block of transactions is visible to all the participants and data cannot be altered, once validated and entered.</w:t>
      </w:r>
    </w:p>
    <w:p w14:paraId="70891E95" w14:textId="3F502F07" w:rsidR="00B5181B" w:rsidRPr="00B5181B" w:rsidRDefault="00B5181B" w:rsidP="00B5181B">
      <w:pPr>
        <w:pStyle w:val="ListParagraph"/>
        <w:numPr>
          <w:ilvl w:val="0"/>
          <w:numId w:val="5"/>
        </w:numPr>
        <w:jc w:val="both"/>
        <w:rPr>
          <w:rFonts w:ascii="Times" w:eastAsia="PMingLiU" w:hAnsi="Times"/>
          <w:color w:val="000000" w:themeColor="text1"/>
          <w:sz w:val="20"/>
          <w:szCs w:val="20"/>
          <w:lang w:eastAsia="de-DE"/>
        </w:rPr>
      </w:pPr>
      <w:r w:rsidRPr="38E37B64">
        <w:rPr>
          <w:rFonts w:ascii="Times" w:eastAsia="Times" w:hAnsi="Times" w:cs="Times"/>
          <w:b/>
          <w:color w:val="000000"/>
          <w:sz w:val="20"/>
          <w:szCs w:val="20"/>
        </w:rPr>
        <w:t>Enhanced security:</w:t>
      </w:r>
      <w:r w:rsidRPr="00C139E5">
        <w:rPr>
          <w:rFonts w:ascii="Times" w:eastAsia="Times" w:hAnsi="Times" w:cs="Times"/>
          <w:color w:val="000000"/>
          <w:sz w:val="20"/>
          <w:szCs w:val="20"/>
        </w:rPr>
        <w:t xml:space="preserve"> First, with a distributed database architecture, a threat of attack on any centralized point is eliminated. Moreover, the proof-of-work mechanism and the use of hash functions and public-private keys make this blockchain network very secure from attack.</w:t>
      </w:r>
      <w:commentRangeEnd w:id="141"/>
      <w:r w:rsidR="002C04B9">
        <w:rPr>
          <w:rStyle w:val="CommentReference"/>
          <w:rFonts w:ascii="Times" w:eastAsia="PMingLiU" w:hAnsi="Times"/>
          <w:lang w:eastAsia="de-DE"/>
        </w:rPr>
        <w:commentReference w:id="141"/>
      </w:r>
    </w:p>
    <w:p w14:paraId="22ADCEF6" w14:textId="012A4365" w:rsidR="6B9D6C99" w:rsidRPr="00B5181B" w:rsidRDefault="6B9D6C99" w:rsidP="002C04B9">
      <w:pPr>
        <w:pStyle w:val="heading10"/>
        <w:outlineLvl w:val="0"/>
      </w:pPr>
      <w:r w:rsidRPr="00B5181B">
        <w:lastRenderedPageBreak/>
        <w:t>4   Data</w:t>
      </w:r>
    </w:p>
    <w:p w14:paraId="3FF3B4DC" w14:textId="5F8AB990" w:rsidR="006202D5" w:rsidRPr="006202D5" w:rsidRDefault="6B9D6C99" w:rsidP="006202D5">
      <w:pPr>
        <w:pStyle w:val="p1a"/>
        <w:rPr>
          <w:rFonts w:eastAsia="Times" w:cs="Times"/>
        </w:rPr>
      </w:pPr>
      <w:del w:id="142" w:author="Daniel Engels" w:date="2018-04-13T16:48:00Z">
        <w:r w:rsidRPr="6B9D6C99" w:rsidDel="00551CBE">
          <w:rPr>
            <w:rFonts w:eastAsia="Times" w:cs="Times"/>
          </w:rPr>
          <w:delText>To accomplish the development of an algorithm that verifies the identity and computes a reputation score of individual Bitcoin transactions,</w:delText>
        </w:r>
      </w:del>
      <w:ins w:id="143" w:author="Daniel Engels" w:date="2018-04-13T16:48:00Z">
        <w:r w:rsidR="00551CBE">
          <w:rPr>
            <w:rFonts w:eastAsia="Times" w:cs="Times"/>
          </w:rPr>
          <w:t>We obtained</w:t>
        </w:r>
      </w:ins>
      <w:r w:rsidRPr="6B9D6C99">
        <w:rPr>
          <w:rFonts w:eastAsia="Times" w:cs="Times"/>
        </w:rPr>
        <w:t xml:space="preserve"> complete historical Bitcoin blockchain data </w:t>
      </w:r>
      <w:del w:id="144" w:author="Daniel Engels" w:date="2018-04-13T16:49:00Z">
        <w:r w:rsidRPr="6B9D6C99" w:rsidDel="00551CBE">
          <w:rPr>
            <w:rFonts w:eastAsia="Times" w:cs="Times"/>
          </w:rPr>
          <w:delText>is needed and is provided on</w:delText>
        </w:r>
      </w:del>
      <w:ins w:id="145" w:author="Daniel Engels" w:date="2018-04-13T16:49:00Z">
        <w:r w:rsidR="00551CBE">
          <w:rPr>
            <w:rFonts w:eastAsia="Times" w:cs="Times"/>
          </w:rPr>
          <w:t>from</w:t>
        </w:r>
      </w:ins>
      <w:r w:rsidRPr="6B9D6C99">
        <w:rPr>
          <w:rFonts w:eastAsia="Times" w:cs="Times"/>
        </w:rPr>
        <w:t xml:space="preserve"> Kaggle</w:t>
      </w:r>
      <w:r w:rsidR="00BF2B38">
        <w:rPr>
          <w:rFonts w:eastAsia="Times" w:cs="Times"/>
        </w:rPr>
        <w:t xml:space="preserve"> [9]</w:t>
      </w:r>
      <w:r w:rsidRPr="6B9D6C99">
        <w:rPr>
          <w:rFonts w:eastAsia="Times" w:cs="Times"/>
        </w:rPr>
        <w:t xml:space="preserve">. </w:t>
      </w:r>
      <w:ins w:id="146" w:author="Daniel Engels" w:date="2018-04-13T16:49:00Z">
        <w:r w:rsidR="00551CBE">
          <w:rPr>
            <w:rFonts w:eastAsia="Times" w:cs="Times"/>
          </w:rPr>
          <w:t>THE DATA SET…GIVE DESCRIPTION OF IT HERE.</w:t>
        </w:r>
      </w:ins>
      <w:ins w:id="147" w:author="Daniel Engels" w:date="2018-04-13T16:50:00Z">
        <w:r w:rsidR="00551CBE">
          <w:rPr>
            <w:rFonts w:eastAsia="Times" w:cs="Times"/>
          </w:rPr>
          <w:t xml:space="preserve"> NEED TO INCLUDE HOW MANY ATTRIBUTES, ROWS, ETC</w:t>
        </w:r>
      </w:ins>
      <w:del w:id="148" w:author="Daniel Engels" w:date="2018-04-13T16:49:00Z">
        <w:r w:rsidRPr="6B9D6C99" w:rsidDel="00551CBE">
          <w:rPr>
            <w:rFonts w:eastAsia="Times" w:cs="Times"/>
          </w:rPr>
          <w:delText xml:space="preserve">There is a dataset with information on the block level and one with information on the transaction level. </w:delText>
        </w:r>
      </w:del>
    </w:p>
    <w:p w14:paraId="1F713DAF" w14:textId="386C130A" w:rsidR="00170EA2" w:rsidRDefault="6B9D6C99" w:rsidP="00AD6510">
      <w:pPr>
        <w:spacing w:before="240" w:after="240"/>
        <w:ind w:firstLine="0"/>
        <w:rPr>
          <w:rFonts w:eastAsia="Times" w:cs="Times"/>
          <w:sz w:val="18"/>
          <w:szCs w:val="18"/>
        </w:rPr>
      </w:pPr>
      <w:r w:rsidRPr="2ED003B6">
        <w:rPr>
          <w:rFonts w:eastAsia="Times" w:cs="Times"/>
          <w:b/>
          <w:sz w:val="18"/>
          <w:szCs w:val="18"/>
        </w:rPr>
        <w:t>Table 1.</w:t>
      </w:r>
      <w:r w:rsidRPr="2ED003B6">
        <w:rPr>
          <w:rFonts w:eastAsia="Times" w:cs="Times"/>
          <w:sz w:val="18"/>
          <w:szCs w:val="18"/>
        </w:rPr>
        <w:t xml:space="preserve"> Block level.</w:t>
      </w:r>
      <w:ins w:id="149" w:author="Daniel Engels" w:date="2018-04-13T16:49:00Z">
        <w:r w:rsidR="00551CBE">
          <w:rPr>
            <w:rFonts w:eastAsia="Times" w:cs="Times"/>
            <w:sz w:val="18"/>
            <w:szCs w:val="18"/>
          </w:rPr>
          <w:t xml:space="preserve"> NEED BETTER CAPTION</w:t>
        </w:r>
      </w:ins>
      <w:ins w:id="150" w:author="Daniel Engels" w:date="2018-04-13T16:50:00Z">
        <w:r w:rsidR="00551CBE">
          <w:rPr>
            <w:rFonts w:eastAsia="Times" w:cs="Times"/>
            <w:sz w:val="18"/>
            <w:szCs w:val="18"/>
          </w:rPr>
          <w:t xml:space="preserve"> – BELONGS IN BLOCK LEVEL SUBSECTION – GIVE EXAMPLES OF VALUES</w:t>
        </w:r>
      </w:ins>
    </w:p>
    <w:tbl>
      <w:tblPr>
        <w:tblpPr w:leftFromText="180" w:rightFromText="180" w:vertAnchor="text" w:horzAnchor="margin" w:tblpY="36"/>
        <w:tblW w:w="6695" w:type="dxa"/>
        <w:tblLayout w:type="fixed"/>
        <w:tblCellMar>
          <w:left w:w="70" w:type="dxa"/>
          <w:right w:w="70" w:type="dxa"/>
        </w:tblCellMar>
        <w:tblLook w:val="0000" w:firstRow="0" w:lastRow="0" w:firstColumn="0" w:lastColumn="0" w:noHBand="0" w:noVBand="0"/>
      </w:tblPr>
      <w:tblGrid>
        <w:gridCol w:w="2712"/>
        <w:gridCol w:w="3983"/>
      </w:tblGrid>
      <w:tr w:rsidR="00170EA2" w:rsidRPr="00371779" w14:paraId="5BF46DE4" w14:textId="77777777" w:rsidTr="00170EA2">
        <w:trPr>
          <w:trHeight w:val="241"/>
        </w:trPr>
        <w:tc>
          <w:tcPr>
            <w:tcW w:w="2712" w:type="dxa"/>
            <w:tcBorders>
              <w:top w:val="single" w:sz="12" w:space="0" w:color="000000"/>
              <w:bottom w:val="single" w:sz="6" w:space="0" w:color="000000"/>
            </w:tcBorders>
          </w:tcPr>
          <w:p w14:paraId="5BCAE93A" w14:textId="77777777" w:rsidR="00170EA2" w:rsidRPr="00F554C1" w:rsidRDefault="00170EA2" w:rsidP="00170EA2">
            <w:pPr>
              <w:ind w:firstLine="0"/>
              <w:rPr>
                <w:sz w:val="18"/>
                <w:szCs w:val="18"/>
              </w:rPr>
            </w:pPr>
            <w:r w:rsidRPr="00F554C1">
              <w:rPr>
                <w:sz w:val="18"/>
                <w:szCs w:val="18"/>
              </w:rPr>
              <w:t>Field</w:t>
            </w:r>
          </w:p>
        </w:tc>
        <w:tc>
          <w:tcPr>
            <w:tcW w:w="3983" w:type="dxa"/>
            <w:tcBorders>
              <w:top w:val="single" w:sz="12" w:space="0" w:color="000000"/>
              <w:bottom w:val="single" w:sz="6" w:space="0" w:color="000000"/>
            </w:tcBorders>
          </w:tcPr>
          <w:p w14:paraId="126230BD" w14:textId="77777777" w:rsidR="00170EA2" w:rsidRPr="00F554C1" w:rsidRDefault="00170EA2" w:rsidP="00170EA2">
            <w:pPr>
              <w:ind w:firstLine="0"/>
              <w:rPr>
                <w:sz w:val="18"/>
                <w:szCs w:val="18"/>
              </w:rPr>
            </w:pPr>
            <w:r w:rsidRPr="00F554C1">
              <w:rPr>
                <w:sz w:val="18"/>
                <w:szCs w:val="18"/>
              </w:rPr>
              <w:t>Description</w:t>
            </w:r>
          </w:p>
        </w:tc>
      </w:tr>
      <w:tr w:rsidR="00170EA2" w:rsidRPr="00371779" w14:paraId="364D6BFB" w14:textId="77777777" w:rsidTr="00170EA2">
        <w:trPr>
          <w:trHeight w:val="259"/>
        </w:trPr>
        <w:tc>
          <w:tcPr>
            <w:tcW w:w="2712" w:type="dxa"/>
          </w:tcPr>
          <w:p w14:paraId="4B28BC9D" w14:textId="77777777" w:rsidR="00170EA2" w:rsidRPr="00F554C1" w:rsidRDefault="00170EA2" w:rsidP="00170EA2">
            <w:pPr>
              <w:ind w:firstLine="0"/>
              <w:rPr>
                <w:sz w:val="18"/>
                <w:szCs w:val="18"/>
              </w:rPr>
            </w:pPr>
            <w:r>
              <w:rPr>
                <w:sz w:val="18"/>
                <w:szCs w:val="18"/>
              </w:rPr>
              <w:t>Times</w:t>
            </w:r>
            <w:r w:rsidRPr="00F554C1">
              <w:rPr>
                <w:sz w:val="18"/>
                <w:szCs w:val="18"/>
              </w:rPr>
              <w:t>tamp</w:t>
            </w:r>
          </w:p>
        </w:tc>
        <w:tc>
          <w:tcPr>
            <w:tcW w:w="3983" w:type="dxa"/>
          </w:tcPr>
          <w:p w14:paraId="74D8A561" w14:textId="77777777" w:rsidR="00170EA2" w:rsidRPr="00F554C1" w:rsidRDefault="00170EA2" w:rsidP="00170EA2">
            <w:pPr>
              <w:ind w:firstLine="0"/>
              <w:rPr>
                <w:sz w:val="18"/>
                <w:szCs w:val="18"/>
              </w:rPr>
            </w:pPr>
            <w:r>
              <w:rPr>
                <w:sz w:val="18"/>
                <w:szCs w:val="18"/>
              </w:rPr>
              <w:t>Current time as seconds since 1970-01-01T00:00 UTC.</w:t>
            </w:r>
          </w:p>
        </w:tc>
      </w:tr>
      <w:tr w:rsidR="00170EA2" w:rsidRPr="00371779" w14:paraId="04804475" w14:textId="77777777" w:rsidTr="00170EA2">
        <w:trPr>
          <w:trHeight w:val="275"/>
        </w:trPr>
        <w:tc>
          <w:tcPr>
            <w:tcW w:w="2712" w:type="dxa"/>
          </w:tcPr>
          <w:p w14:paraId="53344BD5" w14:textId="77777777" w:rsidR="00170EA2" w:rsidRDefault="00170EA2" w:rsidP="00170EA2">
            <w:pPr>
              <w:ind w:firstLine="0"/>
              <w:rPr>
                <w:sz w:val="18"/>
                <w:szCs w:val="18"/>
              </w:rPr>
            </w:pPr>
            <w:r>
              <w:rPr>
                <w:sz w:val="18"/>
                <w:szCs w:val="18"/>
              </w:rPr>
              <w:t>Transactions</w:t>
            </w:r>
          </w:p>
        </w:tc>
        <w:tc>
          <w:tcPr>
            <w:tcW w:w="3983" w:type="dxa"/>
          </w:tcPr>
          <w:p w14:paraId="184E0771" w14:textId="77777777" w:rsidR="00170EA2" w:rsidRPr="00F554C1" w:rsidRDefault="00170EA2" w:rsidP="00170EA2">
            <w:pPr>
              <w:ind w:firstLine="0"/>
              <w:rPr>
                <w:sz w:val="18"/>
                <w:szCs w:val="18"/>
              </w:rPr>
            </w:pPr>
            <w:r>
              <w:rPr>
                <w:sz w:val="18"/>
                <w:szCs w:val="18"/>
              </w:rPr>
              <w:t xml:space="preserve">A transfer of a coin value, Bitcoin, that is broadcasted to the network and collected into blocks.  </w:t>
            </w:r>
          </w:p>
        </w:tc>
      </w:tr>
      <w:tr w:rsidR="00170EA2" w:rsidRPr="00371779" w14:paraId="5BBC7548" w14:textId="77777777" w:rsidTr="00170EA2">
        <w:trPr>
          <w:trHeight w:val="223"/>
        </w:trPr>
        <w:tc>
          <w:tcPr>
            <w:tcW w:w="2712" w:type="dxa"/>
          </w:tcPr>
          <w:p w14:paraId="47CEFE24" w14:textId="77777777" w:rsidR="00170EA2" w:rsidRPr="00F554C1" w:rsidRDefault="00170EA2" w:rsidP="00170EA2">
            <w:pPr>
              <w:ind w:firstLine="0"/>
              <w:rPr>
                <w:sz w:val="18"/>
                <w:szCs w:val="18"/>
              </w:rPr>
            </w:pPr>
            <w:r>
              <w:rPr>
                <w:sz w:val="18"/>
                <w:szCs w:val="18"/>
              </w:rPr>
              <w:t>Block ID</w:t>
            </w:r>
          </w:p>
        </w:tc>
        <w:tc>
          <w:tcPr>
            <w:tcW w:w="3983" w:type="dxa"/>
          </w:tcPr>
          <w:p w14:paraId="6AF88969" w14:textId="77777777" w:rsidR="00170EA2" w:rsidRPr="00F554C1" w:rsidRDefault="00170EA2" w:rsidP="00170EA2">
            <w:pPr>
              <w:ind w:firstLine="0"/>
              <w:rPr>
                <w:sz w:val="18"/>
                <w:szCs w:val="18"/>
              </w:rPr>
            </w:pPr>
            <w:r>
              <w:rPr>
                <w:sz w:val="18"/>
                <w:szCs w:val="18"/>
              </w:rPr>
              <w:t>256-bit hash that represents a given block.</w:t>
            </w:r>
          </w:p>
        </w:tc>
      </w:tr>
      <w:tr w:rsidR="00170EA2" w:rsidRPr="00371779" w14:paraId="77D2AD79" w14:textId="77777777" w:rsidTr="00170EA2">
        <w:trPr>
          <w:trHeight w:val="223"/>
        </w:trPr>
        <w:tc>
          <w:tcPr>
            <w:tcW w:w="2712" w:type="dxa"/>
          </w:tcPr>
          <w:p w14:paraId="67EC39F9" w14:textId="77777777" w:rsidR="00170EA2" w:rsidRDefault="00170EA2" w:rsidP="00170EA2">
            <w:pPr>
              <w:ind w:firstLine="0"/>
              <w:rPr>
                <w:sz w:val="18"/>
                <w:szCs w:val="18"/>
              </w:rPr>
            </w:pPr>
            <w:r>
              <w:rPr>
                <w:sz w:val="18"/>
                <w:szCs w:val="18"/>
              </w:rPr>
              <w:t>Previous Block</w:t>
            </w:r>
          </w:p>
        </w:tc>
        <w:tc>
          <w:tcPr>
            <w:tcW w:w="3983" w:type="dxa"/>
          </w:tcPr>
          <w:p w14:paraId="6C78F818" w14:textId="77777777" w:rsidR="00170EA2" w:rsidRPr="00F554C1" w:rsidRDefault="00170EA2" w:rsidP="00170EA2">
            <w:pPr>
              <w:ind w:firstLine="0"/>
              <w:rPr>
                <w:sz w:val="18"/>
                <w:szCs w:val="18"/>
              </w:rPr>
            </w:pPr>
            <w:r w:rsidRPr="004F4839">
              <w:rPr>
                <w:sz w:val="18"/>
                <w:szCs w:val="18"/>
              </w:rPr>
              <w:t>256-bit hash of the previous block header</w:t>
            </w:r>
            <w:r>
              <w:rPr>
                <w:sz w:val="18"/>
                <w:szCs w:val="18"/>
              </w:rPr>
              <w:t>.</w:t>
            </w:r>
            <w:r w:rsidRPr="004F4839">
              <w:rPr>
                <w:sz w:val="18"/>
                <w:szCs w:val="18"/>
              </w:rPr>
              <w:t xml:space="preserve"> </w:t>
            </w:r>
            <w:r>
              <w:rPr>
                <w:sz w:val="18"/>
                <w:szCs w:val="18"/>
              </w:rPr>
              <w:t xml:space="preserve"> </w:t>
            </w:r>
          </w:p>
        </w:tc>
      </w:tr>
      <w:tr w:rsidR="00170EA2" w:rsidRPr="00371779" w14:paraId="0099F0A6" w14:textId="77777777" w:rsidTr="00170EA2">
        <w:trPr>
          <w:trHeight w:val="223"/>
        </w:trPr>
        <w:tc>
          <w:tcPr>
            <w:tcW w:w="2712" w:type="dxa"/>
          </w:tcPr>
          <w:p w14:paraId="6855E56E" w14:textId="77777777" w:rsidR="00170EA2" w:rsidRDefault="00170EA2" w:rsidP="00170EA2">
            <w:pPr>
              <w:ind w:firstLine="0"/>
              <w:rPr>
                <w:sz w:val="18"/>
                <w:szCs w:val="18"/>
              </w:rPr>
            </w:pPr>
            <w:r>
              <w:rPr>
                <w:sz w:val="18"/>
                <w:szCs w:val="18"/>
              </w:rPr>
              <w:t>Merkle Root</w:t>
            </w:r>
          </w:p>
        </w:tc>
        <w:tc>
          <w:tcPr>
            <w:tcW w:w="3983" w:type="dxa"/>
          </w:tcPr>
          <w:p w14:paraId="424F8B25" w14:textId="77777777" w:rsidR="00170EA2" w:rsidRPr="00F554C1" w:rsidRDefault="00170EA2" w:rsidP="00170EA2">
            <w:pPr>
              <w:ind w:firstLine="0"/>
              <w:rPr>
                <w:sz w:val="18"/>
                <w:szCs w:val="18"/>
              </w:rPr>
            </w:pPr>
            <w:r w:rsidRPr="004F4839">
              <w:rPr>
                <w:sz w:val="18"/>
                <w:szCs w:val="18"/>
              </w:rPr>
              <w:t>256-bit hash based on all of the transactions in the block</w:t>
            </w:r>
            <w:r>
              <w:rPr>
                <w:sz w:val="18"/>
                <w:szCs w:val="18"/>
              </w:rPr>
              <w:t xml:space="preserve">. </w:t>
            </w:r>
          </w:p>
        </w:tc>
      </w:tr>
      <w:tr w:rsidR="00170EA2" w:rsidRPr="00371779" w14:paraId="3B0EADF7" w14:textId="77777777" w:rsidTr="00170EA2">
        <w:trPr>
          <w:trHeight w:val="223"/>
        </w:trPr>
        <w:tc>
          <w:tcPr>
            <w:tcW w:w="2712" w:type="dxa"/>
          </w:tcPr>
          <w:p w14:paraId="2CB1BA7E" w14:textId="77777777" w:rsidR="00170EA2" w:rsidRDefault="00170EA2" w:rsidP="00170EA2">
            <w:pPr>
              <w:ind w:firstLine="0"/>
              <w:rPr>
                <w:sz w:val="18"/>
                <w:szCs w:val="18"/>
              </w:rPr>
            </w:pPr>
            <w:r>
              <w:rPr>
                <w:sz w:val="18"/>
                <w:szCs w:val="18"/>
              </w:rPr>
              <w:t>Nonce</w:t>
            </w:r>
          </w:p>
        </w:tc>
        <w:tc>
          <w:tcPr>
            <w:tcW w:w="3983" w:type="dxa"/>
          </w:tcPr>
          <w:p w14:paraId="394C315E" w14:textId="77777777" w:rsidR="00170EA2" w:rsidRPr="00F554C1" w:rsidRDefault="00170EA2" w:rsidP="00170EA2">
            <w:pPr>
              <w:ind w:firstLine="0"/>
              <w:rPr>
                <w:sz w:val="18"/>
                <w:szCs w:val="18"/>
              </w:rPr>
            </w:pPr>
            <w:r w:rsidRPr="00616C32">
              <w:rPr>
                <w:sz w:val="18"/>
              </w:rPr>
              <w:t xml:space="preserve">32-bit number </w:t>
            </w:r>
            <w:r>
              <w:rPr>
                <w:sz w:val="18"/>
                <w:szCs w:val="18"/>
              </w:rPr>
              <w:t xml:space="preserve">used once. Used to generate the block and to allow variations of the header to compute different hashes. </w:t>
            </w:r>
          </w:p>
        </w:tc>
      </w:tr>
      <w:tr w:rsidR="00170EA2" w:rsidRPr="00371779" w14:paraId="0381F8D6" w14:textId="77777777" w:rsidTr="00170EA2">
        <w:trPr>
          <w:trHeight w:val="223"/>
        </w:trPr>
        <w:tc>
          <w:tcPr>
            <w:tcW w:w="2712" w:type="dxa"/>
          </w:tcPr>
          <w:p w14:paraId="3D34B18D" w14:textId="77777777" w:rsidR="00170EA2" w:rsidRDefault="00170EA2" w:rsidP="00170EA2">
            <w:pPr>
              <w:ind w:firstLine="0"/>
              <w:rPr>
                <w:sz w:val="18"/>
                <w:szCs w:val="18"/>
              </w:rPr>
            </w:pPr>
            <w:r>
              <w:rPr>
                <w:sz w:val="18"/>
                <w:szCs w:val="18"/>
              </w:rPr>
              <w:t>Version</w:t>
            </w:r>
          </w:p>
        </w:tc>
        <w:tc>
          <w:tcPr>
            <w:tcW w:w="3983" w:type="dxa"/>
          </w:tcPr>
          <w:p w14:paraId="298C3961" w14:textId="77777777" w:rsidR="00170EA2" w:rsidRPr="00F554C1" w:rsidRDefault="00170EA2" w:rsidP="00170EA2">
            <w:pPr>
              <w:ind w:firstLine="0"/>
              <w:rPr>
                <w:sz w:val="18"/>
                <w:szCs w:val="18"/>
              </w:rPr>
            </w:pPr>
            <w:r w:rsidRPr="004F4839">
              <w:rPr>
                <w:sz w:val="18"/>
                <w:szCs w:val="18"/>
              </w:rPr>
              <w:t>Block version number</w:t>
            </w:r>
            <w:r>
              <w:rPr>
                <w:sz w:val="18"/>
                <w:szCs w:val="18"/>
              </w:rPr>
              <w:t>.</w:t>
            </w:r>
          </w:p>
        </w:tc>
      </w:tr>
      <w:tr w:rsidR="00170EA2" w:rsidRPr="00371779" w14:paraId="73B4AF6F" w14:textId="77777777" w:rsidTr="00170EA2">
        <w:trPr>
          <w:trHeight w:val="223"/>
        </w:trPr>
        <w:tc>
          <w:tcPr>
            <w:tcW w:w="2712" w:type="dxa"/>
          </w:tcPr>
          <w:p w14:paraId="2C33DEDE" w14:textId="77777777" w:rsidR="00170EA2" w:rsidRDefault="00170EA2" w:rsidP="00170EA2">
            <w:pPr>
              <w:ind w:firstLine="0"/>
              <w:rPr>
                <w:sz w:val="18"/>
                <w:szCs w:val="18"/>
              </w:rPr>
            </w:pPr>
            <w:r>
              <w:rPr>
                <w:sz w:val="18"/>
                <w:szCs w:val="18"/>
              </w:rPr>
              <w:t>Work Tera Hash</w:t>
            </w:r>
          </w:p>
        </w:tc>
        <w:tc>
          <w:tcPr>
            <w:tcW w:w="3983" w:type="dxa"/>
          </w:tcPr>
          <w:p w14:paraId="5CF9BC2B" w14:textId="77777777" w:rsidR="00170EA2" w:rsidRPr="00F554C1" w:rsidRDefault="00170EA2" w:rsidP="00170EA2">
            <w:pPr>
              <w:ind w:firstLine="0"/>
              <w:rPr>
                <w:sz w:val="18"/>
                <w:szCs w:val="18"/>
              </w:rPr>
            </w:pPr>
            <w:r>
              <w:rPr>
                <w:sz w:val="18"/>
                <w:szCs w:val="18"/>
              </w:rPr>
              <w:t>The hash rate, a measure of mining performance.</w:t>
            </w:r>
          </w:p>
        </w:tc>
      </w:tr>
      <w:tr w:rsidR="00170EA2" w:rsidRPr="00371779" w14:paraId="2CB4619C" w14:textId="77777777" w:rsidTr="00170EA2">
        <w:trPr>
          <w:trHeight w:val="223"/>
        </w:trPr>
        <w:tc>
          <w:tcPr>
            <w:tcW w:w="2712" w:type="dxa"/>
          </w:tcPr>
          <w:p w14:paraId="75BB3227" w14:textId="77777777" w:rsidR="00170EA2" w:rsidRDefault="00170EA2" w:rsidP="00170EA2">
            <w:pPr>
              <w:ind w:firstLine="0"/>
              <w:rPr>
                <w:sz w:val="18"/>
                <w:szCs w:val="18"/>
              </w:rPr>
            </w:pPr>
            <w:r>
              <w:rPr>
                <w:sz w:val="18"/>
                <w:szCs w:val="18"/>
              </w:rPr>
              <w:t>Work Error</w:t>
            </w:r>
          </w:p>
        </w:tc>
        <w:tc>
          <w:tcPr>
            <w:tcW w:w="3983" w:type="dxa"/>
          </w:tcPr>
          <w:p w14:paraId="297FF3B0" w14:textId="77777777" w:rsidR="00170EA2" w:rsidRPr="00F554C1" w:rsidRDefault="00170EA2" w:rsidP="00170EA2">
            <w:pPr>
              <w:ind w:firstLine="0"/>
              <w:rPr>
                <w:sz w:val="18"/>
                <w:szCs w:val="18"/>
              </w:rPr>
            </w:pPr>
          </w:p>
        </w:tc>
      </w:tr>
      <w:tr w:rsidR="00170EA2" w:rsidRPr="00371779" w14:paraId="5651E323" w14:textId="77777777" w:rsidTr="00170EA2">
        <w:trPr>
          <w:trHeight w:val="223"/>
        </w:trPr>
        <w:tc>
          <w:tcPr>
            <w:tcW w:w="2712" w:type="dxa"/>
          </w:tcPr>
          <w:p w14:paraId="1F1159C4" w14:textId="77777777" w:rsidR="00170EA2" w:rsidRDefault="00170EA2" w:rsidP="00170EA2">
            <w:pPr>
              <w:ind w:firstLine="0"/>
              <w:rPr>
                <w:sz w:val="18"/>
                <w:szCs w:val="18"/>
              </w:rPr>
            </w:pPr>
            <w:r>
              <w:rPr>
                <w:sz w:val="18"/>
                <w:szCs w:val="18"/>
              </w:rPr>
              <w:t>Difficulty Target</w:t>
            </w:r>
          </w:p>
        </w:tc>
        <w:tc>
          <w:tcPr>
            <w:tcW w:w="3983" w:type="dxa"/>
          </w:tcPr>
          <w:p w14:paraId="77AD819A" w14:textId="77777777" w:rsidR="00170EA2" w:rsidRPr="00F554C1" w:rsidRDefault="00170EA2" w:rsidP="00170EA2">
            <w:pPr>
              <w:ind w:firstLine="0"/>
              <w:rPr>
                <w:sz w:val="18"/>
                <w:szCs w:val="18"/>
              </w:rPr>
            </w:pPr>
            <w:r>
              <w:rPr>
                <w:sz w:val="18"/>
                <w:szCs w:val="18"/>
              </w:rPr>
              <w:t xml:space="preserve">A measure of how challenging it may be to find a hash below a given target. The target is a 256-bit number that every client shares. </w:t>
            </w:r>
          </w:p>
        </w:tc>
      </w:tr>
      <w:tr w:rsidR="00170EA2" w:rsidRPr="00371779" w14:paraId="2BC00B6D" w14:textId="77777777" w:rsidTr="00170EA2">
        <w:trPr>
          <w:trHeight w:val="223"/>
        </w:trPr>
        <w:tc>
          <w:tcPr>
            <w:tcW w:w="2712" w:type="dxa"/>
            <w:tcBorders>
              <w:bottom w:val="single" w:sz="12" w:space="0" w:color="000000"/>
            </w:tcBorders>
          </w:tcPr>
          <w:p w14:paraId="1E8388AA" w14:textId="77777777" w:rsidR="00170EA2" w:rsidRDefault="00170EA2" w:rsidP="00170EA2">
            <w:pPr>
              <w:ind w:firstLine="0"/>
              <w:rPr>
                <w:sz w:val="18"/>
                <w:szCs w:val="18"/>
              </w:rPr>
            </w:pPr>
            <w:r>
              <w:rPr>
                <w:sz w:val="18"/>
                <w:szCs w:val="18"/>
              </w:rPr>
              <w:t>Row Number</w:t>
            </w:r>
          </w:p>
        </w:tc>
        <w:tc>
          <w:tcPr>
            <w:tcW w:w="3983" w:type="dxa"/>
            <w:tcBorders>
              <w:bottom w:val="single" w:sz="12" w:space="0" w:color="000000"/>
            </w:tcBorders>
          </w:tcPr>
          <w:p w14:paraId="371E9828" w14:textId="77777777" w:rsidR="00170EA2" w:rsidRPr="00F554C1" w:rsidRDefault="00170EA2" w:rsidP="00170EA2">
            <w:pPr>
              <w:ind w:firstLine="0"/>
              <w:rPr>
                <w:sz w:val="18"/>
                <w:szCs w:val="18"/>
              </w:rPr>
            </w:pPr>
          </w:p>
        </w:tc>
      </w:tr>
    </w:tbl>
    <w:p w14:paraId="5CFECFF7" w14:textId="15ABFC40" w:rsidR="007849DA" w:rsidRPr="007849DA" w:rsidRDefault="00170EA2" w:rsidP="00D445EE">
      <w:pPr>
        <w:pStyle w:val="p1a"/>
        <w:spacing w:before="240" w:after="240"/>
        <w:rPr>
          <w:sz w:val="18"/>
          <w:szCs w:val="18"/>
        </w:rPr>
      </w:pPr>
      <w:r w:rsidRPr="2ED003B6">
        <w:rPr>
          <w:b/>
          <w:sz w:val="18"/>
          <w:szCs w:val="18"/>
        </w:rPr>
        <w:t>Table 2.</w:t>
      </w:r>
      <w:r w:rsidRPr="2ED003B6">
        <w:rPr>
          <w:sz w:val="18"/>
          <w:szCs w:val="18"/>
        </w:rPr>
        <w:t xml:space="preserve"> Transaction level.</w:t>
      </w:r>
      <w:ins w:id="151" w:author="Daniel Engels" w:date="2018-04-13T16:49:00Z">
        <w:r w:rsidR="00551CBE">
          <w:rPr>
            <w:sz w:val="18"/>
            <w:szCs w:val="18"/>
          </w:rPr>
          <w:t xml:space="preserve"> NEED BETTER CAPTION</w:t>
        </w:r>
      </w:ins>
      <w:ins w:id="152" w:author="Daniel Engels" w:date="2018-04-13T16:50:00Z">
        <w:r w:rsidR="00551CBE">
          <w:rPr>
            <w:sz w:val="18"/>
            <w:szCs w:val="18"/>
          </w:rPr>
          <w:t xml:space="preserve"> – BELONGS IN TRANSACTION SUBSECTION – GIVE EXAMPLES OF VALUES</w:t>
        </w:r>
      </w:ins>
    </w:p>
    <w:tbl>
      <w:tblPr>
        <w:tblpPr w:leftFromText="180" w:rightFromText="180" w:vertAnchor="text" w:horzAnchor="margin" w:tblpY="69"/>
        <w:tblW w:w="6695" w:type="dxa"/>
        <w:tblLayout w:type="fixed"/>
        <w:tblCellMar>
          <w:left w:w="70" w:type="dxa"/>
          <w:right w:w="70" w:type="dxa"/>
        </w:tblCellMar>
        <w:tblLook w:val="0000" w:firstRow="0" w:lastRow="0" w:firstColumn="0" w:lastColumn="0" w:noHBand="0" w:noVBand="0"/>
      </w:tblPr>
      <w:tblGrid>
        <w:gridCol w:w="2712"/>
        <w:gridCol w:w="3983"/>
      </w:tblGrid>
      <w:tr w:rsidR="00170EA2" w:rsidRPr="00371779" w14:paraId="19D4BF9F" w14:textId="77777777" w:rsidTr="00170EA2">
        <w:trPr>
          <w:trHeight w:val="241"/>
        </w:trPr>
        <w:tc>
          <w:tcPr>
            <w:tcW w:w="2712" w:type="dxa"/>
            <w:tcBorders>
              <w:top w:val="single" w:sz="12" w:space="0" w:color="000000"/>
              <w:bottom w:val="single" w:sz="6" w:space="0" w:color="000000"/>
            </w:tcBorders>
          </w:tcPr>
          <w:p w14:paraId="02C71B2B" w14:textId="77777777" w:rsidR="00170EA2" w:rsidRPr="00F554C1" w:rsidRDefault="00170EA2" w:rsidP="00170EA2">
            <w:pPr>
              <w:ind w:firstLine="0"/>
              <w:rPr>
                <w:sz w:val="18"/>
                <w:szCs w:val="18"/>
              </w:rPr>
            </w:pPr>
            <w:r w:rsidRPr="00F554C1">
              <w:rPr>
                <w:sz w:val="18"/>
                <w:szCs w:val="18"/>
              </w:rPr>
              <w:t>Field</w:t>
            </w:r>
          </w:p>
        </w:tc>
        <w:tc>
          <w:tcPr>
            <w:tcW w:w="3983" w:type="dxa"/>
            <w:tcBorders>
              <w:top w:val="single" w:sz="12" w:space="0" w:color="000000"/>
              <w:bottom w:val="single" w:sz="6" w:space="0" w:color="000000"/>
            </w:tcBorders>
          </w:tcPr>
          <w:p w14:paraId="2B69EDCE" w14:textId="77777777" w:rsidR="00170EA2" w:rsidRPr="00F554C1" w:rsidRDefault="00170EA2" w:rsidP="00170EA2">
            <w:pPr>
              <w:ind w:firstLine="0"/>
              <w:rPr>
                <w:sz w:val="18"/>
                <w:szCs w:val="18"/>
              </w:rPr>
            </w:pPr>
            <w:r w:rsidRPr="00F554C1">
              <w:rPr>
                <w:sz w:val="18"/>
                <w:szCs w:val="18"/>
              </w:rPr>
              <w:t>Description</w:t>
            </w:r>
          </w:p>
        </w:tc>
      </w:tr>
      <w:tr w:rsidR="00170EA2" w:rsidRPr="00371779" w14:paraId="2C54F78C" w14:textId="77777777" w:rsidTr="00170EA2">
        <w:trPr>
          <w:trHeight w:val="168"/>
        </w:trPr>
        <w:tc>
          <w:tcPr>
            <w:tcW w:w="2712" w:type="dxa"/>
          </w:tcPr>
          <w:p w14:paraId="11C801B1" w14:textId="77777777" w:rsidR="00170EA2" w:rsidRPr="00F554C1" w:rsidRDefault="00170EA2" w:rsidP="00170EA2">
            <w:pPr>
              <w:ind w:firstLine="0"/>
              <w:rPr>
                <w:sz w:val="18"/>
                <w:szCs w:val="18"/>
              </w:rPr>
            </w:pPr>
            <w:r>
              <w:rPr>
                <w:sz w:val="18"/>
                <w:szCs w:val="18"/>
              </w:rPr>
              <w:t>Transaction ID</w:t>
            </w:r>
          </w:p>
        </w:tc>
        <w:tc>
          <w:tcPr>
            <w:tcW w:w="3983" w:type="dxa"/>
          </w:tcPr>
          <w:p w14:paraId="40F5AF5A" w14:textId="77777777" w:rsidR="00170EA2" w:rsidRPr="00F554C1" w:rsidRDefault="00170EA2" w:rsidP="00170EA2">
            <w:pPr>
              <w:ind w:firstLine="0"/>
              <w:rPr>
                <w:sz w:val="18"/>
                <w:szCs w:val="18"/>
              </w:rPr>
            </w:pPr>
            <w:r>
              <w:rPr>
                <w:sz w:val="18"/>
                <w:szCs w:val="18"/>
              </w:rPr>
              <w:t>A hashed value that represents a given transaction.</w:t>
            </w:r>
          </w:p>
        </w:tc>
      </w:tr>
      <w:tr w:rsidR="00170EA2" w:rsidRPr="00371779" w14:paraId="5AF26931" w14:textId="77777777" w:rsidTr="00170EA2">
        <w:trPr>
          <w:trHeight w:val="241"/>
        </w:trPr>
        <w:tc>
          <w:tcPr>
            <w:tcW w:w="2712" w:type="dxa"/>
          </w:tcPr>
          <w:p w14:paraId="52A98642" w14:textId="77777777" w:rsidR="00170EA2" w:rsidRPr="00F554C1" w:rsidRDefault="00170EA2" w:rsidP="00170EA2">
            <w:pPr>
              <w:ind w:firstLine="0"/>
              <w:rPr>
                <w:sz w:val="18"/>
                <w:szCs w:val="18"/>
              </w:rPr>
            </w:pPr>
            <w:r>
              <w:rPr>
                <w:sz w:val="18"/>
                <w:szCs w:val="18"/>
              </w:rPr>
              <w:t>Inputs</w:t>
            </w:r>
          </w:p>
        </w:tc>
        <w:tc>
          <w:tcPr>
            <w:tcW w:w="3983" w:type="dxa"/>
          </w:tcPr>
          <w:p w14:paraId="4C9067FE" w14:textId="77777777" w:rsidR="00170EA2" w:rsidRPr="00F554C1" w:rsidRDefault="00170EA2" w:rsidP="00170EA2">
            <w:pPr>
              <w:ind w:firstLine="0"/>
              <w:rPr>
                <w:sz w:val="18"/>
                <w:szCs w:val="18"/>
              </w:rPr>
            </w:pPr>
            <w:r>
              <w:rPr>
                <w:sz w:val="18"/>
                <w:szCs w:val="18"/>
              </w:rPr>
              <w:t>A reference to an output from a previous transaction.</w:t>
            </w:r>
          </w:p>
        </w:tc>
      </w:tr>
      <w:tr w:rsidR="00170EA2" w:rsidRPr="00371779" w14:paraId="66328382" w14:textId="77777777" w:rsidTr="00170EA2">
        <w:trPr>
          <w:trHeight w:val="223"/>
        </w:trPr>
        <w:tc>
          <w:tcPr>
            <w:tcW w:w="2712" w:type="dxa"/>
            <w:tcBorders>
              <w:bottom w:val="single" w:sz="12" w:space="0" w:color="000000"/>
            </w:tcBorders>
          </w:tcPr>
          <w:p w14:paraId="20BA688D" w14:textId="77777777" w:rsidR="00170EA2" w:rsidRPr="00F554C1" w:rsidRDefault="00170EA2" w:rsidP="00170EA2">
            <w:pPr>
              <w:ind w:firstLine="0"/>
              <w:rPr>
                <w:sz w:val="18"/>
                <w:szCs w:val="18"/>
              </w:rPr>
            </w:pPr>
            <w:r>
              <w:rPr>
                <w:sz w:val="18"/>
                <w:szCs w:val="18"/>
              </w:rPr>
              <w:t>Outputs</w:t>
            </w:r>
          </w:p>
        </w:tc>
        <w:tc>
          <w:tcPr>
            <w:tcW w:w="3983" w:type="dxa"/>
            <w:tcBorders>
              <w:bottom w:val="single" w:sz="12" w:space="0" w:color="000000"/>
            </w:tcBorders>
          </w:tcPr>
          <w:p w14:paraId="2A49A458" w14:textId="77777777" w:rsidR="00170EA2" w:rsidRPr="00F554C1" w:rsidRDefault="00170EA2" w:rsidP="00170EA2">
            <w:pPr>
              <w:ind w:firstLine="0"/>
              <w:rPr>
                <w:sz w:val="18"/>
                <w:szCs w:val="18"/>
              </w:rPr>
            </w:pPr>
            <w:r>
              <w:rPr>
                <w:sz w:val="18"/>
                <w:szCs w:val="18"/>
              </w:rPr>
              <w:t>Contains the instructions for sending coins, Bitcoins.</w:t>
            </w:r>
          </w:p>
        </w:tc>
      </w:tr>
    </w:tbl>
    <w:p w14:paraId="5F69A75D" w14:textId="5FFE232D" w:rsidR="6B9D6C99" w:rsidRDefault="6B9D6C99" w:rsidP="00170EA2">
      <w:pPr>
        <w:ind w:firstLine="0"/>
      </w:pPr>
    </w:p>
    <w:p w14:paraId="3398557B" w14:textId="54529BEF" w:rsidR="00170EA2" w:rsidRDefault="00170EA2" w:rsidP="002C04B9">
      <w:pPr>
        <w:ind w:firstLine="0"/>
        <w:outlineLvl w:val="0"/>
        <w:rPr>
          <w:b/>
        </w:rPr>
      </w:pPr>
      <w:r w:rsidRPr="00170EA2">
        <w:rPr>
          <w:b/>
        </w:rPr>
        <w:t>4.1 Block level</w:t>
      </w:r>
    </w:p>
    <w:p w14:paraId="0035091A" w14:textId="77777777" w:rsidR="00170EA2" w:rsidRPr="00170EA2" w:rsidRDefault="00170EA2" w:rsidP="00170EA2">
      <w:pPr>
        <w:ind w:firstLine="0"/>
        <w:rPr>
          <w:b/>
        </w:rPr>
      </w:pPr>
    </w:p>
    <w:p w14:paraId="4616CCFD" w14:textId="32501D50" w:rsidR="00170EA2" w:rsidRDefault="00170EA2" w:rsidP="00170EA2">
      <w:pPr>
        <w:ind w:firstLine="0"/>
      </w:pPr>
      <w:r>
        <w:t xml:space="preserve">The </w:t>
      </w:r>
      <w:commentRangeStart w:id="153"/>
      <w:r>
        <w:t xml:space="preserve">block is where the </w:t>
      </w:r>
      <w:commentRangeEnd w:id="153"/>
      <w:r w:rsidR="00551CBE">
        <w:rPr>
          <w:rStyle w:val="CommentReference"/>
        </w:rPr>
        <w:commentReference w:id="153"/>
      </w:r>
      <w:r>
        <w:t>transaction data is permanently recorded and stored. Each block is organized in a linear order over time. When a new block is created</w:t>
      </w:r>
      <w:r w:rsidR="00FE219C">
        <w:t>,</w:t>
      </w:r>
      <w:r>
        <w:t xml:space="preserve"> it is added to the end of the chain. Once added to the network, it can never be changed or removed. Inside the block level, there is a timestamp, block ID, previous block, Merkle root, the transactions, a nonce, version, Tera hash, work error, difficulty target and a row number. </w:t>
      </w:r>
    </w:p>
    <w:p w14:paraId="145F6DD3" w14:textId="280F1E6F" w:rsidR="00170EA2" w:rsidRDefault="00170EA2" w:rsidP="463C450A">
      <w:r>
        <w:t>The block ID is a SHA256 hash that is calculated from the version, previous block, Merkle root, timestamp, the difficulty target and the nonce [</w:t>
      </w:r>
      <w:r w:rsidR="000A7361">
        <w:t>10</w:t>
      </w:r>
      <w:r>
        <w:t xml:space="preserve">]. The calculation of the </w:t>
      </w:r>
      <w:r>
        <w:lastRenderedPageBreak/>
        <w:t>256-bit hash value also requires the standard SHA256 padding, making two 64-byte portions. The SHA256 algorithm needs these two portions in order to calculate the block ID hash.</w:t>
      </w:r>
    </w:p>
    <w:p w14:paraId="41D463B0" w14:textId="3B666C0D" w:rsidR="6B9D6C99" w:rsidDel="00AF2E81" w:rsidRDefault="00170EA2">
      <w:pPr>
        <w:ind w:firstLine="0"/>
        <w:rPr>
          <w:del w:id="154" w:author="Daniel Engels" w:date="2018-04-12T11:08:00Z"/>
        </w:rPr>
      </w:pPr>
      <w:commentRangeStart w:id="155"/>
      <w:r>
        <w:t xml:space="preserve"> </w:t>
      </w:r>
      <w:commentRangeEnd w:id="155"/>
      <w:r w:rsidR="00AF2E81">
        <w:rPr>
          <w:rStyle w:val="CommentReference"/>
        </w:rPr>
        <w:commentReference w:id="155"/>
      </w:r>
      <w:del w:id="156" w:author="Daniel Engels" w:date="2018-04-12T11:08:00Z">
        <w:r w:rsidDel="00AF2E81">
          <w:delText xml:space="preserve">An example of how </w:delText>
        </w:r>
        <w:r w:rsidR="00163B23" w:rsidDel="00AF2E81">
          <w:delText>to</w:delText>
        </w:r>
        <w:r w:rsidR="000A7361" w:rsidDel="00AF2E81">
          <w:delText xml:space="preserve"> </w:delText>
        </w:r>
        <w:r w:rsidDel="00AF2E81">
          <w:delText>calculate the hash of a block in Python is shown below [</w:delText>
        </w:r>
        <w:r w:rsidR="000A7361" w:rsidDel="00AF2E81">
          <w:delText>10</w:delText>
        </w:r>
        <w:r w:rsidDel="00AF2E81">
          <w:delText>].</w:delText>
        </w:r>
      </w:del>
    </w:p>
    <w:p w14:paraId="69E9304A" w14:textId="746D766A" w:rsidR="00170EA2" w:rsidRPr="000C23B2" w:rsidDel="00AF2E81" w:rsidRDefault="00170EA2">
      <w:pPr>
        <w:ind w:firstLine="0"/>
        <w:rPr>
          <w:del w:id="157" w:author="Daniel Engels" w:date="2018-04-12T11:08:00Z"/>
          <w:rFonts w:ascii="Courier" w:eastAsia="Courier" w:hAnsi="Courier" w:cs="Courier"/>
        </w:rPr>
        <w:pPrChange w:id="158" w:author="Daniel Engels" w:date="2018-04-12T11:08:00Z">
          <w:pPr/>
        </w:pPrChange>
      </w:pPr>
      <w:del w:id="159" w:author="Daniel Engels" w:date="2018-04-12T11:08:00Z">
        <w:r w:rsidRPr="185E7254" w:rsidDel="00AF2E81">
          <w:rPr>
            <w:rFonts w:ascii="Courier" w:eastAsia="Courier" w:hAnsi="Courier" w:cs="Courier"/>
          </w:rPr>
          <w:delText># Import Library</w:delText>
        </w:r>
      </w:del>
    </w:p>
    <w:p w14:paraId="26FD85F3" w14:textId="0159026B" w:rsidR="00170EA2" w:rsidRPr="000C23B2" w:rsidDel="00AF2E81" w:rsidRDefault="00170EA2">
      <w:pPr>
        <w:ind w:firstLine="0"/>
        <w:rPr>
          <w:del w:id="160" w:author="Daniel Engels" w:date="2018-04-12T11:08:00Z"/>
          <w:rFonts w:ascii="Courier" w:eastAsia="Courier" w:hAnsi="Courier" w:cs="Courier"/>
        </w:rPr>
        <w:pPrChange w:id="161" w:author="Daniel Engels" w:date="2018-04-12T11:08:00Z">
          <w:pPr/>
        </w:pPrChange>
      </w:pPr>
      <w:del w:id="162" w:author="Daniel Engels" w:date="2018-04-12T11:08:00Z">
        <w:r w:rsidRPr="185E7254" w:rsidDel="00AF2E81">
          <w:rPr>
            <w:rFonts w:ascii="Courier" w:eastAsia="Courier" w:hAnsi="Courier" w:cs="Courier"/>
          </w:rPr>
          <w:delText>import hashlib</w:delText>
        </w:r>
      </w:del>
    </w:p>
    <w:p w14:paraId="67088AD9" w14:textId="7C1CA283" w:rsidR="00170EA2" w:rsidRPr="000C23B2" w:rsidDel="00AF2E81" w:rsidRDefault="00170EA2">
      <w:pPr>
        <w:ind w:firstLine="0"/>
        <w:rPr>
          <w:del w:id="163" w:author="Daniel Engels" w:date="2018-04-12T11:08:00Z"/>
          <w:rFonts w:ascii="Courier" w:eastAsia="Courier" w:hAnsi="Courier" w:cs="Courier"/>
        </w:rPr>
        <w:pPrChange w:id="164" w:author="Daniel Engels" w:date="2018-04-12T11:08:00Z">
          <w:pPr/>
        </w:pPrChange>
      </w:pPr>
      <w:del w:id="165" w:author="Daniel Engels" w:date="2018-04-12T11:08:00Z">
        <w:r w:rsidRPr="185E7254" w:rsidDel="00AF2E81">
          <w:rPr>
            <w:rFonts w:ascii="Courier" w:eastAsia="Courier" w:hAnsi="Courier" w:cs="Courier"/>
          </w:rPr>
          <w:delText># The six fields used to calculate the Block hash in         little-endian values in hex notation</w:delText>
        </w:r>
      </w:del>
    </w:p>
    <w:p w14:paraId="4DC3A34A" w14:textId="3E7A551A" w:rsidR="00170EA2" w:rsidRPr="000C23B2" w:rsidDel="00AF2E81" w:rsidRDefault="00170EA2">
      <w:pPr>
        <w:ind w:firstLine="0"/>
        <w:rPr>
          <w:del w:id="166" w:author="Daniel Engels" w:date="2018-04-12T11:08:00Z"/>
          <w:rFonts w:ascii="Courier" w:eastAsia="Courier" w:hAnsi="Courier" w:cs="Courier"/>
        </w:rPr>
        <w:pPrChange w:id="167" w:author="Daniel Engels" w:date="2018-04-12T11:08:00Z">
          <w:pPr/>
        </w:pPrChange>
      </w:pPr>
      <w:del w:id="168" w:author="Daniel Engels" w:date="2018-04-12T11:08:00Z">
        <w:r w:rsidRPr="185E7254" w:rsidDel="00AF2E81">
          <w:rPr>
            <w:rFonts w:ascii="Courier" w:eastAsia="Courier" w:hAnsi="Courier" w:cs="Courier"/>
          </w:rPr>
          <w:delText>Version = "01000000"</w:delText>
        </w:r>
      </w:del>
    </w:p>
    <w:p w14:paraId="655C1C68" w14:textId="67B59CA8" w:rsidR="00170EA2" w:rsidRPr="000C23B2" w:rsidDel="00AF2E81" w:rsidRDefault="00170EA2">
      <w:pPr>
        <w:ind w:firstLine="0"/>
        <w:rPr>
          <w:del w:id="169" w:author="Daniel Engels" w:date="2018-04-12T11:08:00Z"/>
          <w:rFonts w:ascii="Courier" w:eastAsia="Courier" w:hAnsi="Courier" w:cs="Courier"/>
        </w:rPr>
        <w:pPrChange w:id="170" w:author="Daniel Engels" w:date="2018-04-12T11:08:00Z">
          <w:pPr/>
        </w:pPrChange>
      </w:pPr>
      <w:del w:id="171" w:author="Daniel Engels" w:date="2018-04-12T11:08:00Z">
        <w:r w:rsidRPr="185E7254" w:rsidDel="00AF2E81">
          <w:rPr>
            <w:rFonts w:ascii="Courier" w:eastAsia="Courier" w:hAnsi="Courier" w:cs="Courier"/>
          </w:rPr>
          <w:delText>PreviousBlock= "81cd02ab7e569e8bcd9317e2fe99f2de44d49ab2b8851ba4a308000000000000"</w:delText>
        </w:r>
      </w:del>
    </w:p>
    <w:p w14:paraId="19BAA969" w14:textId="03D978DA" w:rsidR="00170EA2" w:rsidRPr="000C23B2" w:rsidDel="00AF2E81" w:rsidRDefault="00170EA2">
      <w:pPr>
        <w:ind w:firstLine="0"/>
        <w:rPr>
          <w:del w:id="172" w:author="Daniel Engels" w:date="2018-04-12T11:08:00Z"/>
          <w:rFonts w:ascii="Courier" w:eastAsia="Courier" w:hAnsi="Courier" w:cs="Courier"/>
        </w:rPr>
      </w:pPr>
      <w:del w:id="173" w:author="Daniel Engels" w:date="2018-04-12T11:08:00Z">
        <w:r w:rsidRPr="185E7254" w:rsidDel="00AF2E81">
          <w:rPr>
            <w:rFonts w:ascii="Courier" w:eastAsia="Courier" w:hAnsi="Courier" w:cs="Courier"/>
          </w:rPr>
          <w:delText xml:space="preserve">  MerkleRoot= "e320b6c2fffc8d750423db8b1eb942ae710e951ed797f7affc8892b0f1fc122b"</w:delText>
        </w:r>
      </w:del>
    </w:p>
    <w:p w14:paraId="2901DCA4" w14:textId="4F0477A7" w:rsidR="00170EA2" w:rsidRPr="000C23B2" w:rsidDel="00AF2E81" w:rsidRDefault="00170EA2">
      <w:pPr>
        <w:ind w:firstLine="0"/>
        <w:rPr>
          <w:del w:id="174" w:author="Daniel Engels" w:date="2018-04-12T11:08:00Z"/>
          <w:rFonts w:ascii="Courier" w:eastAsia="Courier" w:hAnsi="Courier" w:cs="Courier"/>
        </w:rPr>
        <w:pPrChange w:id="175" w:author="Daniel Engels" w:date="2018-04-12T11:08:00Z">
          <w:pPr/>
        </w:pPrChange>
      </w:pPr>
      <w:del w:id="176" w:author="Daniel Engels" w:date="2018-04-12T11:08:00Z">
        <w:r w:rsidRPr="185E7254" w:rsidDel="00AF2E81">
          <w:rPr>
            <w:rFonts w:ascii="Courier" w:eastAsia="Courier" w:hAnsi="Courier" w:cs="Courier"/>
          </w:rPr>
          <w:delText>Timestamp = "c7f5d74d"</w:delText>
        </w:r>
      </w:del>
    </w:p>
    <w:p w14:paraId="477A3B98" w14:textId="35684872" w:rsidR="00170EA2" w:rsidRPr="000C23B2" w:rsidDel="00AF2E81" w:rsidRDefault="00170EA2">
      <w:pPr>
        <w:ind w:firstLine="0"/>
        <w:rPr>
          <w:del w:id="177" w:author="Daniel Engels" w:date="2018-04-12T11:08:00Z"/>
          <w:rFonts w:ascii="Courier" w:eastAsia="Courier" w:hAnsi="Courier" w:cs="Courier"/>
        </w:rPr>
        <w:pPrChange w:id="178" w:author="Daniel Engels" w:date="2018-04-12T11:08:00Z">
          <w:pPr/>
        </w:pPrChange>
      </w:pPr>
      <w:del w:id="179" w:author="Daniel Engels" w:date="2018-04-12T11:08:00Z">
        <w:r w:rsidRPr="185E7254" w:rsidDel="00AF2E81">
          <w:rPr>
            <w:rFonts w:ascii="Courier" w:eastAsia="Courier" w:hAnsi="Courier" w:cs="Courier"/>
          </w:rPr>
          <w:delText>DifficultyTarget = "f2b9441a"</w:delText>
        </w:r>
      </w:del>
    </w:p>
    <w:p w14:paraId="25452067" w14:textId="0714D158" w:rsidR="00170EA2" w:rsidRPr="000C23B2" w:rsidDel="00AF2E81" w:rsidRDefault="00170EA2">
      <w:pPr>
        <w:ind w:firstLine="0"/>
        <w:rPr>
          <w:del w:id="180" w:author="Daniel Engels" w:date="2018-04-12T11:08:00Z"/>
          <w:rFonts w:ascii="Courier" w:eastAsia="Courier" w:hAnsi="Courier" w:cs="Courier"/>
        </w:rPr>
        <w:pPrChange w:id="181" w:author="Daniel Engels" w:date="2018-04-12T11:08:00Z">
          <w:pPr/>
        </w:pPrChange>
      </w:pPr>
      <w:del w:id="182" w:author="Daniel Engels" w:date="2018-04-12T11:08:00Z">
        <w:r w:rsidRPr="185E7254" w:rsidDel="00AF2E81">
          <w:rPr>
            <w:rFonts w:ascii="Courier" w:eastAsia="Courier" w:hAnsi="Courier" w:cs="Courier"/>
          </w:rPr>
          <w:delText>Nonce = "42a14695"</w:delText>
        </w:r>
      </w:del>
    </w:p>
    <w:p w14:paraId="67F8E1FD" w14:textId="2A54DAA3" w:rsidR="00170EA2" w:rsidRPr="000C23B2" w:rsidDel="00AF2E81" w:rsidRDefault="00170EA2">
      <w:pPr>
        <w:ind w:firstLine="0"/>
        <w:rPr>
          <w:del w:id="183" w:author="Daniel Engels" w:date="2018-04-12T11:08:00Z"/>
          <w:rFonts w:ascii="Courier" w:eastAsia="Courier" w:hAnsi="Courier" w:cs="Courier"/>
        </w:rPr>
        <w:pPrChange w:id="184" w:author="Daniel Engels" w:date="2018-04-12T11:08:00Z">
          <w:pPr/>
        </w:pPrChange>
      </w:pPr>
      <w:del w:id="185" w:author="Daniel Engels" w:date="2018-04-12T11:08:00Z">
        <w:r w:rsidRPr="185E7254" w:rsidDel="00AF2E81">
          <w:rPr>
            <w:rFonts w:ascii="Courier" w:eastAsia="Courier" w:hAnsi="Courier" w:cs="Courier"/>
          </w:rPr>
          <w:delText># Calculate the Block has by concatenating the six fields</w:delText>
        </w:r>
      </w:del>
    </w:p>
    <w:p w14:paraId="52028731" w14:textId="1A346EF3" w:rsidR="00170EA2" w:rsidRPr="000C23B2" w:rsidDel="00AF2E81" w:rsidRDefault="00170EA2">
      <w:pPr>
        <w:ind w:firstLine="0"/>
        <w:rPr>
          <w:del w:id="186" w:author="Daniel Engels" w:date="2018-04-12T11:08:00Z"/>
          <w:rFonts w:ascii="Courier" w:eastAsia="Courier" w:hAnsi="Courier" w:cs="Courier"/>
        </w:rPr>
      </w:pPr>
      <w:del w:id="187" w:author="Daniel Engels" w:date="2018-04-12T11:08:00Z">
        <w:r w:rsidRPr="185E7254" w:rsidDel="00AF2E81">
          <w:rPr>
            <w:rFonts w:ascii="Courier" w:eastAsia="Courier" w:hAnsi="Courier" w:cs="Courier"/>
          </w:rPr>
          <w:delText>header_hex = (Version + PreviousBlock + MerkleRoot +                    Timestamp + DifficultyTarget + Nonce)</w:delText>
        </w:r>
      </w:del>
    </w:p>
    <w:p w14:paraId="46094C4D" w14:textId="236A255C" w:rsidR="00170EA2" w:rsidRPr="000C23B2" w:rsidDel="00AF2E81" w:rsidRDefault="00170EA2">
      <w:pPr>
        <w:ind w:firstLine="0"/>
        <w:rPr>
          <w:del w:id="188" w:author="Daniel Engels" w:date="2018-04-12T11:08:00Z"/>
          <w:rFonts w:ascii="Courier" w:eastAsia="Courier" w:hAnsi="Courier" w:cs="Courier"/>
        </w:rPr>
        <w:pPrChange w:id="189" w:author="Daniel Engels" w:date="2018-04-12T11:08:00Z">
          <w:pPr/>
        </w:pPrChange>
      </w:pPr>
      <w:del w:id="190" w:author="Daniel Engels" w:date="2018-04-12T11:08:00Z">
        <w:r w:rsidRPr="185E7254" w:rsidDel="00AF2E81">
          <w:rPr>
            <w:rFonts w:ascii="Courier" w:eastAsia="Courier" w:hAnsi="Courier" w:cs="Courier"/>
          </w:rPr>
          <w:delText>header_bin = header_hex.decode('hex')</w:delText>
        </w:r>
      </w:del>
    </w:p>
    <w:p w14:paraId="6DC0F638" w14:textId="2DF487A5" w:rsidR="00170EA2" w:rsidRPr="000C23B2" w:rsidDel="00AF2E81" w:rsidRDefault="00170EA2">
      <w:pPr>
        <w:ind w:firstLine="0"/>
        <w:rPr>
          <w:del w:id="191" w:author="Daniel Engels" w:date="2018-04-12T11:08:00Z"/>
          <w:rFonts w:ascii="Courier" w:eastAsia="Courier" w:hAnsi="Courier" w:cs="Courier"/>
        </w:rPr>
        <w:pPrChange w:id="192" w:author="Daniel Engels" w:date="2018-04-12T11:08:00Z">
          <w:pPr/>
        </w:pPrChange>
      </w:pPr>
      <w:del w:id="193" w:author="Daniel Engels" w:date="2018-04-12T11:08:00Z">
        <w:r w:rsidRPr="185E7254" w:rsidDel="00AF2E81">
          <w:rPr>
            <w:rFonts w:ascii="Courier" w:eastAsia="Courier" w:hAnsi="Courier" w:cs="Courier"/>
          </w:rPr>
          <w:delText>hash=hashlib.sha256(hashlib.sha256(header_bin).digest().digest()</w:delText>
        </w:r>
      </w:del>
    </w:p>
    <w:p w14:paraId="1EB2B0CA" w14:textId="5D6C7CF2" w:rsidR="00170EA2" w:rsidRPr="000C23B2" w:rsidDel="00AF2E81" w:rsidRDefault="00170EA2">
      <w:pPr>
        <w:ind w:firstLine="0"/>
        <w:rPr>
          <w:del w:id="194" w:author="Daniel Engels" w:date="2018-04-12T11:08:00Z"/>
          <w:rFonts w:ascii="Courier" w:eastAsia="Courier" w:hAnsi="Courier" w:cs="Courier"/>
        </w:rPr>
        <w:pPrChange w:id="195" w:author="Daniel Engels" w:date="2018-04-12T11:08:00Z">
          <w:pPr/>
        </w:pPrChange>
      </w:pPr>
      <w:del w:id="196" w:author="Daniel Engels" w:date="2018-04-12T11:08:00Z">
        <w:r w:rsidRPr="185E7254" w:rsidDel="00AF2E81">
          <w:rPr>
            <w:rFonts w:ascii="Courier" w:eastAsia="Courier" w:hAnsi="Courier" w:cs="Courier"/>
          </w:rPr>
          <w:delText>hash.encode('hex_codec')</w:delText>
        </w:r>
      </w:del>
    </w:p>
    <w:p w14:paraId="48350555" w14:textId="773A29AC" w:rsidR="00170EA2" w:rsidRPr="000C23B2" w:rsidDel="00AF2E81" w:rsidRDefault="00170EA2">
      <w:pPr>
        <w:ind w:firstLine="0"/>
        <w:rPr>
          <w:del w:id="197" w:author="Daniel Engels" w:date="2018-04-12T11:08:00Z"/>
          <w:rFonts w:ascii="Courier" w:eastAsia="Courier" w:hAnsi="Courier" w:cs="Courier"/>
        </w:rPr>
        <w:pPrChange w:id="198" w:author="Daniel Engels" w:date="2018-04-12T11:08:00Z">
          <w:pPr/>
        </w:pPrChange>
      </w:pPr>
      <w:del w:id="199" w:author="Daniel Engels" w:date="2018-04-12T11:08:00Z">
        <w:r w:rsidRPr="185E7254" w:rsidDel="00AF2E81">
          <w:rPr>
            <w:rFonts w:ascii="Courier" w:eastAsia="Courier" w:hAnsi="Courier" w:cs="Courier"/>
          </w:rPr>
          <w:delText>'1dbd981fe6985776b644b173a4d0385ddc1aa2a829688d1e0000000000000000'</w:delText>
        </w:r>
      </w:del>
    </w:p>
    <w:p w14:paraId="351A6073" w14:textId="5D3A1490" w:rsidR="00170EA2" w:rsidRPr="000C23B2" w:rsidDel="00AF2E81" w:rsidRDefault="00170EA2">
      <w:pPr>
        <w:ind w:firstLine="0"/>
        <w:rPr>
          <w:del w:id="200" w:author="Daniel Engels" w:date="2018-04-12T11:08:00Z"/>
          <w:rFonts w:ascii="Courier" w:eastAsia="Courier" w:hAnsi="Courier" w:cs="Courier"/>
        </w:rPr>
        <w:pPrChange w:id="201" w:author="Daniel Engels" w:date="2018-04-12T11:08:00Z">
          <w:pPr/>
        </w:pPrChange>
      </w:pPr>
      <w:del w:id="202" w:author="Daniel Engels" w:date="2018-04-12T11:08:00Z">
        <w:r w:rsidRPr="185E7254" w:rsidDel="00AF2E81">
          <w:rPr>
            <w:rFonts w:ascii="Courier" w:eastAsia="Courier" w:hAnsi="Courier" w:cs="Courier"/>
          </w:rPr>
          <w:delText>hash[::-1].encode('hex_codec')</w:delText>
        </w:r>
      </w:del>
    </w:p>
    <w:p w14:paraId="0AD77BC5" w14:textId="148819D9" w:rsidR="00454F1E" w:rsidRPr="00454F1E" w:rsidDel="00AF2E81" w:rsidRDefault="00170EA2">
      <w:pPr>
        <w:ind w:firstLine="0"/>
        <w:rPr>
          <w:del w:id="203" w:author="Daniel Engels" w:date="2018-04-12T11:08:00Z"/>
          <w:rFonts w:ascii="Courier" w:eastAsia="Courier" w:hAnsi="Courier" w:cs="Courier"/>
        </w:rPr>
        <w:pPrChange w:id="204" w:author="Daniel Engels" w:date="2018-04-12T11:08:00Z">
          <w:pPr/>
        </w:pPrChange>
      </w:pPr>
      <w:del w:id="205" w:author="Daniel Engels" w:date="2018-04-12T11:08:00Z">
        <w:r w:rsidRPr="185E7254" w:rsidDel="00AF2E81">
          <w:rPr>
            <w:rFonts w:ascii="Courier" w:eastAsia="Courier" w:hAnsi="Courier" w:cs="Courier"/>
          </w:rPr>
          <w:delText>'00000000000000001e8d6829a8a21adc5d38d0a473b144b6765798e61f98bd1d'</w:delText>
        </w:r>
      </w:del>
    </w:p>
    <w:p w14:paraId="685865ED" w14:textId="51BF7897" w:rsidR="52BD403E" w:rsidRDefault="52BD403E">
      <w:pPr>
        <w:ind w:firstLine="0"/>
        <w:rPr>
          <w:rFonts w:ascii="Courier" w:eastAsia="Courier" w:hAnsi="Courier" w:cs="Courier"/>
        </w:rPr>
        <w:pPrChange w:id="206" w:author="Daniel Engels" w:date="2018-04-12T11:08:00Z">
          <w:pPr/>
        </w:pPrChange>
      </w:pPr>
    </w:p>
    <w:p w14:paraId="2F67DA3C" w14:textId="65B39B29" w:rsidR="00170EA2" w:rsidRDefault="00170EA2" w:rsidP="00170EA2">
      <w:r>
        <w:t>The block timestamp is attached to each and every block. It serves as a source of variation for the block hash as well as making it more challenging for the block chain to be manipulated. When the timestamp is greater than the median timestamp of the previous eleven blocks and less than the network-adjusted time plus two hours, only then a timestamp is valid [</w:t>
      </w:r>
      <w:r w:rsidR="2E325F42">
        <w:t>1</w:t>
      </w:r>
      <w:r w:rsidR="000A7361">
        <w:t>1</w:t>
      </w:r>
      <w:r>
        <w:t xml:space="preserve">]. </w:t>
      </w:r>
    </w:p>
    <w:p w14:paraId="3E2BF1F6" w14:textId="0DF8414C" w:rsidR="00170EA2" w:rsidRDefault="00170EA2" w:rsidP="00170EA2">
      <w:r>
        <w:t xml:space="preserve">Each block contains a Merkle root which is a part of the Merkle tree. The Merkle tree </w:t>
      </w:r>
      <w:r w:rsidR="00255A08">
        <w:t xml:space="preserve">is a </w:t>
      </w:r>
      <w:r>
        <w:t>binary tre</w:t>
      </w:r>
      <w:r w:rsidR="00897330">
        <w:t>e</w:t>
      </w:r>
      <w:r>
        <w:t xml:space="preserve"> of hashes. To obtain the Merkle root of the Merkle tree</w:t>
      </w:r>
      <w:r w:rsidR="00255A08">
        <w:t>,</w:t>
      </w:r>
      <w:r>
        <w:t xml:space="preserve"> a two-step procedure is required. First, the bottom row of the tree is formed with the double-SHA256 hashes of the transactions in the block. Next, the row above the bottom row consists of half that number of hashes. “Each entry is the double-SHA256 of the 64-byte concatenation of the corresponding two hashes below it in the tree” [</w:t>
      </w:r>
      <w:r w:rsidR="00897330">
        <w:t>10</w:t>
      </w:r>
      <w:r>
        <w:t>]. If a row that is not the root of the tree contains an odd number of elements, then the double hash is duplicated. This ensures that the row will have an even number of hashes. Now, this procedure will repeat recursively until there is a row that contains just a single double hash</w:t>
      </w:r>
      <w:r w:rsidR="009255C9">
        <w:t>;</w:t>
      </w:r>
      <w:r>
        <w:t xml:space="preserve"> this row is the Merkle root [</w:t>
      </w:r>
      <w:r w:rsidR="00897330">
        <w:t>10</w:t>
      </w:r>
      <w:r>
        <w:t>]. For example, we have a block with five transactions a, b, c, d and e. The Merkle tree is then:</w:t>
      </w:r>
      <w:ins w:id="207" w:author="Daniel Engels" w:date="2018-04-13T16:52:00Z">
        <w:r w:rsidR="00551CBE">
          <w:t xml:space="preserve"> DON’T INLINE CODE</w:t>
        </w:r>
      </w:ins>
    </w:p>
    <w:p w14:paraId="5D769E86" w14:textId="11C14ABA" w:rsidR="00170EA2" w:rsidRDefault="00170EA2" w:rsidP="00170EA2">
      <w:pPr>
        <w:ind w:firstLine="0"/>
      </w:pPr>
    </w:p>
    <w:p w14:paraId="5C8F762A" w14:textId="77777777" w:rsidR="00170EA2" w:rsidRPr="000C23B2" w:rsidRDefault="00170EA2" w:rsidP="00170EA2">
      <w:pPr>
        <w:rPr>
          <w:rFonts w:ascii="Courier New" w:hAnsi="Courier New" w:cs="Courier New"/>
        </w:rPr>
      </w:pPr>
      <w:r w:rsidRPr="000C23B2">
        <w:rPr>
          <w:rFonts w:ascii="Courier New" w:hAnsi="Courier New" w:cs="Courier New"/>
        </w:rPr>
        <w:t xml:space="preserve">#  Double </w:t>
      </w:r>
      <w:commentRangeStart w:id="208"/>
      <w:r w:rsidRPr="000C23B2">
        <w:rPr>
          <w:rFonts w:ascii="Courier New" w:hAnsi="Courier New" w:cs="Courier New"/>
        </w:rPr>
        <w:t xml:space="preserve">hash </w:t>
      </w:r>
      <w:commentRangeEnd w:id="208"/>
      <w:r w:rsidR="00AF2E81">
        <w:rPr>
          <w:rStyle w:val="CommentReference"/>
        </w:rPr>
        <w:commentReference w:id="208"/>
      </w:r>
      <w:r w:rsidRPr="000C23B2">
        <w:rPr>
          <w:rFonts w:ascii="Courier New" w:hAnsi="Courier New" w:cs="Courier New"/>
        </w:rPr>
        <w:t>each transaction</w:t>
      </w:r>
    </w:p>
    <w:p w14:paraId="06B504C0" w14:textId="77777777" w:rsidR="00170EA2" w:rsidRPr="000C23B2" w:rsidRDefault="00170EA2" w:rsidP="00170EA2">
      <w:pPr>
        <w:ind w:left="227" w:firstLine="0"/>
        <w:rPr>
          <w:rFonts w:ascii="Courier New" w:hAnsi="Courier New" w:cs="Courier New"/>
        </w:rPr>
      </w:pPr>
      <w:r w:rsidRPr="000C23B2">
        <w:rPr>
          <w:rFonts w:ascii="Courier New" w:hAnsi="Courier New" w:cs="Courier New"/>
        </w:rPr>
        <w:t xml:space="preserve">#  Since there is an odd number, the final double hash </w:t>
      </w:r>
      <w:r>
        <w:rPr>
          <w:rFonts w:ascii="Courier New" w:hAnsi="Courier New" w:cs="Courier New"/>
        </w:rPr>
        <w:t xml:space="preserve">          </w:t>
      </w:r>
      <w:r w:rsidRPr="000C23B2">
        <w:rPr>
          <w:rFonts w:ascii="Courier New" w:hAnsi="Courier New" w:cs="Courier New"/>
        </w:rPr>
        <w:t xml:space="preserve">is duplicated </w:t>
      </w:r>
    </w:p>
    <w:p w14:paraId="6983E4E8" w14:textId="77777777" w:rsidR="00170EA2" w:rsidRDefault="00170EA2" w:rsidP="00170EA2">
      <w:pPr>
        <w:rPr>
          <w:rFonts w:ascii="Courier New" w:hAnsi="Courier New" w:cs="Courier New"/>
        </w:rPr>
      </w:pPr>
      <w:r>
        <w:rPr>
          <w:rFonts w:ascii="Courier New" w:hAnsi="Courier New" w:cs="Courier New"/>
        </w:rPr>
        <w:t>dh1 = SHA256(SHS256(a))</w:t>
      </w:r>
    </w:p>
    <w:p w14:paraId="03F18A1A" w14:textId="77777777" w:rsidR="00170EA2" w:rsidRDefault="00170EA2" w:rsidP="00170EA2">
      <w:pPr>
        <w:rPr>
          <w:rFonts w:ascii="Courier New" w:hAnsi="Courier New" w:cs="Courier New"/>
        </w:rPr>
      </w:pPr>
      <w:r>
        <w:rPr>
          <w:rFonts w:ascii="Courier New" w:hAnsi="Courier New" w:cs="Courier New"/>
        </w:rPr>
        <w:t>dh2 = SHA256(SHS256(b))</w:t>
      </w:r>
    </w:p>
    <w:p w14:paraId="644BB78C" w14:textId="77777777" w:rsidR="00170EA2" w:rsidRDefault="00170EA2" w:rsidP="00170EA2">
      <w:pPr>
        <w:rPr>
          <w:rFonts w:ascii="Courier New" w:hAnsi="Courier New" w:cs="Courier New"/>
        </w:rPr>
      </w:pPr>
      <w:r>
        <w:rPr>
          <w:rFonts w:ascii="Courier New" w:hAnsi="Courier New" w:cs="Courier New"/>
        </w:rPr>
        <w:t>dh3 = SHA256(SHS256(c))</w:t>
      </w:r>
    </w:p>
    <w:p w14:paraId="47CD673A" w14:textId="77777777" w:rsidR="00170EA2" w:rsidRDefault="00170EA2" w:rsidP="00170EA2">
      <w:pPr>
        <w:rPr>
          <w:rFonts w:ascii="Courier New" w:hAnsi="Courier New" w:cs="Courier New"/>
        </w:rPr>
      </w:pPr>
      <w:r>
        <w:rPr>
          <w:rFonts w:ascii="Courier New" w:hAnsi="Courier New" w:cs="Courier New"/>
        </w:rPr>
        <w:t>dh4 = SHA256(SHS256(d))</w:t>
      </w:r>
    </w:p>
    <w:p w14:paraId="2DFDEF18" w14:textId="77777777" w:rsidR="00170EA2" w:rsidRDefault="00170EA2" w:rsidP="00170EA2">
      <w:pPr>
        <w:rPr>
          <w:rFonts w:ascii="Courier New" w:hAnsi="Courier New" w:cs="Courier New"/>
        </w:rPr>
      </w:pPr>
      <w:r>
        <w:rPr>
          <w:rFonts w:ascii="Courier New" w:hAnsi="Courier New" w:cs="Courier New"/>
        </w:rPr>
        <w:t>dh5 = SHA256(SHS256(e))</w:t>
      </w:r>
    </w:p>
    <w:p w14:paraId="01CA2917" w14:textId="77777777" w:rsidR="00170EA2" w:rsidRDefault="00170EA2" w:rsidP="00170EA2">
      <w:pPr>
        <w:rPr>
          <w:rFonts w:ascii="Courier New" w:hAnsi="Courier New" w:cs="Courier New"/>
        </w:rPr>
      </w:pPr>
      <w:r>
        <w:rPr>
          <w:rFonts w:ascii="Courier New" w:hAnsi="Courier New" w:cs="Courier New"/>
        </w:rPr>
        <w:t>dh6 = SHA256(SHS256(e))</w:t>
      </w:r>
    </w:p>
    <w:p w14:paraId="439701C4" w14:textId="77777777" w:rsidR="00170EA2" w:rsidRDefault="00170EA2" w:rsidP="00170EA2">
      <w:pPr>
        <w:rPr>
          <w:rFonts w:ascii="Courier New" w:hAnsi="Courier New" w:cs="Courier New"/>
        </w:rPr>
      </w:pPr>
    </w:p>
    <w:p w14:paraId="132B8EB4" w14:textId="77777777" w:rsidR="00170EA2" w:rsidRDefault="00170EA2" w:rsidP="00170EA2">
      <w:pPr>
        <w:rPr>
          <w:rFonts w:ascii="Courier New" w:hAnsi="Courier New" w:cs="Courier New"/>
        </w:rPr>
      </w:pPr>
      <w:r>
        <w:rPr>
          <w:rFonts w:ascii="Courier New" w:hAnsi="Courier New" w:cs="Courier New"/>
        </w:rPr>
        <w:t xml:space="preserve"># Concatenate </w:t>
      </w:r>
    </w:p>
    <w:p w14:paraId="090E5959" w14:textId="77777777" w:rsidR="00170EA2" w:rsidRDefault="00170EA2" w:rsidP="00170EA2">
      <w:pPr>
        <w:rPr>
          <w:rFonts w:ascii="Courier New" w:hAnsi="Courier New" w:cs="Courier New"/>
        </w:rPr>
      </w:pPr>
      <w:r>
        <w:rPr>
          <w:rFonts w:ascii="Courier New" w:hAnsi="Courier New" w:cs="Courier New"/>
        </w:rPr>
        <w:t>dh7 = SHA256(dh1 + dh2)</w:t>
      </w:r>
    </w:p>
    <w:p w14:paraId="06866987" w14:textId="77777777" w:rsidR="00170EA2" w:rsidRDefault="00170EA2" w:rsidP="00170EA2">
      <w:pPr>
        <w:rPr>
          <w:rFonts w:ascii="Courier New" w:hAnsi="Courier New" w:cs="Courier New"/>
        </w:rPr>
      </w:pPr>
      <w:r>
        <w:rPr>
          <w:rFonts w:ascii="Courier New" w:hAnsi="Courier New" w:cs="Courier New"/>
        </w:rPr>
        <w:t>dh8 = SHA256(dh3 + dh4)</w:t>
      </w:r>
    </w:p>
    <w:p w14:paraId="6D8B0A60" w14:textId="77777777" w:rsidR="00170EA2" w:rsidRDefault="00170EA2" w:rsidP="00170EA2">
      <w:pPr>
        <w:rPr>
          <w:rFonts w:ascii="Courier New" w:hAnsi="Courier New" w:cs="Courier New"/>
        </w:rPr>
      </w:pPr>
      <w:r>
        <w:rPr>
          <w:rFonts w:ascii="Courier New" w:hAnsi="Courier New" w:cs="Courier New"/>
        </w:rPr>
        <w:t>dh9 = SHA256(dh5 + dh6)</w:t>
      </w:r>
    </w:p>
    <w:p w14:paraId="0A19F6C5" w14:textId="77777777" w:rsidR="00170EA2" w:rsidRDefault="00170EA2" w:rsidP="00170EA2">
      <w:pPr>
        <w:rPr>
          <w:rFonts w:ascii="Courier New" w:hAnsi="Courier New" w:cs="Courier New"/>
        </w:rPr>
      </w:pPr>
    </w:p>
    <w:p w14:paraId="211C9AA4" w14:textId="77777777" w:rsidR="00170EA2" w:rsidRDefault="00170EA2" w:rsidP="00170EA2">
      <w:pPr>
        <w:rPr>
          <w:rFonts w:ascii="Courier New" w:hAnsi="Courier New" w:cs="Courier New"/>
        </w:rPr>
      </w:pPr>
      <w:r>
        <w:rPr>
          <w:rFonts w:ascii="Courier New" w:hAnsi="Courier New" w:cs="Courier New"/>
        </w:rPr>
        <w:t># Get the Merkle root</w:t>
      </w:r>
    </w:p>
    <w:p w14:paraId="0B6669C7" w14:textId="704D0C4E" w:rsidR="00316F0D" w:rsidRPr="00316F0D" w:rsidRDefault="00170EA2" w:rsidP="00316F0D">
      <w:pPr>
        <w:ind w:firstLine="0"/>
        <w:rPr>
          <w:rFonts w:ascii="Courier New" w:hAnsi="Courier New" w:cs="Courier New"/>
        </w:rPr>
      </w:pPr>
      <w:r>
        <w:rPr>
          <w:rFonts w:ascii="Courier New" w:hAnsi="Courier New" w:cs="Courier New"/>
        </w:rPr>
        <w:t xml:space="preserve">  MR = SHA256(dh7 + dh8 + dh9)</w:t>
      </w:r>
    </w:p>
    <w:p w14:paraId="47466213" w14:textId="33D6F18A" w:rsidR="52BD403E" w:rsidRDefault="52BD403E" w:rsidP="52BD403E">
      <w:pPr>
        <w:ind w:firstLine="0"/>
        <w:rPr>
          <w:rFonts w:ascii="Courier New" w:hAnsi="Courier New" w:cs="Courier New"/>
        </w:rPr>
      </w:pPr>
    </w:p>
    <w:p w14:paraId="3A726ED6" w14:textId="48F7813E" w:rsidR="00170EA2" w:rsidRDefault="00170EA2" w:rsidP="00170EA2">
      <w:pPr>
        <w:ind w:firstLine="180"/>
        <w:rPr>
          <w:rFonts w:cs="Times"/>
        </w:rPr>
      </w:pPr>
      <w:r w:rsidRPr="002519F3">
        <w:rPr>
          <w:rFonts w:cs="Times"/>
        </w:rPr>
        <w:t>The difficulty is a measure of how challenging it may be to find a hash below a given target. A target is a 256-bit number that every client shares. In order for a block to be accepted to the network, the SHA256 hash of the block must be lower than or equal to the current target [</w:t>
      </w:r>
      <w:r w:rsidR="7287C4E0" w:rsidRPr="002519F3">
        <w:rPr>
          <w:rFonts w:cs="Times"/>
        </w:rPr>
        <w:t>1</w:t>
      </w:r>
      <w:r w:rsidR="00897330">
        <w:rPr>
          <w:rFonts w:cs="Times"/>
        </w:rPr>
        <w:t>2</w:t>
      </w:r>
      <w:r w:rsidRPr="002519F3">
        <w:rPr>
          <w:rFonts w:cs="Times"/>
        </w:rPr>
        <w:t>]. Each individual block stores a representation for the hexadecimal target which can be derived. For example, say we have a packed target on the block that is 0x1b0404cb [</w:t>
      </w:r>
      <w:r w:rsidR="7287C4E0" w:rsidRPr="002519F3">
        <w:rPr>
          <w:rFonts w:cs="Times"/>
        </w:rPr>
        <w:t>1</w:t>
      </w:r>
      <w:r w:rsidR="00897330">
        <w:rPr>
          <w:rFonts w:cs="Times"/>
        </w:rPr>
        <w:t>2</w:t>
      </w:r>
      <w:r w:rsidR="2BC71E2F" w:rsidRPr="002519F3">
        <w:rPr>
          <w:rFonts w:cs="Times"/>
        </w:rPr>
        <w:t>]</w:t>
      </w:r>
      <w:r w:rsidRPr="002519F3">
        <w:rPr>
          <w:rFonts w:cs="Times"/>
        </w:rPr>
        <w:t>. Then we can derive this into a hexadecimal current target by:</w:t>
      </w:r>
    </w:p>
    <w:p w14:paraId="5312E6C0" w14:textId="77777777" w:rsidR="00170EA2" w:rsidRDefault="00170EA2" w:rsidP="00170EA2">
      <w:pPr>
        <w:ind w:firstLine="180"/>
        <w:rPr>
          <w:rFonts w:cs="Times"/>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170EA2" w:rsidRPr="00371779" w14:paraId="0328A981" w14:textId="77777777" w:rsidTr="00754C45">
        <w:tc>
          <w:tcPr>
            <w:tcW w:w="6449" w:type="dxa"/>
          </w:tcPr>
          <w:p w14:paraId="172B39E1" w14:textId="77777777" w:rsidR="00170EA2" w:rsidRPr="000C23B2" w:rsidRDefault="00170EA2" w:rsidP="00754C45">
            <w:pPr>
              <w:pStyle w:val="equation"/>
              <w:tabs>
                <w:tab w:val="clear" w:pos="6237"/>
              </w:tabs>
              <w:ind w:left="0" w:firstLine="0"/>
            </w:pPr>
            <w:r>
              <w:rPr>
                <w:rFonts w:cs="Times"/>
              </w:rPr>
              <w:lastRenderedPageBreak/>
              <w:t>current_target = 0x0404cb * 2</w:t>
            </w:r>
            <w:r>
              <w:rPr>
                <w:rFonts w:cs="Times"/>
                <w:vertAlign w:val="superscript"/>
              </w:rPr>
              <w:t xml:space="preserve">(8 (0x1b - 3)) </w:t>
            </w:r>
            <w:r w:rsidRPr="00371779">
              <w:t>.</w:t>
            </w:r>
          </w:p>
        </w:tc>
        <w:tc>
          <w:tcPr>
            <w:tcW w:w="608" w:type="dxa"/>
          </w:tcPr>
          <w:p w14:paraId="70583651" w14:textId="77777777" w:rsidR="00170EA2" w:rsidRPr="00371779" w:rsidRDefault="00170EA2" w:rsidP="00754C45">
            <w:pPr>
              <w:pStyle w:val="equation"/>
              <w:tabs>
                <w:tab w:val="clear" w:pos="6237"/>
              </w:tabs>
              <w:ind w:left="0" w:firstLine="0"/>
              <w:jc w:val="right"/>
            </w:pPr>
            <w:r w:rsidRPr="00371779">
              <w:t>(</w:t>
            </w:r>
            <w:r w:rsidRPr="52BD403E">
              <w:fldChar w:fldCharType="begin"/>
            </w:r>
            <w:r w:rsidRPr="00371779">
              <w:rPr>
                <w:b/>
              </w:rPr>
              <w:instrText xml:space="preserve"> SEQ eq \n </w:instrText>
            </w:r>
            <w:r w:rsidRPr="52BD403E">
              <w:rPr>
                <w:b/>
              </w:rPr>
              <w:fldChar w:fldCharType="separate"/>
            </w:r>
            <w:r w:rsidRPr="00371779">
              <w:rPr>
                <w:b/>
                <w:noProof/>
              </w:rPr>
              <w:t>1</w:t>
            </w:r>
            <w:r w:rsidRPr="52BD403E">
              <w:fldChar w:fldCharType="end"/>
            </w:r>
            <w:r w:rsidRPr="00371779">
              <w:t>)</w:t>
            </w:r>
          </w:p>
        </w:tc>
      </w:tr>
    </w:tbl>
    <w:p w14:paraId="49FB78E1" w14:textId="77777777" w:rsidR="00170EA2" w:rsidRDefault="00170EA2" w:rsidP="00170EA2">
      <w:pPr>
        <w:ind w:firstLine="0"/>
        <w:rPr>
          <w:rFonts w:cs="Times"/>
        </w:rPr>
      </w:pPr>
    </w:p>
    <w:p w14:paraId="4F59205D" w14:textId="7FE0F503" w:rsidR="00170EA2" w:rsidRDefault="00170EA2" w:rsidP="00170EA2">
      <w:pPr>
        <w:ind w:firstLine="0"/>
        <w:rPr>
          <w:rFonts w:cs="Times"/>
        </w:rPr>
      </w:pPr>
      <w:r>
        <w:rPr>
          <w:rFonts w:cs="Times"/>
        </w:rPr>
        <w:t>The highest possible difficulty target is defined as 0x1d00fff [</w:t>
      </w:r>
      <w:r w:rsidR="7287C4E0">
        <w:rPr>
          <w:rFonts w:cs="Times"/>
        </w:rPr>
        <w:t>1</w:t>
      </w:r>
      <w:r w:rsidR="00897330">
        <w:rPr>
          <w:rFonts w:cs="Times"/>
        </w:rPr>
        <w:t>2</w:t>
      </w:r>
      <w:r>
        <w:rPr>
          <w:rFonts w:cs="Times"/>
        </w:rPr>
        <w:t>]. We can derive this into a hexadecimal target by:</w:t>
      </w:r>
    </w:p>
    <w:p w14:paraId="293B6B59" w14:textId="77777777" w:rsidR="00170EA2" w:rsidRDefault="00170EA2" w:rsidP="00170EA2">
      <w:pPr>
        <w:ind w:firstLine="0"/>
        <w:rPr>
          <w:rFonts w:cs="Times"/>
        </w:rPr>
      </w:pPr>
    </w:p>
    <w:tbl>
      <w:tblPr>
        <w:tblW w:w="7057" w:type="dxa"/>
        <w:tblLayout w:type="fixed"/>
        <w:tblCellMar>
          <w:left w:w="70" w:type="dxa"/>
          <w:right w:w="70" w:type="dxa"/>
        </w:tblCellMar>
        <w:tblLook w:val="0000" w:firstRow="0" w:lastRow="0" w:firstColumn="0" w:lastColumn="0" w:noHBand="0" w:noVBand="0"/>
      </w:tblPr>
      <w:tblGrid>
        <w:gridCol w:w="6449"/>
        <w:gridCol w:w="608"/>
      </w:tblGrid>
      <w:tr w:rsidR="00170EA2" w:rsidRPr="00371779" w14:paraId="4DC843CF" w14:textId="77777777" w:rsidTr="00754C45">
        <w:tc>
          <w:tcPr>
            <w:tcW w:w="6449" w:type="dxa"/>
          </w:tcPr>
          <w:p w14:paraId="67920DD2" w14:textId="77777777" w:rsidR="00170EA2" w:rsidRDefault="00170EA2" w:rsidP="00754C45">
            <w:pPr>
              <w:pStyle w:val="equation"/>
              <w:tabs>
                <w:tab w:val="clear" w:pos="6237"/>
              </w:tabs>
              <w:ind w:left="0" w:firstLine="0"/>
            </w:pPr>
            <w:r>
              <w:rPr>
                <w:rFonts w:cs="Times"/>
              </w:rPr>
              <w:t>difficulty_1_target = 0x00fff * 2</w:t>
            </w:r>
            <w:r>
              <w:rPr>
                <w:rFonts w:cs="Times"/>
                <w:vertAlign w:val="superscript"/>
              </w:rPr>
              <w:t xml:space="preserve">(8 (0x1d - 3)) </w:t>
            </w:r>
            <w:r w:rsidRPr="00371779">
              <w:t>.</w:t>
            </w:r>
          </w:p>
          <w:p w14:paraId="69291EFB" w14:textId="77777777" w:rsidR="00170EA2" w:rsidRPr="000C23B2" w:rsidRDefault="00170EA2" w:rsidP="00754C45">
            <w:pPr>
              <w:pStyle w:val="equation"/>
              <w:tabs>
                <w:tab w:val="clear" w:pos="6237"/>
              </w:tabs>
              <w:ind w:left="0" w:firstLine="0"/>
              <w:rPr>
                <w:rFonts w:cs="Times"/>
              </w:rPr>
            </w:pPr>
            <w:r>
              <w:rPr>
                <w:rFonts w:cs="Times"/>
              </w:rPr>
              <w:t xml:space="preserve">Where </w:t>
            </w:r>
            <w:r>
              <w:rPr>
                <w:rFonts w:cs="Times"/>
                <w:i/>
              </w:rPr>
              <w:t xml:space="preserve">difficulty_1_target </w:t>
            </w:r>
            <w:r>
              <w:rPr>
                <w:rFonts w:cs="Times"/>
              </w:rPr>
              <w:t>is the highest possible target, difficulty 1.</w:t>
            </w:r>
          </w:p>
        </w:tc>
        <w:tc>
          <w:tcPr>
            <w:tcW w:w="608" w:type="dxa"/>
          </w:tcPr>
          <w:p w14:paraId="69968063" w14:textId="77777777" w:rsidR="00170EA2" w:rsidRPr="00371779" w:rsidRDefault="00170EA2" w:rsidP="00754C45">
            <w:pPr>
              <w:pStyle w:val="equation"/>
              <w:tabs>
                <w:tab w:val="clear" w:pos="6237"/>
              </w:tabs>
              <w:ind w:left="0" w:firstLine="0"/>
              <w:jc w:val="right"/>
            </w:pPr>
            <w:r w:rsidRPr="00371779">
              <w:t>(</w:t>
            </w:r>
            <w:r>
              <w:rPr>
                <w:b/>
              </w:rPr>
              <w:t>2</w:t>
            </w:r>
            <w:r w:rsidRPr="00371779">
              <w:t>)</w:t>
            </w:r>
          </w:p>
        </w:tc>
      </w:tr>
    </w:tbl>
    <w:p w14:paraId="16DE40FB" w14:textId="77777777" w:rsidR="00170EA2" w:rsidRDefault="00170EA2" w:rsidP="00170EA2">
      <w:pPr>
        <w:ind w:firstLine="0"/>
        <w:rPr>
          <w:rFonts w:cs="Times"/>
        </w:rPr>
      </w:pPr>
    </w:p>
    <w:p w14:paraId="676F9C6C" w14:textId="77777777" w:rsidR="00170EA2" w:rsidRDefault="00170EA2" w:rsidP="00170EA2">
      <w:pPr>
        <w:ind w:firstLine="0"/>
        <w:rPr>
          <w:rFonts w:cs="Times"/>
        </w:rPr>
      </w:pPr>
      <w:commentRangeStart w:id="209"/>
      <w:r>
        <w:rPr>
          <w:rFonts w:cs="Times"/>
        </w:rPr>
        <w:t>Then, we can calculate the difficulty by:</w:t>
      </w:r>
    </w:p>
    <w:commentRangeEnd w:id="209"/>
    <w:p w14:paraId="3FD0C0C3" w14:textId="77777777" w:rsidR="00170EA2" w:rsidRDefault="00551CBE" w:rsidP="00170EA2">
      <w:pPr>
        <w:ind w:firstLine="180"/>
        <w:jc w:val="center"/>
        <w:rPr>
          <w:rFonts w:cs="Times"/>
        </w:rPr>
      </w:pPr>
      <w:r>
        <w:rPr>
          <w:rStyle w:val="CommentReference"/>
        </w:rPr>
        <w:commentReference w:id="209"/>
      </w:r>
    </w:p>
    <w:tbl>
      <w:tblPr>
        <w:tblW w:w="7057" w:type="dxa"/>
        <w:tblLayout w:type="fixed"/>
        <w:tblCellMar>
          <w:left w:w="70" w:type="dxa"/>
          <w:right w:w="70" w:type="dxa"/>
        </w:tblCellMar>
        <w:tblLook w:val="0000" w:firstRow="0" w:lastRow="0" w:firstColumn="0" w:lastColumn="0" w:noHBand="0" w:noVBand="0"/>
      </w:tblPr>
      <w:tblGrid>
        <w:gridCol w:w="6449"/>
        <w:gridCol w:w="608"/>
      </w:tblGrid>
      <w:tr w:rsidR="00170EA2" w:rsidRPr="00371779" w14:paraId="47E17C9A" w14:textId="77777777" w:rsidTr="00754C45">
        <w:tc>
          <w:tcPr>
            <w:tcW w:w="6449" w:type="dxa"/>
          </w:tcPr>
          <w:p w14:paraId="467FD766" w14:textId="77777777" w:rsidR="00170EA2" w:rsidRPr="000C23B2" w:rsidRDefault="00170EA2" w:rsidP="00754C45">
            <w:pPr>
              <w:pStyle w:val="equation"/>
              <w:tabs>
                <w:tab w:val="clear" w:pos="6237"/>
              </w:tabs>
              <w:ind w:left="0" w:firstLine="0"/>
            </w:pPr>
            <w:r>
              <w:rPr>
                <w:rFonts w:cs="Times"/>
              </w:rPr>
              <w:t xml:space="preserve">D = difficulty_1_target / current_target </w:t>
            </w:r>
            <w:r w:rsidRPr="00371779">
              <w:t>.</w:t>
            </w:r>
          </w:p>
        </w:tc>
        <w:tc>
          <w:tcPr>
            <w:tcW w:w="608" w:type="dxa"/>
          </w:tcPr>
          <w:p w14:paraId="317746BD" w14:textId="77777777" w:rsidR="00170EA2" w:rsidRPr="00371779" w:rsidRDefault="00170EA2" w:rsidP="00754C45">
            <w:pPr>
              <w:pStyle w:val="equation"/>
              <w:tabs>
                <w:tab w:val="clear" w:pos="6237"/>
              </w:tabs>
              <w:ind w:left="0" w:firstLine="0"/>
              <w:jc w:val="right"/>
            </w:pPr>
            <w:r w:rsidRPr="00371779">
              <w:t>(</w:t>
            </w:r>
            <w:r>
              <w:rPr>
                <w:b/>
              </w:rPr>
              <w:t>3</w:t>
            </w:r>
            <w:r w:rsidRPr="00371779">
              <w:t>)</w:t>
            </w:r>
          </w:p>
        </w:tc>
      </w:tr>
    </w:tbl>
    <w:p w14:paraId="307605C6" w14:textId="76308846" w:rsidR="00170EA2" w:rsidRPr="009A3755" w:rsidRDefault="00AF5AA0" w:rsidP="00170EA2">
      <w:pPr>
        <w:pStyle w:val="heading20"/>
      </w:pPr>
      <w:r>
        <w:t>4</w:t>
      </w:r>
      <w:r w:rsidR="00170EA2">
        <w:t>.2   Transaction level</w:t>
      </w:r>
      <w:r w:rsidR="00170EA2" w:rsidRPr="009A3755">
        <w:t xml:space="preserve"> </w:t>
      </w:r>
    </w:p>
    <w:p w14:paraId="3AC85100" w14:textId="096E857D" w:rsidR="00170EA2" w:rsidRDefault="00170EA2" w:rsidP="3DC20BD3">
      <w:pPr>
        <w:ind w:firstLine="0"/>
      </w:pPr>
      <w:commentRangeStart w:id="210"/>
      <w:r>
        <w:t>Inside each block, there are multiple transactions. “</w:t>
      </w:r>
      <w:r w:rsidRPr="00FA75E3">
        <w:t>A transaction is a transfer of Bitcoin value that is broadcast to the ne</w:t>
      </w:r>
      <w:r>
        <w:t>twork and collected into blocks” [</w:t>
      </w:r>
      <w:r w:rsidR="7287C4E0">
        <w:t>1</w:t>
      </w:r>
      <w:r w:rsidR="005E1BEA">
        <w:t>3</w:t>
      </w:r>
      <w:r>
        <w:t xml:space="preserve">]. </w:t>
      </w:r>
      <w:commentRangeEnd w:id="210"/>
      <w:r w:rsidR="00551CBE">
        <w:rPr>
          <w:rStyle w:val="CommentReference"/>
        </w:rPr>
        <w:commentReference w:id="210"/>
      </w:r>
      <w:r>
        <w:t xml:space="preserve">The transaction will reference previous transaction outputs as the new transaction inputs. Then dedicates all input coin values to new outputs. Since transactions are not encrypted, every single transaction can be seen inside a block. </w:t>
      </w:r>
    </w:p>
    <w:p w14:paraId="2D9BCC82" w14:textId="5B732519" w:rsidR="00170EA2" w:rsidRDefault="00170EA2" w:rsidP="00551CBE">
      <w:pPr>
        <w:ind w:firstLine="709"/>
        <w:pPrChange w:id="211" w:author="Daniel Engels" w:date="2018-04-13T16:54:00Z">
          <w:pPr>
            <w:ind w:firstLine="0"/>
          </w:pPr>
        </w:pPrChange>
      </w:pPr>
      <w:r>
        <w:t>The input is a reference to the output from the previous transaction. There can be many inputs per transaction. All of the inputs for a single transaction are added up and then used in the outputs of the new transaction [</w:t>
      </w:r>
      <w:r w:rsidR="5CBC51A0">
        <w:t>1</w:t>
      </w:r>
      <w:r w:rsidR="005E1BEA">
        <w:t>3</w:t>
      </w:r>
      <w:r>
        <w:t>]. The output contains the instructions for sending the cryptocurrency over the network. Just like the inputs, there can be multiple outputs in a transaction that will share the added values of the inputs [</w:t>
      </w:r>
      <w:r w:rsidR="5CBC51A0">
        <w:t>1</w:t>
      </w:r>
      <w:r w:rsidR="005E1BEA">
        <w:t>3</w:t>
      </w:r>
      <w:r>
        <w:t>].</w:t>
      </w:r>
    </w:p>
    <w:p w14:paraId="6CA1A8FE" w14:textId="77777777" w:rsidR="00170EA2" w:rsidRDefault="00170EA2" w:rsidP="00170EA2">
      <w:pPr>
        <w:ind w:firstLine="0"/>
      </w:pPr>
    </w:p>
    <w:p w14:paraId="0E90C549" w14:textId="5CF15101" w:rsidR="00170EA2" w:rsidRDefault="00170EA2" w:rsidP="00170EA2">
      <w:pPr>
        <w:ind w:firstLine="0"/>
        <w:jc w:val="center"/>
      </w:pPr>
      <w:del w:id="212" w:author="Daniel Engels" w:date="2018-04-13T16:53:00Z">
        <w:r w:rsidDel="00551CBE">
          <w:rPr>
            <w:noProof/>
          </w:rPr>
          <w:drawing>
            <wp:inline distT="0" distB="0" distL="0" distR="0" wp14:anchorId="3ADC7A77" wp14:editId="30BD846E">
              <wp:extent cx="2868984" cy="2381913"/>
              <wp:effectExtent l="0" t="0" r="7620" b="0"/>
              <wp:docPr id="22939570" name="picture" descr="File: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8984" cy="2381913"/>
                      </a:xfrm>
                      <a:prstGeom prst="rect">
                        <a:avLst/>
                      </a:prstGeom>
                    </pic:spPr>
                  </pic:pic>
                </a:graphicData>
              </a:graphic>
            </wp:inline>
          </w:drawing>
        </w:r>
      </w:del>
    </w:p>
    <w:p w14:paraId="247004E9" w14:textId="5A2068C4" w:rsidR="00170EA2" w:rsidRDefault="00170EA2" w:rsidP="00D03AED">
      <w:pPr>
        <w:spacing w:before="120" w:after="240"/>
        <w:ind w:firstLine="0"/>
        <w:rPr>
          <w:sz w:val="18"/>
          <w:szCs w:val="18"/>
        </w:rPr>
      </w:pPr>
      <w:r w:rsidRPr="015E07B2">
        <w:rPr>
          <w:b/>
          <w:sz w:val="18"/>
          <w:szCs w:val="18"/>
        </w:rPr>
        <w:t xml:space="preserve">Fig. </w:t>
      </w:r>
      <w:r w:rsidR="015E07B2" w:rsidRPr="015E07B2">
        <w:rPr>
          <w:b/>
          <w:bCs/>
          <w:sz w:val="18"/>
          <w:szCs w:val="18"/>
        </w:rPr>
        <w:t>4.</w:t>
      </w:r>
      <w:r>
        <w:t xml:space="preserve"> </w:t>
      </w:r>
      <w:r w:rsidRPr="6AA07AFD">
        <w:rPr>
          <w:sz w:val="18"/>
          <w:szCs w:val="18"/>
        </w:rPr>
        <w:t>A sends 100 BTC to C and C generates 50 BTC. C sends 101 BTC to D. D sends the 101 BTC to someone else, but they haven't redeemed it yet. Only D's output and C's change are capable of being spent in the current state [</w:t>
      </w:r>
      <w:r w:rsidR="5CBC51A0" w:rsidRPr="6AA07AFD">
        <w:rPr>
          <w:sz w:val="18"/>
          <w:szCs w:val="18"/>
        </w:rPr>
        <w:t>1</w:t>
      </w:r>
      <w:r w:rsidR="006E459B">
        <w:rPr>
          <w:sz w:val="18"/>
          <w:szCs w:val="18"/>
        </w:rPr>
        <w:t>3</w:t>
      </w:r>
      <w:r>
        <w:t xml:space="preserve">]. </w:t>
      </w:r>
    </w:p>
    <w:p w14:paraId="59BAA556" w14:textId="40526163" w:rsidR="00170EA2" w:rsidRDefault="00170EA2" w:rsidP="00170EA2">
      <w:r>
        <w:t>In order to verify that the inputs are authorized to collect the values that are referenced in the outputs, a Forth-like scripting system is used. There are two parts to the scripting system for all transactions made, scriptSig and scriptPubKey [</w:t>
      </w:r>
      <w:r w:rsidR="5CBC51A0">
        <w:t>1</w:t>
      </w:r>
      <w:r w:rsidR="003F6993">
        <w:t>4</w:t>
      </w:r>
      <w:r>
        <w:t xml:space="preserve">]. The inputs are a part of the scriptSig and the referenced outputs are a part of the scriptPubKey. </w:t>
      </w:r>
    </w:p>
    <w:p w14:paraId="16D3E4E1" w14:textId="65EAE235" w:rsidR="6B9D6C99" w:rsidRDefault="00170EA2" w:rsidP="6B9D6C99">
      <w:pPr>
        <w:rPr>
          <w:ins w:id="213" w:author="Daniel Engels" w:date="2018-04-12T11:07:00Z"/>
        </w:rPr>
      </w:pPr>
      <w:r>
        <w:t>The script is composed of a list of instructions that are recorded with each transaction. These instructions describe how well the next client can gain access to the cryptocurrency being transferred. The client that is spending the cryptocurrency must provide two things</w:t>
      </w:r>
      <w:r w:rsidR="006C71D5">
        <w:t xml:space="preserve">: </w:t>
      </w:r>
      <w:r>
        <w:t>a public key that has the destination address rooted in the script and a signature to prove the ownership of the private key that corresponds to the public key [</w:t>
      </w:r>
      <w:r w:rsidR="5CBC51A0">
        <w:t>1</w:t>
      </w:r>
      <w:r w:rsidR="003F6993">
        <w:t>5</w:t>
      </w:r>
      <w:r>
        <w:t>].</w:t>
      </w:r>
    </w:p>
    <w:p w14:paraId="7EF4F02E" w14:textId="15AF0841" w:rsidR="00D91C50" w:rsidRDefault="00D91C50" w:rsidP="6B9D6C99">
      <w:pPr>
        <w:rPr>
          <w:ins w:id="214" w:author="Daniel Engels" w:date="2018-04-12T11:07:00Z"/>
        </w:rPr>
      </w:pPr>
    </w:p>
    <w:p w14:paraId="76DC5CAF" w14:textId="73C5B57A" w:rsidR="00D91C50" w:rsidRDefault="00D91C50" w:rsidP="002C04B9">
      <w:pPr>
        <w:outlineLvl w:val="0"/>
      </w:pPr>
      <w:ins w:id="215" w:author="Daniel Engels" w:date="2018-04-12T11:07:00Z">
        <w:r>
          <w:t>WHAT DOES THE REST OF YOUR PAPER STRUCTURE LOOK LIKE?</w:t>
        </w:r>
      </w:ins>
    </w:p>
    <w:p w14:paraId="3A995137" w14:textId="5506E372" w:rsidR="00D47B23" w:rsidDel="00D91C50" w:rsidRDefault="6B9D6C99" w:rsidP="002C04B9">
      <w:pPr>
        <w:pStyle w:val="heading10"/>
        <w:outlineLvl w:val="0"/>
        <w:rPr>
          <w:del w:id="216" w:author="Daniel Engels" w:date="2018-04-12T11:07:00Z"/>
        </w:rPr>
      </w:pPr>
      <w:del w:id="217" w:author="Daniel Engels" w:date="2018-04-12T11:07:00Z">
        <w:r w:rsidDel="00D91C50">
          <w:delText xml:space="preserve">5   Advisor </w:delText>
        </w:r>
        <w:r w:rsidR="00727DC9" w:rsidDel="00D91C50">
          <w:delText>Biographies</w:delText>
        </w:r>
      </w:del>
    </w:p>
    <w:p w14:paraId="701B7E54" w14:textId="2743269C" w:rsidR="00727DC9" w:rsidRPr="009A3755" w:rsidDel="00D91C50" w:rsidRDefault="00727DC9" w:rsidP="002C04B9">
      <w:pPr>
        <w:pStyle w:val="heading20"/>
        <w:outlineLvl w:val="0"/>
        <w:rPr>
          <w:del w:id="218" w:author="Daniel Engels" w:date="2018-04-12T11:07:00Z"/>
        </w:rPr>
      </w:pPr>
      <w:del w:id="219" w:author="Daniel Engels" w:date="2018-04-12T11:07:00Z">
        <w:r w:rsidDel="00D91C50">
          <w:delText>5.1   Craig Hall</w:delText>
        </w:r>
        <w:r w:rsidRPr="009A3755" w:rsidDel="00D91C50">
          <w:delText xml:space="preserve"> </w:delText>
        </w:r>
      </w:del>
    </w:p>
    <w:p w14:paraId="071FF58B" w14:textId="562D0630" w:rsidR="00727DC9" w:rsidRPr="00727DC9" w:rsidDel="00D91C50" w:rsidRDefault="00727DC9" w:rsidP="002C04B9">
      <w:pPr>
        <w:pStyle w:val="p1a"/>
        <w:outlineLvl w:val="0"/>
        <w:rPr>
          <w:del w:id="220" w:author="Daniel Engels" w:date="2018-04-12T11:07:00Z"/>
        </w:rPr>
      </w:pPr>
    </w:p>
    <w:p w14:paraId="26CD8C3D" w14:textId="757007DF" w:rsidR="00D47B23" w:rsidRPr="00D47B23" w:rsidDel="00D91C50" w:rsidRDefault="6B9D6C99" w:rsidP="002C04B9">
      <w:pPr>
        <w:pStyle w:val="p1a"/>
        <w:outlineLvl w:val="0"/>
        <w:rPr>
          <w:del w:id="221" w:author="Daniel Engels" w:date="2018-04-12T11:07:00Z"/>
        </w:rPr>
      </w:pPr>
      <w:del w:id="222" w:author="Daniel Engels" w:date="2018-04-12T11:07:00Z">
        <w:r w:rsidDel="00D91C50">
          <w:delText xml:space="preserve">Craig Hall serves as the Executive Fellow focused on "digital value" within the Center for Finance Strategy Innovation at Jindal School of Management. Craig is also a member of the University of Texas (Dallas) Computer Science Advisory Board helping with corporate and community insight for the Erik Jonsson School of Engineering and Computer Science.  </w:delText>
        </w:r>
      </w:del>
    </w:p>
    <w:p w14:paraId="3689D129" w14:textId="441A7A4D" w:rsidR="00D47B23" w:rsidDel="00D91C50" w:rsidRDefault="6B9D6C99" w:rsidP="002C04B9">
      <w:pPr>
        <w:ind w:left="-5"/>
        <w:outlineLvl w:val="0"/>
        <w:rPr>
          <w:del w:id="223" w:author="Daniel Engels" w:date="2018-04-12T11:07:00Z"/>
        </w:rPr>
      </w:pPr>
      <w:del w:id="224" w:author="Daniel Engels" w:date="2018-04-12T11:07:00Z">
        <w:r w:rsidDel="00D91C50">
          <w:delText xml:space="preserve">He is the founder and CEO of Caudicum Company which is a blockchain development boutique for enterprise solutions requiring cryptologic and identity/governance solutions to allow legacy systems to operate in secure distributed cloud and internet communications (block-grading existing companies).  </w:delText>
        </w:r>
      </w:del>
    </w:p>
    <w:p w14:paraId="6E590EBC" w14:textId="2CC32439" w:rsidR="00727DC9" w:rsidDel="00D91C50" w:rsidRDefault="6B9D6C99" w:rsidP="002C04B9">
      <w:pPr>
        <w:outlineLvl w:val="0"/>
        <w:rPr>
          <w:del w:id="225" w:author="Daniel Engels" w:date="2018-04-12T11:07:00Z"/>
        </w:rPr>
      </w:pPr>
      <w:del w:id="226" w:author="Daniel Engels" w:date="2018-04-12T11:07:00Z">
        <w:r w:rsidDel="00D91C50">
          <w:delText>Craig has worked in government, major global companies and start-up organizations with projects that have won significant acclaim including Technology Hall of Fame at the Smithsonian Institution 2000 (LVLT), Bronze technology innovation award from Wall Street Journal in 2009 (VNL), and World Economic Forum's Pioneer Technology Award in 2010. He graduated from the University of Utah and has served on trustee technology and advisory committees at Carnegie Mellon University and Columbia University Graduate School of Business.</w:delText>
        </w:r>
      </w:del>
    </w:p>
    <w:p w14:paraId="34E3726D" w14:textId="66CE925C" w:rsidR="00727DC9" w:rsidRPr="009A3755" w:rsidDel="00D91C50" w:rsidRDefault="00727DC9" w:rsidP="002C04B9">
      <w:pPr>
        <w:pStyle w:val="heading20"/>
        <w:outlineLvl w:val="0"/>
        <w:rPr>
          <w:del w:id="227" w:author="Daniel Engels" w:date="2018-04-12T11:07:00Z"/>
        </w:rPr>
      </w:pPr>
      <w:del w:id="228" w:author="Daniel Engels" w:date="2018-04-12T11:07:00Z">
        <w:r w:rsidDel="00D91C50">
          <w:delText xml:space="preserve">5.2   Pablo </w:delText>
        </w:r>
        <w:r w:rsidR="00750235" w:rsidDel="00D91C50">
          <w:rPr>
            <w:rStyle w:val="gi"/>
          </w:rPr>
          <w:delText>Peillard</w:delText>
        </w:r>
      </w:del>
    </w:p>
    <w:p w14:paraId="0DE37A0A" w14:textId="2C05E580" w:rsidR="00727DC9" w:rsidDel="00D91C50" w:rsidRDefault="00727DC9" w:rsidP="002C04B9">
      <w:pPr>
        <w:pStyle w:val="p1a"/>
        <w:outlineLvl w:val="0"/>
        <w:rPr>
          <w:del w:id="229" w:author="Daniel Engels" w:date="2018-04-12T11:07:00Z"/>
        </w:rPr>
      </w:pPr>
      <w:del w:id="230" w:author="Daniel Engels" w:date="2018-04-12T11:07:00Z">
        <w:r w:rsidDel="00D91C50">
          <w:delText>Pablo is a strong marketing professional seeking a Bachelor of Science (BS) focused in Computer Science from The University of Texas at Dallas. Pablo has built custom cloud deployments for upgrading software companies. He has also developed custom AI PoC’s using the Watson platform. For the past year he has been working on custom blockchain applications. He is also president of UTDesign Makerspace, an organization built around encouraging engineers to build their own projects, and student-chair for the Jonsson School Student Enrichment Center, which organizes engineering-focused tutoring for upperclassmen.</w:delText>
        </w:r>
      </w:del>
    </w:p>
    <w:p w14:paraId="5BCEEE8F" w14:textId="4A32303F" w:rsidR="00153837" w:rsidRDefault="19983E80" w:rsidP="002C04B9">
      <w:pPr>
        <w:pStyle w:val="heading10"/>
        <w:outlineLvl w:val="0"/>
      </w:pPr>
      <w:commentRangeStart w:id="231"/>
      <w:r w:rsidRPr="25173142">
        <w:t>Reference</w:t>
      </w:r>
      <w:r w:rsidR="00AC1CC4">
        <w:t>s</w:t>
      </w:r>
      <w:commentRangeEnd w:id="231"/>
      <w:r w:rsidR="00D91C50">
        <w:rPr>
          <w:rStyle w:val="CommentReference"/>
          <w:b w:val="0"/>
        </w:rPr>
        <w:commentReference w:id="231"/>
      </w:r>
    </w:p>
    <w:p w14:paraId="268D878E" w14:textId="1FDF95F7" w:rsidR="25173142" w:rsidRPr="0038701F" w:rsidRDefault="25173142" w:rsidP="76540950">
      <w:pPr>
        <w:pStyle w:val="p1a"/>
        <w:numPr>
          <w:ilvl w:val="0"/>
          <w:numId w:val="16"/>
        </w:numPr>
        <w:ind w:left="230" w:hanging="230"/>
        <w:rPr>
          <w:sz w:val="18"/>
          <w:szCs w:val="18"/>
        </w:rPr>
      </w:pPr>
      <w:r w:rsidRPr="0038701F">
        <w:rPr>
          <w:rFonts w:eastAsia="Times" w:cs="Times"/>
          <w:sz w:val="18"/>
          <w:szCs w:val="18"/>
        </w:rPr>
        <w:t xml:space="preserve">A. </w:t>
      </w:r>
      <w:commentRangeStart w:id="232"/>
      <w:r w:rsidRPr="0038701F">
        <w:rPr>
          <w:rFonts w:eastAsia="Times" w:cs="Times"/>
          <w:sz w:val="18"/>
          <w:szCs w:val="18"/>
        </w:rPr>
        <w:t>Narayanan</w:t>
      </w:r>
      <w:commentRangeEnd w:id="232"/>
      <w:r w:rsidR="00D91C50">
        <w:rPr>
          <w:rStyle w:val="CommentReference"/>
        </w:rPr>
        <w:commentReference w:id="232"/>
      </w:r>
      <w:r w:rsidRPr="0038701F">
        <w:rPr>
          <w:rFonts w:eastAsia="Times" w:cs="Times"/>
          <w:sz w:val="18"/>
          <w:szCs w:val="18"/>
        </w:rPr>
        <w:t>, J. Bonneau, E. Felten, A. Miller, S. Goldfeder “Bitcoin and Cryptocurrency Technologies: A comprehensive Introduction,” Princeton University Press. [Online]. Available: https://press.princeton.edu/titles/10908.html</w:t>
      </w:r>
    </w:p>
    <w:p w14:paraId="462E4CBF" w14:textId="7C27F4A9" w:rsidR="00153837" w:rsidRPr="0038701F" w:rsidRDefault="00153837" w:rsidP="76540950">
      <w:pPr>
        <w:pStyle w:val="p1a"/>
        <w:numPr>
          <w:ilvl w:val="0"/>
          <w:numId w:val="16"/>
        </w:numPr>
        <w:ind w:left="230" w:hanging="230"/>
        <w:rPr>
          <w:sz w:val="18"/>
          <w:szCs w:val="18"/>
        </w:rPr>
      </w:pPr>
      <w:commentRangeStart w:id="233"/>
      <w:r w:rsidRPr="0038701F">
        <w:rPr>
          <w:rFonts w:eastAsia="Times" w:cs="Times"/>
          <w:sz w:val="18"/>
          <w:szCs w:val="18"/>
        </w:rPr>
        <w:t xml:space="preserve">Wikipedia </w:t>
      </w:r>
      <w:commentRangeEnd w:id="233"/>
      <w:r w:rsidR="00D91C50">
        <w:rPr>
          <w:rStyle w:val="CommentReference"/>
        </w:rPr>
        <w:commentReference w:id="233"/>
      </w:r>
      <w:r w:rsidRPr="0038701F">
        <w:rPr>
          <w:rFonts w:eastAsia="Times" w:cs="Times"/>
          <w:sz w:val="18"/>
          <w:szCs w:val="18"/>
        </w:rPr>
        <w:t xml:space="preserve">on Satoshi Nakamoto. [Online]. Available: </w:t>
      </w:r>
      <w:r w:rsidR="7AA4FF49" w:rsidRPr="006E7574">
        <w:rPr>
          <w:rFonts w:eastAsia="Times" w:cs="Times"/>
          <w:sz w:val="18"/>
          <w:szCs w:val="18"/>
        </w:rPr>
        <w:t>https://en.wikipedia.org/wiki/Satoshi_Nakamoto</w:t>
      </w:r>
    </w:p>
    <w:p w14:paraId="1D9DA33A" w14:textId="2D520C70" w:rsidR="00153837" w:rsidRPr="0038701F" w:rsidRDefault="00153837" w:rsidP="76540950">
      <w:pPr>
        <w:pStyle w:val="p1a"/>
        <w:numPr>
          <w:ilvl w:val="0"/>
          <w:numId w:val="16"/>
        </w:numPr>
        <w:ind w:left="230" w:hanging="230"/>
        <w:rPr>
          <w:sz w:val="18"/>
          <w:szCs w:val="18"/>
        </w:rPr>
      </w:pPr>
      <w:r w:rsidRPr="0038701F">
        <w:rPr>
          <w:rFonts w:eastAsia="Times" w:cs="Times"/>
          <w:sz w:val="18"/>
          <w:szCs w:val="18"/>
        </w:rPr>
        <w:t>Satoshi Nakamoto, “Bitcoin: A Peer-to-Peer Electronic Cash System”. [</w:t>
      </w:r>
      <w:commentRangeStart w:id="234"/>
      <w:r w:rsidRPr="0038701F">
        <w:rPr>
          <w:rFonts w:eastAsia="Times" w:cs="Times"/>
          <w:sz w:val="18"/>
          <w:szCs w:val="18"/>
        </w:rPr>
        <w:t>Online</w:t>
      </w:r>
      <w:commentRangeEnd w:id="234"/>
      <w:r w:rsidR="00D91C50">
        <w:rPr>
          <w:rStyle w:val="CommentReference"/>
        </w:rPr>
        <w:commentReference w:id="234"/>
      </w:r>
      <w:r w:rsidRPr="0038701F">
        <w:rPr>
          <w:rFonts w:eastAsia="Times" w:cs="Times"/>
          <w:sz w:val="18"/>
          <w:szCs w:val="18"/>
        </w:rPr>
        <w:t xml:space="preserve">]. Available: </w:t>
      </w:r>
      <w:r w:rsidR="7AA4FF49" w:rsidRPr="006E7574">
        <w:rPr>
          <w:rFonts w:eastAsia="Times" w:cs="Times"/>
          <w:sz w:val="18"/>
          <w:szCs w:val="18"/>
        </w:rPr>
        <w:t>https://bitcoin.org/bitcoin.pdf</w:t>
      </w:r>
    </w:p>
    <w:p w14:paraId="6116F649" w14:textId="671002F1" w:rsidR="00153837" w:rsidRPr="0038701F" w:rsidRDefault="00153837" w:rsidP="76540950">
      <w:pPr>
        <w:pStyle w:val="p1a"/>
        <w:numPr>
          <w:ilvl w:val="0"/>
          <w:numId w:val="16"/>
        </w:numPr>
        <w:ind w:left="230" w:hanging="230"/>
        <w:rPr>
          <w:sz w:val="18"/>
          <w:szCs w:val="18"/>
        </w:rPr>
      </w:pPr>
      <w:r w:rsidRPr="0038701F">
        <w:rPr>
          <w:rFonts w:eastAsia="Times" w:cs="Times"/>
          <w:sz w:val="18"/>
          <w:szCs w:val="18"/>
        </w:rPr>
        <w:t xml:space="preserve">A. Marshall “Combined Crypto Market Capitalization Races Past $800 Bln”Jan 07, 2018. [Online]. Available: </w:t>
      </w:r>
      <w:r w:rsidR="7AA4FF49" w:rsidRPr="006E7574">
        <w:rPr>
          <w:rFonts w:eastAsia="Times" w:cs="Times"/>
          <w:sz w:val="18"/>
          <w:szCs w:val="18"/>
        </w:rPr>
        <w:t>https://cointelegraph.com/news/combined-crypto-market-capitalization-races-past-800-bln</w:t>
      </w:r>
    </w:p>
    <w:p w14:paraId="33AADFBB" w14:textId="1A013442" w:rsidR="00153837" w:rsidRPr="0038701F" w:rsidRDefault="00153837" w:rsidP="76540950">
      <w:pPr>
        <w:pStyle w:val="p1a"/>
        <w:numPr>
          <w:ilvl w:val="0"/>
          <w:numId w:val="16"/>
        </w:numPr>
        <w:ind w:left="230" w:hanging="230"/>
        <w:rPr>
          <w:sz w:val="18"/>
          <w:szCs w:val="18"/>
        </w:rPr>
      </w:pPr>
      <w:r w:rsidRPr="0038701F">
        <w:rPr>
          <w:rFonts w:eastAsia="Times" w:cs="Times"/>
          <w:sz w:val="18"/>
          <w:szCs w:val="18"/>
        </w:rPr>
        <w:t xml:space="preserve">Dr. G. Hileman, M. Rauchs University of Cambridge – Judge Business School “Global Cryptocurrency Benchmarking Study”. [Online]. Available: </w:t>
      </w:r>
      <w:r w:rsidR="7AA4FF49" w:rsidRPr="006E7574">
        <w:rPr>
          <w:rFonts w:eastAsia="Times" w:cs="Times"/>
          <w:sz w:val="18"/>
          <w:szCs w:val="18"/>
        </w:rPr>
        <w:t>https://www.jbs.cam.ac.uk/fileadmin/user_upload/research/centres/alternative-finance/downloads/2017-global-cryptocurrency-benchmarking-study.pdf</w:t>
      </w:r>
    </w:p>
    <w:p w14:paraId="24090AAC" w14:textId="7625A1F8" w:rsidR="00153837" w:rsidRPr="0038701F" w:rsidRDefault="00153837" w:rsidP="76540950">
      <w:pPr>
        <w:pStyle w:val="p1a"/>
        <w:numPr>
          <w:ilvl w:val="0"/>
          <w:numId w:val="16"/>
        </w:numPr>
        <w:ind w:left="230" w:hanging="230"/>
        <w:rPr>
          <w:sz w:val="18"/>
          <w:szCs w:val="18"/>
        </w:rPr>
      </w:pPr>
      <w:r w:rsidRPr="0038701F">
        <w:rPr>
          <w:rFonts w:eastAsia="Times" w:cs="Times"/>
          <w:sz w:val="18"/>
          <w:szCs w:val="18"/>
        </w:rPr>
        <w:t xml:space="preserve">Blockgeeks, “What is Blockchain technology? A step by step guide for beginners,” [Online]. Available: </w:t>
      </w:r>
      <w:r w:rsidR="7AA4FF49" w:rsidRPr="006E7574">
        <w:rPr>
          <w:rFonts w:eastAsia="Times" w:cs="Times"/>
          <w:sz w:val="18"/>
          <w:szCs w:val="18"/>
        </w:rPr>
        <w:t>https://blockgeeks.com/guides/what-is-blockchain-technology/</w:t>
      </w:r>
    </w:p>
    <w:p w14:paraId="1D06ADBF" w14:textId="605F1A1F" w:rsidR="00153837" w:rsidRPr="0038701F" w:rsidRDefault="00153837" w:rsidP="76540950">
      <w:pPr>
        <w:pStyle w:val="p1a"/>
        <w:numPr>
          <w:ilvl w:val="0"/>
          <w:numId w:val="16"/>
        </w:numPr>
        <w:ind w:left="230" w:hanging="230"/>
        <w:rPr>
          <w:sz w:val="18"/>
          <w:szCs w:val="18"/>
        </w:rPr>
      </w:pPr>
      <w:r w:rsidRPr="0038701F">
        <w:rPr>
          <w:rFonts w:eastAsia="Times" w:cs="Times"/>
          <w:sz w:val="18"/>
          <w:szCs w:val="18"/>
        </w:rPr>
        <w:t>R. Franco, Chapter 7, “Understanding Bitcoin Cryptography Engineering and Economics</w:t>
      </w:r>
      <w:r w:rsidRPr="0038701F">
        <w:rPr>
          <w:rFonts w:eastAsia="Times" w:cs="Times"/>
          <w:i/>
          <w:sz w:val="18"/>
          <w:szCs w:val="18"/>
        </w:rPr>
        <w:t>”</w:t>
      </w:r>
      <w:r w:rsidRPr="0038701F">
        <w:rPr>
          <w:rFonts w:eastAsia="Times" w:cs="Times"/>
          <w:sz w:val="18"/>
          <w:szCs w:val="18"/>
        </w:rPr>
        <w:t>, 2014.</w:t>
      </w:r>
    </w:p>
    <w:p w14:paraId="07094189" w14:textId="0096419D" w:rsidR="1F90232B" w:rsidRPr="0038701F" w:rsidRDefault="00153837" w:rsidP="76540950">
      <w:pPr>
        <w:pStyle w:val="p1a"/>
        <w:numPr>
          <w:ilvl w:val="0"/>
          <w:numId w:val="16"/>
        </w:numPr>
        <w:ind w:left="230" w:hanging="230"/>
        <w:rPr>
          <w:rFonts w:eastAsia="Times" w:cs="Times"/>
          <w:sz w:val="18"/>
          <w:szCs w:val="18"/>
          <w:u w:val="single"/>
        </w:rPr>
      </w:pPr>
      <w:r w:rsidRPr="0038701F">
        <w:rPr>
          <w:rFonts w:eastAsia="Times" w:cs="Times"/>
          <w:sz w:val="18"/>
          <w:szCs w:val="18"/>
        </w:rPr>
        <w:t xml:space="preserve">S. </w:t>
      </w:r>
      <w:commentRangeStart w:id="235"/>
      <w:r w:rsidRPr="0038701F">
        <w:rPr>
          <w:rFonts w:eastAsia="Times" w:cs="Times"/>
          <w:sz w:val="18"/>
          <w:szCs w:val="18"/>
        </w:rPr>
        <w:t>Nakamoto</w:t>
      </w:r>
      <w:commentRangeEnd w:id="235"/>
      <w:r w:rsidR="00D91C50">
        <w:rPr>
          <w:rStyle w:val="CommentReference"/>
        </w:rPr>
        <w:commentReference w:id="235"/>
      </w:r>
      <w:r w:rsidRPr="0038701F">
        <w:rPr>
          <w:rFonts w:eastAsia="Times" w:cs="Times"/>
          <w:sz w:val="18"/>
          <w:szCs w:val="18"/>
        </w:rPr>
        <w:t xml:space="preserve">, “Bitcoin: A Peer-to-Peer Electronic Cash System,” [Online]. </w:t>
      </w:r>
      <w:r w:rsidR="1F90232B" w:rsidRPr="0038701F">
        <w:rPr>
          <w:rFonts w:eastAsia="Times" w:cs="Times"/>
          <w:sz w:val="18"/>
          <w:szCs w:val="18"/>
        </w:rPr>
        <w:t>Available: http://static.bitcoingroup.com.au/wp-content/uploads/2015/09/Satoshi-White-Paper.pdf</w:t>
      </w:r>
      <w:r w:rsidR="1F90232B" w:rsidRPr="0038701F">
        <w:rPr>
          <w:rFonts w:eastAsia="Times" w:cs="Times"/>
          <w:sz w:val="18"/>
          <w:szCs w:val="18"/>
          <w:u w:val="single"/>
        </w:rPr>
        <w:t>.</w:t>
      </w:r>
    </w:p>
    <w:p w14:paraId="1F5FC322" w14:textId="521B2A07" w:rsidR="00897BD2" w:rsidRPr="0038701F" w:rsidRDefault="00A03351" w:rsidP="003175E5">
      <w:pPr>
        <w:pStyle w:val="p1a"/>
        <w:numPr>
          <w:ilvl w:val="0"/>
          <w:numId w:val="16"/>
        </w:numPr>
        <w:ind w:left="230" w:hanging="230"/>
        <w:rPr>
          <w:sz w:val="18"/>
          <w:szCs w:val="18"/>
        </w:rPr>
      </w:pPr>
      <w:commentRangeStart w:id="236"/>
      <w:r w:rsidRPr="0038701F">
        <w:rPr>
          <w:sz w:val="18"/>
          <w:szCs w:val="18"/>
        </w:rPr>
        <w:t xml:space="preserve">Bitcoin </w:t>
      </w:r>
      <w:commentRangeEnd w:id="236"/>
      <w:r w:rsidR="00D91C50">
        <w:rPr>
          <w:rStyle w:val="CommentReference"/>
        </w:rPr>
        <w:commentReference w:id="236"/>
      </w:r>
      <w:r w:rsidRPr="0038701F">
        <w:rPr>
          <w:sz w:val="18"/>
          <w:szCs w:val="18"/>
        </w:rPr>
        <w:t>Blockchain; Complete Live Historical Blockchain Data.</w:t>
      </w:r>
      <w:r w:rsidR="00A07DFB" w:rsidRPr="0038701F">
        <w:rPr>
          <w:sz w:val="18"/>
          <w:szCs w:val="18"/>
        </w:rPr>
        <w:t xml:space="preserve"> Available:</w:t>
      </w:r>
      <w:r w:rsidRPr="0038701F">
        <w:rPr>
          <w:sz w:val="18"/>
          <w:szCs w:val="18"/>
        </w:rPr>
        <w:t xml:space="preserve"> </w:t>
      </w:r>
      <w:r w:rsidR="003175E5" w:rsidRPr="0038701F">
        <w:rPr>
          <w:sz w:val="18"/>
          <w:szCs w:val="18"/>
        </w:rPr>
        <w:t>https://www.kaggle.com/bigquery/bitcoin-blockchain</w:t>
      </w:r>
    </w:p>
    <w:p w14:paraId="4EA744AD" w14:textId="651EA5A3" w:rsidR="6ED4FA2D" w:rsidRPr="0038701F" w:rsidRDefault="0038701F" w:rsidP="76540950">
      <w:pPr>
        <w:pStyle w:val="ListParagraph"/>
        <w:numPr>
          <w:ilvl w:val="0"/>
          <w:numId w:val="16"/>
        </w:numPr>
        <w:spacing w:after="0" w:line="240" w:lineRule="auto"/>
        <w:ind w:left="230" w:hanging="230"/>
        <w:jc w:val="both"/>
        <w:rPr>
          <w:sz w:val="18"/>
          <w:szCs w:val="18"/>
        </w:rPr>
      </w:pPr>
      <w:r>
        <w:rPr>
          <w:rFonts w:ascii="Times" w:eastAsia="Times" w:hAnsi="Times" w:cs="Times"/>
          <w:sz w:val="18"/>
          <w:szCs w:val="18"/>
        </w:rPr>
        <w:t xml:space="preserve"> </w:t>
      </w:r>
      <w:r w:rsidR="167BC8F1" w:rsidRPr="0038701F">
        <w:rPr>
          <w:rFonts w:ascii="Times" w:eastAsia="Times" w:hAnsi="Times" w:cs="Times"/>
          <w:sz w:val="18"/>
          <w:szCs w:val="18"/>
        </w:rPr>
        <w:t>bitcoinwiki, "</w:t>
      </w:r>
      <w:r w:rsidR="5EC9A638" w:rsidRPr="0038701F">
        <w:rPr>
          <w:rFonts w:ascii="Times" w:eastAsia="Times" w:hAnsi="Times" w:cs="Times"/>
          <w:sz w:val="18"/>
          <w:szCs w:val="18"/>
        </w:rPr>
        <w:t>Protocol</w:t>
      </w:r>
      <w:r w:rsidR="167BC8F1" w:rsidRPr="0038701F">
        <w:rPr>
          <w:rFonts w:ascii="Times" w:eastAsia="Times" w:hAnsi="Times" w:cs="Times"/>
          <w:sz w:val="18"/>
          <w:szCs w:val="18"/>
        </w:rPr>
        <w:t xml:space="preserve"> Documentation," [Online]. Available: https://en.bitcoin.it/wiki/Protocol_documentation#block.</w:t>
      </w:r>
    </w:p>
    <w:p w14:paraId="27F42CAB" w14:textId="2E1BD469" w:rsidR="4ECBFD28" w:rsidRPr="0038701F" w:rsidRDefault="5EC9A638" w:rsidP="76540950">
      <w:pPr>
        <w:pStyle w:val="ListParagraph"/>
        <w:numPr>
          <w:ilvl w:val="0"/>
          <w:numId w:val="16"/>
        </w:numPr>
        <w:spacing w:after="0" w:line="240" w:lineRule="auto"/>
        <w:ind w:left="230" w:hanging="230"/>
        <w:jc w:val="both"/>
        <w:rPr>
          <w:sz w:val="18"/>
          <w:szCs w:val="18"/>
        </w:rPr>
      </w:pPr>
      <w:r w:rsidRPr="0038701F">
        <w:rPr>
          <w:rFonts w:ascii="Times" w:eastAsia="Times" w:hAnsi="Times" w:cs="Times"/>
          <w:sz w:val="18"/>
          <w:szCs w:val="18"/>
        </w:rPr>
        <w:t xml:space="preserve"> bitcoinwiki, "Block </w:t>
      </w:r>
      <w:r w:rsidR="4ECBFD28" w:rsidRPr="0038701F">
        <w:rPr>
          <w:rFonts w:ascii="Times" w:eastAsia="Times" w:hAnsi="Times" w:cs="Times"/>
          <w:sz w:val="18"/>
          <w:szCs w:val="18"/>
        </w:rPr>
        <w:t>Timestamp</w:t>
      </w:r>
      <w:r w:rsidR="344548DD" w:rsidRPr="0038701F">
        <w:rPr>
          <w:rFonts w:ascii="Times" w:eastAsia="Times" w:hAnsi="Times" w:cs="Times"/>
          <w:sz w:val="18"/>
          <w:szCs w:val="18"/>
        </w:rPr>
        <w:t>,"</w:t>
      </w:r>
      <w:r w:rsidRPr="0038701F">
        <w:rPr>
          <w:rFonts w:ascii="Times" w:eastAsia="Times" w:hAnsi="Times" w:cs="Times"/>
          <w:sz w:val="18"/>
          <w:szCs w:val="18"/>
        </w:rPr>
        <w:t xml:space="preserve"> [Online]. Available: https://en.bitcoin.it/wiki/</w:t>
      </w:r>
      <w:r w:rsidR="4ECBFD28" w:rsidRPr="0038701F">
        <w:rPr>
          <w:rFonts w:ascii="Times" w:eastAsia="Times" w:hAnsi="Times" w:cs="Times"/>
          <w:sz w:val="18"/>
          <w:szCs w:val="18"/>
        </w:rPr>
        <w:t>Block_timestamp.</w:t>
      </w:r>
    </w:p>
    <w:p w14:paraId="3F8DE7C7" w14:textId="3082E55C" w:rsidR="00D47B23" w:rsidRPr="0038701F" w:rsidRDefault="5C7370B0" w:rsidP="76540950">
      <w:pPr>
        <w:pStyle w:val="ListParagraph"/>
        <w:numPr>
          <w:ilvl w:val="0"/>
          <w:numId w:val="16"/>
        </w:numPr>
        <w:spacing w:after="0" w:line="240" w:lineRule="auto"/>
        <w:ind w:left="230" w:hanging="230"/>
        <w:jc w:val="both"/>
        <w:rPr>
          <w:sz w:val="18"/>
          <w:szCs w:val="18"/>
        </w:rPr>
      </w:pPr>
      <w:r w:rsidRPr="0038701F">
        <w:rPr>
          <w:rFonts w:ascii="Times" w:eastAsia="Times" w:hAnsi="Times" w:cs="Times"/>
          <w:sz w:val="18"/>
          <w:szCs w:val="18"/>
        </w:rPr>
        <w:t xml:space="preserve"> </w:t>
      </w:r>
      <w:r w:rsidR="4ECBFD28" w:rsidRPr="0038701F">
        <w:rPr>
          <w:rFonts w:ascii="Times" w:eastAsia="Times" w:hAnsi="Times" w:cs="Times"/>
          <w:sz w:val="18"/>
          <w:szCs w:val="18"/>
        </w:rPr>
        <w:t>bitcoinwiki, "</w:t>
      </w:r>
      <w:r w:rsidR="4B3CE005" w:rsidRPr="0038701F">
        <w:rPr>
          <w:rFonts w:ascii="Times" w:eastAsia="Times" w:hAnsi="Times" w:cs="Times"/>
          <w:sz w:val="18"/>
          <w:szCs w:val="18"/>
        </w:rPr>
        <w:t>Target</w:t>
      </w:r>
      <w:r w:rsidR="344548DD" w:rsidRPr="0038701F">
        <w:rPr>
          <w:rFonts w:ascii="Times" w:eastAsia="Times" w:hAnsi="Times" w:cs="Times"/>
          <w:sz w:val="18"/>
          <w:szCs w:val="18"/>
        </w:rPr>
        <w:t>,"</w:t>
      </w:r>
      <w:r w:rsidR="34B024A9" w:rsidRPr="0038701F">
        <w:rPr>
          <w:rFonts w:ascii="Times" w:eastAsia="Times" w:hAnsi="Times" w:cs="Times"/>
          <w:sz w:val="18"/>
          <w:szCs w:val="18"/>
        </w:rPr>
        <w:t xml:space="preserve"> [Online]. </w:t>
      </w:r>
      <w:r w:rsidR="695FEABB" w:rsidRPr="0038701F">
        <w:rPr>
          <w:rFonts w:ascii="Times" w:eastAsia="Times" w:hAnsi="Times" w:cs="Times"/>
          <w:sz w:val="18"/>
          <w:szCs w:val="18"/>
        </w:rPr>
        <w:t>Available</w:t>
      </w:r>
      <w:r w:rsidR="00C61C56" w:rsidRPr="0038701F">
        <w:rPr>
          <w:rFonts w:ascii="Times" w:eastAsia="Times" w:hAnsi="Times" w:cs="Times"/>
          <w:sz w:val="18"/>
          <w:szCs w:val="18"/>
        </w:rPr>
        <w:t>: https://en.bitcoin.it/wiki/</w:t>
      </w:r>
      <w:r w:rsidR="7AA4FF49" w:rsidRPr="0038701F">
        <w:rPr>
          <w:rFonts w:ascii="Times" w:eastAsia="Times" w:hAnsi="Times" w:cs="Times"/>
          <w:sz w:val="18"/>
          <w:szCs w:val="18"/>
        </w:rPr>
        <w:t>Target.</w:t>
      </w:r>
    </w:p>
    <w:p w14:paraId="4EBD8EB1" w14:textId="029592A4" w:rsidR="7AA4FF49" w:rsidRPr="0038701F" w:rsidRDefault="5C7370B0" w:rsidP="76540950">
      <w:pPr>
        <w:pStyle w:val="ListParagraph"/>
        <w:numPr>
          <w:ilvl w:val="0"/>
          <w:numId w:val="16"/>
        </w:numPr>
        <w:spacing w:after="0" w:line="240" w:lineRule="auto"/>
        <w:ind w:left="230" w:hanging="230"/>
        <w:jc w:val="both"/>
        <w:rPr>
          <w:color w:val="000000" w:themeColor="text1"/>
          <w:sz w:val="18"/>
          <w:szCs w:val="18"/>
        </w:rPr>
      </w:pPr>
      <w:r w:rsidRPr="0038701F">
        <w:rPr>
          <w:rFonts w:ascii="Times" w:eastAsia="Times" w:hAnsi="Times" w:cs="Times"/>
          <w:sz w:val="18"/>
          <w:szCs w:val="18"/>
        </w:rPr>
        <w:t xml:space="preserve"> </w:t>
      </w:r>
      <w:r w:rsidR="7AA4FF49" w:rsidRPr="0038701F">
        <w:rPr>
          <w:rFonts w:ascii="Times" w:eastAsia="Times" w:hAnsi="Times" w:cs="Times"/>
          <w:sz w:val="18"/>
          <w:szCs w:val="18"/>
        </w:rPr>
        <w:t>bitcoinwiki, "Difficulty," [Online]. Available: https://en.bitcoin.it/wiki/Difficulty.</w:t>
      </w:r>
    </w:p>
    <w:p w14:paraId="71627F4F" w14:textId="029592A4" w:rsidR="7AA4FF49" w:rsidRPr="0038701F" w:rsidRDefault="5C7370B0" w:rsidP="76540950">
      <w:pPr>
        <w:pStyle w:val="ListParagraph"/>
        <w:numPr>
          <w:ilvl w:val="0"/>
          <w:numId w:val="16"/>
        </w:numPr>
        <w:spacing w:after="0" w:line="240" w:lineRule="auto"/>
        <w:ind w:left="230" w:hanging="230"/>
        <w:jc w:val="both"/>
        <w:rPr>
          <w:sz w:val="18"/>
          <w:szCs w:val="18"/>
        </w:rPr>
      </w:pPr>
      <w:r w:rsidRPr="0038701F">
        <w:rPr>
          <w:rFonts w:ascii="Times" w:eastAsia="Times" w:hAnsi="Times" w:cs="Times"/>
          <w:sz w:val="18"/>
          <w:szCs w:val="18"/>
        </w:rPr>
        <w:t xml:space="preserve"> </w:t>
      </w:r>
      <w:r w:rsidR="7AA4FF49" w:rsidRPr="0038701F">
        <w:rPr>
          <w:rFonts w:ascii="Times" w:eastAsia="Times" w:hAnsi="Times" w:cs="Times"/>
          <w:sz w:val="18"/>
          <w:szCs w:val="18"/>
        </w:rPr>
        <w:t>bitcoinwiki, "Transaction," [Online]. Available: https://en.bitcoin.it/wiki/Transaction.</w:t>
      </w:r>
    </w:p>
    <w:p w14:paraId="6B31CA76" w14:textId="029592A4" w:rsidR="00D47B23" w:rsidRPr="0038701F" w:rsidRDefault="5C7370B0" w:rsidP="76540950">
      <w:pPr>
        <w:pStyle w:val="ListParagraph"/>
        <w:numPr>
          <w:ilvl w:val="0"/>
          <w:numId w:val="16"/>
        </w:numPr>
        <w:spacing w:after="0" w:line="240" w:lineRule="auto"/>
        <w:ind w:left="230" w:hanging="230"/>
        <w:jc w:val="both"/>
        <w:rPr>
          <w:sz w:val="18"/>
          <w:szCs w:val="18"/>
        </w:rPr>
      </w:pPr>
      <w:r w:rsidRPr="0038701F">
        <w:rPr>
          <w:rFonts w:ascii="Times" w:eastAsia="Times" w:hAnsi="Times" w:cs="Times"/>
          <w:sz w:val="18"/>
          <w:szCs w:val="18"/>
        </w:rPr>
        <w:t xml:space="preserve"> </w:t>
      </w:r>
      <w:r w:rsidR="7AA4FF49" w:rsidRPr="0038701F">
        <w:rPr>
          <w:rFonts w:ascii="Times" w:eastAsia="Times" w:hAnsi="Times" w:cs="Times"/>
          <w:sz w:val="18"/>
          <w:szCs w:val="18"/>
        </w:rPr>
        <w:t>bitcoinwiki, "Transaction," [Online]. Available: https://en.bitcoin.it/wiki/Transaction.</w:t>
      </w:r>
    </w:p>
    <w:sectPr w:rsidR="00D47B23" w:rsidRPr="0038701F">
      <w:headerReference w:type="even" r:id="rId23"/>
      <w:headerReference w:type="default" r:id="rId24"/>
      <w:footerReference w:type="even" r:id="rId25"/>
      <w:footerReference w:type="default" r:id="rId26"/>
      <w:headerReference w:type="first" r:id="rId27"/>
      <w:footerReference w:type="first" r:id="rId28"/>
      <w:pgSz w:w="11907" w:h="16840" w:code="9"/>
      <w:pgMar w:top="2948" w:right="2495" w:bottom="2948" w:left="2495" w:header="2381" w:footer="1389"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iel Engels" w:date="2018-04-13T16:55:00Z" w:initials="DE">
    <w:p w14:paraId="4E04AC4F" w14:textId="391EC8BA" w:rsidR="00551CBE" w:rsidRDefault="00551CBE">
      <w:pPr>
        <w:pStyle w:val="CommentText"/>
      </w:pPr>
      <w:r>
        <w:rPr>
          <w:rStyle w:val="CommentReference"/>
        </w:rPr>
        <w:annotationRef/>
      </w:r>
      <w:r>
        <w:t xml:space="preserve">-5 define your problem. What is the problem you are solving? </w:t>
      </w:r>
      <w:r w:rsidR="006C74D1">
        <w:t>Based on what you have said you want to find criminal money laundering. Yet, your proposed solution, such as it is, is just a reputation system that won’t solve your problem. What problem are you really solving?</w:t>
      </w:r>
    </w:p>
    <w:p w14:paraId="5A10B549" w14:textId="77777777" w:rsidR="00551CBE" w:rsidRDefault="00551CBE">
      <w:pPr>
        <w:pStyle w:val="CommentText"/>
      </w:pPr>
    </w:p>
    <w:p w14:paraId="00E04AAE" w14:textId="004476EC" w:rsidR="00551CBE" w:rsidRDefault="00551CBE">
      <w:pPr>
        <w:pStyle w:val="CommentText"/>
      </w:pPr>
      <w:r>
        <w:t xml:space="preserve">In general, your descriptions and discussions are at a very high level of abstraction – too high a level – and your story skips steps and assumes your reader knows what you are talking about even though you haven’t introduced key concepts and terms.  </w:t>
      </w:r>
    </w:p>
    <w:p w14:paraId="5D92DB21" w14:textId="1AF77447" w:rsidR="006C74D1" w:rsidRDefault="006C74D1">
      <w:pPr>
        <w:pStyle w:val="CommentText"/>
        <w:rPr>
          <w:noProof/>
        </w:rPr>
      </w:pPr>
    </w:p>
    <w:p w14:paraId="22348443" w14:textId="77777777" w:rsidR="006C74D1" w:rsidRDefault="009F762A">
      <w:pPr>
        <w:pStyle w:val="CommentText"/>
      </w:pPr>
      <w:r>
        <w:rPr>
          <w:noProof/>
        </w:rPr>
        <w:t>You need to wrie with more detail and without gaps in your story.  Look at the organization and streamline it so that you introduce concepts in a single clear logical progression.</w:t>
      </w:r>
      <w:bookmarkStart w:id="1" w:name="_GoBack"/>
      <w:bookmarkEnd w:id="1"/>
    </w:p>
  </w:comment>
  <w:comment w:id="11" w:author="Daniel Engels" w:date="2018-04-11T10:11:00Z" w:initials="DE">
    <w:p w14:paraId="0075148B" w14:textId="77777777" w:rsidR="002414A6" w:rsidRDefault="002414A6">
      <w:pPr>
        <w:pStyle w:val="CommentText"/>
      </w:pPr>
      <w:r>
        <w:rPr>
          <w:rStyle w:val="CommentReference"/>
        </w:rPr>
        <w:annotationRef/>
      </w:r>
      <w:r>
        <w:t xml:space="preserve">I don’t agree with this assertion. There is a lot of regulation that applies or can be applied to bitcoin. It’s just not being enforced or followed. And, it’s not clear how the regulations would apply </w:t>
      </w:r>
      <w:r w:rsidR="00534D1C">
        <w:t>to crypto currency, especially bitcoin with miners and the individual transactions are done individually like cash.</w:t>
      </w:r>
    </w:p>
    <w:p w14:paraId="287C9CBC" w14:textId="77777777" w:rsidR="001011B4" w:rsidRDefault="001011B4">
      <w:pPr>
        <w:pStyle w:val="CommentText"/>
      </w:pPr>
    </w:p>
    <w:p w14:paraId="46749024" w14:textId="0329E061" w:rsidR="001011B4" w:rsidRDefault="001011B4">
      <w:pPr>
        <w:pStyle w:val="CommentText"/>
      </w:pPr>
      <w:r>
        <w:t xml:space="preserve">I think it’s really the open distributed and anonymous nature of bitcoin that has provided persons an alternative to cash that allows them to have electronic anonymous transactions. </w:t>
      </w:r>
    </w:p>
  </w:comment>
  <w:comment w:id="12" w:author="Daniel Engels" w:date="2018-04-11T10:22:00Z" w:initials="DE">
    <w:p w14:paraId="7891A208" w14:textId="7F936C14" w:rsidR="001011B4" w:rsidRDefault="001011B4">
      <w:pPr>
        <w:pStyle w:val="CommentText"/>
      </w:pPr>
      <w:r>
        <w:rPr>
          <w:rStyle w:val="CommentReference"/>
        </w:rPr>
        <w:annotationRef/>
      </w:r>
      <w:r>
        <w:t>This is NOT correct.  There are no illegitimate users of bitcoin.  There are users who are using bitcoin for payment in illegal transactions. The correct term is “criminal”</w:t>
      </w:r>
    </w:p>
  </w:comment>
  <w:comment w:id="21" w:author="Daniel Engels" w:date="2018-04-12T10:39:00Z" w:initials="DE">
    <w:p w14:paraId="691E54DF" w14:textId="1DB44A9D" w:rsidR="00714FE9" w:rsidRDefault="00714FE9">
      <w:pPr>
        <w:pStyle w:val="CommentText"/>
      </w:pPr>
      <w:r>
        <w:rPr>
          <w:rStyle w:val="CommentReference"/>
        </w:rPr>
        <w:annotationRef/>
      </w:r>
      <w:r>
        <w:t>These seems to be an obvious statement. What do you want the reader to be focused on after they have read this sentence?</w:t>
      </w:r>
    </w:p>
  </w:comment>
  <w:comment w:id="28" w:author="Daniel Engels" w:date="2018-04-12T10:42:00Z" w:initials="DE">
    <w:p w14:paraId="50DD4D62" w14:textId="010AFBA8" w:rsidR="00B451BE" w:rsidRDefault="00B451BE">
      <w:pPr>
        <w:pStyle w:val="CommentText"/>
      </w:pPr>
      <w:r>
        <w:rPr>
          <w:rStyle w:val="CommentReference"/>
        </w:rPr>
        <w:annotationRef/>
      </w:r>
      <w:r>
        <w:t>This doesn’t make sense. Distributed is harder to protect than is centralized.  Further, more parties have access to blockchain than centralized. Third, the blockchain is public.  Bank records are not.  So anybody that cares to find out can access the Bitcoin blockchain…which makes this sentence completely and utterly false if read literally.</w:t>
      </w:r>
    </w:p>
  </w:comment>
  <w:comment w:id="30" w:author="Daniel Engels" w:date="2018-04-12T10:46:00Z" w:initials="DE">
    <w:p w14:paraId="4B864394" w14:textId="108AF91C" w:rsidR="00B451BE" w:rsidRDefault="00B451BE">
      <w:pPr>
        <w:pStyle w:val="CommentText"/>
      </w:pPr>
      <w:r>
        <w:rPr>
          <w:rStyle w:val="CommentReference"/>
        </w:rPr>
        <w:annotationRef/>
      </w:r>
      <w:r>
        <w:t>What?</w:t>
      </w:r>
    </w:p>
  </w:comment>
  <w:comment w:id="31" w:author="Daniel Engels" w:date="2018-04-12T10:47:00Z" w:initials="DE">
    <w:p w14:paraId="3E83540E" w14:textId="6362134A" w:rsidR="00B451BE" w:rsidRDefault="00B451BE">
      <w:pPr>
        <w:pStyle w:val="CommentText"/>
      </w:pPr>
      <w:r>
        <w:rPr>
          <w:rStyle w:val="CommentReference"/>
        </w:rPr>
        <w:annotationRef/>
      </w:r>
      <w:r>
        <w:t>Need to make this specific to cryptocurrency.  All the usual money rules and regulations apply to cryptocurrency as well as more “standard” financial transactions.</w:t>
      </w:r>
    </w:p>
  </w:comment>
  <w:comment w:id="38" w:author="Daniel Engels" w:date="2018-04-12T10:49:00Z" w:initials="DE">
    <w:p w14:paraId="1A3F3391" w14:textId="2D6DF85D" w:rsidR="00B451BE" w:rsidRDefault="00B451BE">
      <w:pPr>
        <w:pStyle w:val="CommentText"/>
      </w:pPr>
      <w:r>
        <w:rPr>
          <w:rStyle w:val="CommentReference"/>
        </w:rPr>
        <w:annotationRef/>
      </w:r>
      <w:r>
        <w:t>What does this have to do with money laundering?</w:t>
      </w:r>
    </w:p>
  </w:comment>
  <w:comment w:id="56" w:author="Daniel Engels" w:date="2018-04-13T16:32:00Z" w:initials="DE">
    <w:p w14:paraId="1B502882" w14:textId="532E821C" w:rsidR="00D67609" w:rsidRDefault="00D67609">
      <w:pPr>
        <w:pStyle w:val="CommentText"/>
      </w:pPr>
      <w:r>
        <w:rPr>
          <w:rStyle w:val="CommentReference"/>
        </w:rPr>
        <w:annotationRef/>
      </w:r>
      <w:r>
        <w:t>In general, your description is lacking details to understand the differences between the various technologies you discuss and lacking details to understanding how the coins are used. You not once discuss how individuals can exchange bitcoin both buying and selling to brokers, and exchanging with other persons.</w:t>
      </w:r>
    </w:p>
  </w:comment>
  <w:comment w:id="57" w:author="Daniel Engels" w:date="2018-04-12T10:53:00Z" w:initials="DE">
    <w:p w14:paraId="547A82DB" w14:textId="0073F6AF" w:rsidR="00CB1F7A" w:rsidRDefault="00CB1F7A">
      <w:pPr>
        <w:pStyle w:val="CommentText"/>
      </w:pPr>
      <w:r>
        <w:rPr>
          <w:rStyle w:val="CommentReference"/>
        </w:rPr>
        <w:annotationRef/>
      </w:r>
      <w:r>
        <w:t>Break into shorter sentences and add citations</w:t>
      </w:r>
    </w:p>
  </w:comment>
  <w:comment w:id="58" w:author="Daniel Engels" w:date="2018-04-12T10:54:00Z" w:initials="DE">
    <w:p w14:paraId="4272533B" w14:textId="7833A6B8" w:rsidR="00CB1F7A" w:rsidRDefault="00CB1F7A">
      <w:pPr>
        <w:pStyle w:val="CommentText"/>
      </w:pPr>
      <w:r>
        <w:rPr>
          <w:rStyle w:val="CommentReference"/>
        </w:rPr>
        <w:annotationRef/>
      </w:r>
      <w:r>
        <w:t>Keep your opinions (definitely as you use it is an opinion) out of this paper.</w:t>
      </w:r>
    </w:p>
  </w:comment>
  <w:comment w:id="60" w:author="Daniel Engels" w:date="2018-04-12T10:54:00Z" w:initials="DE">
    <w:p w14:paraId="708FC8FE" w14:textId="38E0AD33" w:rsidR="00CB1F7A" w:rsidRDefault="00CB1F7A">
      <w:pPr>
        <w:pStyle w:val="CommentText"/>
      </w:pPr>
      <w:r>
        <w:rPr>
          <w:rStyle w:val="CommentReference"/>
        </w:rPr>
        <w:annotationRef/>
      </w:r>
      <w:r>
        <w:t>Fix your run ons and other bad grammar.  Use short direct sentences.</w:t>
      </w:r>
    </w:p>
  </w:comment>
  <w:comment w:id="61" w:author="Daniel Engels" w:date="2018-04-12T10:58:00Z" w:initials="DE">
    <w:p w14:paraId="1B609F94" w14:textId="7837F75F" w:rsidR="003160F1" w:rsidRDefault="003160F1">
      <w:pPr>
        <w:pStyle w:val="CommentText"/>
      </w:pPr>
      <w:r>
        <w:rPr>
          <w:rStyle w:val="CommentReference"/>
        </w:rPr>
        <w:annotationRef/>
      </w:r>
      <w:r>
        <w:t>Suggests currently in use!!!</w:t>
      </w:r>
    </w:p>
  </w:comment>
  <w:comment w:id="62" w:author="Daniel Engels" w:date="2018-04-12T10:58:00Z" w:initials="DE">
    <w:p w14:paraId="1619F060" w14:textId="2CA5E258" w:rsidR="003160F1" w:rsidRDefault="003160F1">
      <w:pPr>
        <w:pStyle w:val="CommentText"/>
      </w:pPr>
      <w:r>
        <w:rPr>
          <w:rStyle w:val="CommentReference"/>
        </w:rPr>
        <w:annotationRef/>
      </w:r>
      <w:r>
        <w:t>Used? When did this become not used? You have introduced this as a system currently in use.</w:t>
      </w:r>
    </w:p>
  </w:comment>
  <w:comment w:id="63" w:author="Daniel Engels" w:date="2018-04-12T10:56:00Z" w:initials="DE">
    <w:p w14:paraId="3D48158A" w14:textId="73EE1BD1" w:rsidR="003160F1" w:rsidRDefault="003160F1">
      <w:pPr>
        <w:pStyle w:val="CommentText"/>
      </w:pPr>
      <w:r>
        <w:rPr>
          <w:rStyle w:val="CommentReference"/>
        </w:rPr>
        <w:annotationRef/>
      </w:r>
      <w:r>
        <w:t>Need to introduce the concept of intermediary before talking about what they can and can’t do.</w:t>
      </w:r>
    </w:p>
  </w:comment>
  <w:comment w:id="64" w:author="Daniel Engels" w:date="2018-04-12T10:57:00Z" w:initials="DE">
    <w:p w14:paraId="10AE0AF4" w14:textId="262959A4" w:rsidR="003160F1" w:rsidRDefault="003160F1">
      <w:pPr>
        <w:pStyle w:val="CommentText"/>
      </w:pPr>
      <w:r>
        <w:rPr>
          <w:rStyle w:val="CommentReference"/>
        </w:rPr>
        <w:annotationRef/>
      </w:r>
      <w:r>
        <w:t>Had? Has this been revoked? And if so, when? If not, write in present tense.  You understand that you have presented this as an existing system in use????</w:t>
      </w:r>
    </w:p>
  </w:comment>
  <w:comment w:id="65" w:author="Daniel Engels" w:date="2018-04-12T10:59:00Z" w:initials="DE">
    <w:p w14:paraId="72E91A97" w14:textId="1E7FC406" w:rsidR="003160F1" w:rsidRDefault="003160F1">
      <w:pPr>
        <w:pStyle w:val="CommentText"/>
      </w:pPr>
      <w:r>
        <w:rPr>
          <w:rStyle w:val="CommentReference"/>
        </w:rPr>
        <w:annotationRef/>
      </w:r>
      <w:r>
        <w:t>Need citation to support your claim</w:t>
      </w:r>
      <w:r w:rsidR="00D91C50">
        <w:t>.  Otherwise, this is just your opinion. And, opinions have no place in your paper.</w:t>
      </w:r>
    </w:p>
  </w:comment>
  <w:comment w:id="68" w:author="Daniel Engels" w:date="2018-04-13T16:01:00Z" w:initials="DE">
    <w:p w14:paraId="16F3C7E8" w14:textId="6CA03969" w:rsidR="00E542D5" w:rsidRDefault="00E542D5">
      <w:pPr>
        <w:pStyle w:val="CommentText"/>
      </w:pPr>
      <w:r>
        <w:rPr>
          <w:rStyle w:val="CommentReference"/>
        </w:rPr>
        <w:annotationRef/>
      </w:r>
      <w:r>
        <w:t xml:space="preserve">You should expand on this by explaining what a “blind signature” is and how it’s computed.  As you’ve explained it, it’s not clear if it’s a digital signature (ie private key encryption operation) or a public key encryption operation.  </w:t>
      </w:r>
    </w:p>
  </w:comment>
  <w:comment w:id="69" w:author="Daniel Engels" w:date="2018-04-13T15:57:00Z" w:initials="DE">
    <w:p w14:paraId="51C4FA22" w14:textId="407656FC" w:rsidR="000C7546" w:rsidRDefault="000C7546">
      <w:pPr>
        <w:pStyle w:val="CommentText"/>
      </w:pPr>
      <w:r>
        <w:rPr>
          <w:rStyle w:val="CommentReference"/>
        </w:rPr>
        <w:annotationRef/>
      </w:r>
      <w:r w:rsidR="00E542D5">
        <w:t xml:space="preserve">Do you know what a digital signature is? This sentence reads like a digital signature does both “unblinding” and authentication.  It doesn’t. It just authenticates. </w:t>
      </w:r>
    </w:p>
  </w:comment>
  <w:comment w:id="70" w:author="Daniel Engels" w:date="2018-04-13T16:03:00Z" w:initials="DE">
    <w:p w14:paraId="59C75253" w14:textId="254A4A53" w:rsidR="00E542D5" w:rsidRDefault="00E542D5">
      <w:pPr>
        <w:pStyle w:val="CommentText"/>
      </w:pPr>
      <w:r>
        <w:rPr>
          <w:rStyle w:val="CommentReference"/>
        </w:rPr>
        <w:annotationRef/>
      </w:r>
      <w:r>
        <w:t>If you are going to be talking about this as background, then you need to provide the system details so that a comparison can be made to the blockchain system.</w:t>
      </w:r>
    </w:p>
  </w:comment>
  <w:comment w:id="71" w:author="Daniel Engels" w:date="2018-04-13T12:52:00Z" w:initials="DE">
    <w:p w14:paraId="13A42D8E" w14:textId="18348132" w:rsidR="00A35043" w:rsidRDefault="00A35043">
      <w:pPr>
        <w:pStyle w:val="CommentText"/>
      </w:pPr>
      <w:r>
        <w:rPr>
          <w:rStyle w:val="CommentReference"/>
        </w:rPr>
        <w:annotationRef/>
      </w:r>
      <w:r>
        <w:t>You need to go to the original source and not just keep citing a single book reference.</w:t>
      </w:r>
    </w:p>
  </w:comment>
  <w:comment w:id="79" w:author="Daniel Engels" w:date="2018-04-13T16:09:00Z" w:initials="DE">
    <w:p w14:paraId="4D2BE220" w14:textId="1883C886" w:rsidR="004313E9" w:rsidRDefault="004313E9">
      <w:pPr>
        <w:pStyle w:val="CommentText"/>
      </w:pPr>
      <w:r>
        <w:rPr>
          <w:rStyle w:val="CommentReference"/>
        </w:rPr>
        <w:annotationRef/>
      </w:r>
      <w:r>
        <w:t>Blockchain is a “distributed ledger” NOT “a trust protocol”.</w:t>
      </w:r>
    </w:p>
  </w:comment>
  <w:comment w:id="82" w:author="Daniel Engels" w:date="2018-04-13T16:16:00Z" w:initials="DE">
    <w:p w14:paraId="6C6E5F2C" w14:textId="44E3C680" w:rsidR="00C83E3D" w:rsidRDefault="00C83E3D">
      <w:pPr>
        <w:pStyle w:val="CommentText"/>
      </w:pPr>
      <w:r>
        <w:rPr>
          <w:rStyle w:val="CommentReference"/>
        </w:rPr>
        <w:annotationRef/>
      </w:r>
      <w:r>
        <w:t>Not “suggest”. It states and shows how it prevents double spending.  Of course, you need to introduce the concept of double spend before you talk about how blockchain prevents double spend…</w:t>
      </w:r>
    </w:p>
  </w:comment>
  <w:comment w:id="90" w:author="Daniel Engels" w:date="2018-04-13T16:18:00Z" w:initials="DE">
    <w:p w14:paraId="70EAD7E9" w14:textId="2FF2971E" w:rsidR="00A068D8" w:rsidRDefault="00A068D8">
      <w:pPr>
        <w:pStyle w:val="CommentText"/>
      </w:pPr>
      <w:r>
        <w:rPr>
          <w:rStyle w:val="CommentReference"/>
        </w:rPr>
        <w:annotationRef/>
      </w:r>
      <w:r>
        <w:t>A NOTE ON THE INCLUSION OF COPYRIGHTED MATERIAL IN YOUR PAPER – NOT ALLOWED!!! You need to create all of these figures and tables yourselves.  You cannot include copyrighted material.</w:t>
      </w:r>
    </w:p>
  </w:comment>
  <w:comment w:id="117" w:author="Daniel Engels" w:date="2018-04-13T16:42:00Z" w:initials="DE">
    <w:p w14:paraId="487D3C56" w14:textId="5C421A92" w:rsidR="002C04B9" w:rsidRDefault="002C04B9">
      <w:pPr>
        <w:pStyle w:val="CommentText"/>
        <w:rPr>
          <w:noProof/>
        </w:rPr>
      </w:pPr>
      <w:r>
        <w:rPr>
          <w:rStyle w:val="CommentReference"/>
        </w:rPr>
        <w:annotationRef/>
      </w:r>
      <w:r>
        <w:t xml:space="preserve">Does your description provide sufficient detail for the reader to understand how a blockchain works?  Your description is confusing as you use terms without first introducing them.  I recommend you start with a high level view and work down. You can do so from a structural perspective and then an operational perspective. </w:t>
      </w:r>
    </w:p>
    <w:p w14:paraId="6F023DA9" w14:textId="4BF40680" w:rsidR="002C04B9" w:rsidRDefault="002C04B9">
      <w:pPr>
        <w:pStyle w:val="CommentText"/>
        <w:rPr>
          <w:noProof/>
        </w:rPr>
      </w:pPr>
    </w:p>
    <w:p w14:paraId="6BAA4B77" w14:textId="77777777" w:rsidR="002C04B9" w:rsidRDefault="009F762A">
      <w:pPr>
        <w:pStyle w:val="CommentText"/>
      </w:pPr>
      <w:r>
        <w:rPr>
          <w:noProof/>
        </w:rPr>
        <w:t>Your descriptions are at much too high a level. They lac</w:t>
      </w:r>
      <w:r>
        <w:rPr>
          <w:noProof/>
        </w:rPr>
        <w:t>k the details needed to understand what you are discussing unless the re</w:t>
      </w:r>
      <w:r>
        <w:rPr>
          <w:noProof/>
        </w:rPr>
        <w:t>ader already konws the details.</w:t>
      </w:r>
    </w:p>
  </w:comment>
  <w:comment w:id="126" w:author="Daniel Engels" w:date="2018-04-13T16:39:00Z" w:initials="DE">
    <w:p w14:paraId="02E38CB1" w14:textId="136093B4" w:rsidR="002C04B9" w:rsidRDefault="002C04B9">
      <w:pPr>
        <w:pStyle w:val="CommentText"/>
      </w:pPr>
      <w:r>
        <w:rPr>
          <w:rStyle w:val="CommentReference"/>
        </w:rPr>
        <w:annotationRef/>
      </w:r>
      <w:r>
        <w:t>Too high level and not introduced to allow for a reader that doesn’t already understand blockchain to understand what you are talking about. Introduce all concepts before throwing them to the reader in use.</w:t>
      </w:r>
    </w:p>
  </w:comment>
  <w:comment w:id="133" w:author="Daniel Engels" w:date="2018-04-13T16:36:00Z" w:initials="DE">
    <w:p w14:paraId="19A270E8" w14:textId="751E0D4E" w:rsidR="00D67609" w:rsidRDefault="00D67609">
      <w:pPr>
        <w:pStyle w:val="CommentText"/>
      </w:pPr>
      <w:r>
        <w:rPr>
          <w:rStyle w:val="CommentReference"/>
        </w:rPr>
        <w:annotationRef/>
      </w:r>
      <w:r>
        <w:t>Make this a table</w:t>
      </w:r>
    </w:p>
  </w:comment>
  <w:comment w:id="135" w:author="Daniel Engels" w:date="2018-04-13T16:44:00Z" w:initials="DE">
    <w:p w14:paraId="750D8A87" w14:textId="0FD127EC" w:rsidR="002C04B9" w:rsidRDefault="002C04B9">
      <w:pPr>
        <w:pStyle w:val="CommentText"/>
      </w:pPr>
      <w:r>
        <w:rPr>
          <w:rStyle w:val="CommentReference"/>
        </w:rPr>
        <w:annotationRef/>
      </w:r>
      <w:r>
        <w:t>What’s this?</w:t>
      </w:r>
    </w:p>
  </w:comment>
  <w:comment w:id="136" w:author="Daniel Engels" w:date="2018-04-13T16:44:00Z" w:initials="DE">
    <w:p w14:paraId="65F539BC" w14:textId="011745E4" w:rsidR="002C04B9" w:rsidRDefault="002C04B9">
      <w:pPr>
        <w:pStyle w:val="CommentText"/>
      </w:pPr>
      <w:r>
        <w:rPr>
          <w:rStyle w:val="CommentReference"/>
        </w:rPr>
        <w:annotationRef/>
      </w:r>
      <w:r>
        <w:t>What do you mean by this?</w:t>
      </w:r>
    </w:p>
  </w:comment>
  <w:comment w:id="137" w:author="Daniel Engels" w:date="2018-04-13T16:44:00Z" w:initials="DE">
    <w:p w14:paraId="74E0E483" w14:textId="0EDD238D" w:rsidR="002C04B9" w:rsidRDefault="002C04B9">
      <w:pPr>
        <w:pStyle w:val="CommentText"/>
      </w:pPr>
      <w:r>
        <w:rPr>
          <w:rStyle w:val="CommentReference"/>
        </w:rPr>
        <w:annotationRef/>
      </w:r>
      <w:r>
        <w:t>Clubbed? Like hit with a baseball bat? Use standard terminology.</w:t>
      </w:r>
    </w:p>
  </w:comment>
  <w:comment w:id="141" w:author="Daniel Engels" w:date="2018-04-13T16:41:00Z" w:initials="DE">
    <w:p w14:paraId="217C2A21" w14:textId="7DC34D66" w:rsidR="002C04B9" w:rsidRDefault="002C04B9">
      <w:pPr>
        <w:pStyle w:val="CommentText"/>
      </w:pPr>
      <w:r>
        <w:rPr>
          <w:rStyle w:val="CommentReference"/>
        </w:rPr>
        <w:annotationRef/>
      </w:r>
      <w:r>
        <w:t>Make a table</w:t>
      </w:r>
    </w:p>
  </w:comment>
  <w:comment w:id="153" w:author="Daniel Engels" w:date="2018-04-13T16:51:00Z" w:initials="DE">
    <w:p w14:paraId="14E46E31" w14:textId="59813C91" w:rsidR="00551CBE" w:rsidRDefault="00551CBE">
      <w:pPr>
        <w:pStyle w:val="CommentText"/>
      </w:pPr>
      <w:r>
        <w:rPr>
          <w:rStyle w:val="CommentReference"/>
        </w:rPr>
        <w:annotationRef/>
      </w:r>
      <w:r>
        <w:t>This belongs in the blockchain section</w:t>
      </w:r>
    </w:p>
  </w:comment>
  <w:comment w:id="155" w:author="Daniel Engels" w:date="2018-04-12T11:08:00Z" w:initials="DE">
    <w:p w14:paraId="44545C85" w14:textId="393762E1" w:rsidR="00AF2E81" w:rsidRDefault="00AF2E81">
      <w:pPr>
        <w:pStyle w:val="CommentText"/>
      </w:pPr>
      <w:r>
        <w:rPr>
          <w:rStyle w:val="CommentReference"/>
        </w:rPr>
        <w:annotationRef/>
      </w:r>
      <w:r>
        <w:t>Code belongs in figures and examples like this are not important to telling your story so they need to go into an appendix.</w:t>
      </w:r>
    </w:p>
  </w:comment>
  <w:comment w:id="208" w:author="Daniel Engels" w:date="2018-04-12T11:08:00Z" w:initials="DE">
    <w:p w14:paraId="44518CCE" w14:textId="724CCF6E" w:rsidR="00AF2E81" w:rsidRDefault="00AF2E81">
      <w:pPr>
        <w:pStyle w:val="CommentText"/>
      </w:pPr>
      <w:r>
        <w:rPr>
          <w:rStyle w:val="CommentReference"/>
        </w:rPr>
        <w:annotationRef/>
      </w:r>
      <w:r>
        <w:t>Needs to be a figure.</w:t>
      </w:r>
    </w:p>
  </w:comment>
  <w:comment w:id="209" w:author="Daniel Engels" w:date="2018-04-13T16:53:00Z" w:initials="DE">
    <w:p w14:paraId="113FE96C" w14:textId="512494E5" w:rsidR="00551CBE" w:rsidRDefault="00551CBE">
      <w:pPr>
        <w:pStyle w:val="CommentText"/>
      </w:pPr>
      <w:r>
        <w:rPr>
          <w:rStyle w:val="CommentReference"/>
        </w:rPr>
        <w:annotationRef/>
      </w:r>
      <w:r>
        <w:t>So, what’s the point of all of this except to fill space?</w:t>
      </w:r>
    </w:p>
  </w:comment>
  <w:comment w:id="210" w:author="Daniel Engels" w:date="2018-04-13T16:54:00Z" w:initials="DE">
    <w:p w14:paraId="601AD98C" w14:textId="14535958" w:rsidR="00551CBE" w:rsidRDefault="00551CBE">
      <w:pPr>
        <w:pStyle w:val="CommentText"/>
      </w:pPr>
      <w:r>
        <w:rPr>
          <w:rStyle w:val="CommentReference"/>
        </w:rPr>
        <w:annotationRef/>
      </w:r>
      <w:r>
        <w:t>You realize that this is a circuitous, ie recursive, definition? Therefore, it sucks. Define transaction without the references to blocks.</w:t>
      </w:r>
    </w:p>
  </w:comment>
  <w:comment w:id="231" w:author="Daniel Engels" w:date="2018-04-12T11:06:00Z" w:initials="DE">
    <w:p w14:paraId="316766B3" w14:textId="38981CBA" w:rsidR="00D91C50" w:rsidRDefault="00D91C50">
      <w:pPr>
        <w:pStyle w:val="CommentText"/>
      </w:pPr>
      <w:r>
        <w:rPr>
          <w:rStyle w:val="CommentReference"/>
        </w:rPr>
        <w:annotationRef/>
      </w:r>
      <w:r>
        <w:t xml:space="preserve">Your references are incomplete.  Be sure that they are complete!  </w:t>
      </w:r>
    </w:p>
  </w:comment>
  <w:comment w:id="232" w:author="Daniel Engels" w:date="2018-04-12T11:04:00Z" w:initials="DE">
    <w:p w14:paraId="7D00B09A" w14:textId="5343117C" w:rsidR="00D91C50" w:rsidRDefault="00D91C50">
      <w:pPr>
        <w:pStyle w:val="CommentText"/>
      </w:pPr>
      <w:r>
        <w:rPr>
          <w:rStyle w:val="CommentReference"/>
        </w:rPr>
        <w:annotationRef/>
      </w:r>
      <w:r>
        <w:t>This is an incomplete reference. When published? Where published?</w:t>
      </w:r>
    </w:p>
  </w:comment>
  <w:comment w:id="233" w:author="Daniel Engels" w:date="2018-04-12T11:05:00Z" w:initials="DE">
    <w:p w14:paraId="4F02A733" w14:textId="4ADB8C34" w:rsidR="00D91C50" w:rsidRDefault="00D91C50">
      <w:pPr>
        <w:pStyle w:val="CommentText"/>
      </w:pPr>
      <w:r>
        <w:rPr>
          <w:rStyle w:val="CommentReference"/>
        </w:rPr>
        <w:annotationRef/>
      </w:r>
      <w:r>
        <w:t>Wikipedia is not an authoritative reference.  This belongs as a footnote where you cite instead of a citation.</w:t>
      </w:r>
    </w:p>
  </w:comment>
  <w:comment w:id="234" w:author="Daniel Engels" w:date="2018-04-12T11:05:00Z" w:initials="DE">
    <w:p w14:paraId="639E8AEB" w14:textId="3F8A22D7" w:rsidR="00D91C50" w:rsidRDefault="00D91C50">
      <w:pPr>
        <w:pStyle w:val="CommentText"/>
      </w:pPr>
      <w:r>
        <w:rPr>
          <w:rStyle w:val="CommentReference"/>
        </w:rPr>
        <w:annotationRef/>
      </w:r>
      <w:r>
        <w:t>This is an incomplete reference Where published? When published?</w:t>
      </w:r>
    </w:p>
  </w:comment>
  <w:comment w:id="235" w:author="Daniel Engels" w:date="2018-04-12T11:07:00Z" w:initials="DE">
    <w:p w14:paraId="046FF21F" w14:textId="56F12C8C" w:rsidR="00D91C50" w:rsidRDefault="00D91C50">
      <w:pPr>
        <w:pStyle w:val="CommentText"/>
      </w:pPr>
      <w:r>
        <w:rPr>
          <w:rStyle w:val="CommentReference"/>
        </w:rPr>
        <w:annotationRef/>
      </w:r>
      <w:r>
        <w:t>This is same as [3] both incomplete.</w:t>
      </w:r>
    </w:p>
  </w:comment>
  <w:comment w:id="236" w:author="Daniel Engels" w:date="2018-04-12T11:06:00Z" w:initials="DE">
    <w:p w14:paraId="3E92D30D" w14:textId="3F0A2D12" w:rsidR="00D91C50" w:rsidRDefault="00D91C50">
      <w:pPr>
        <w:pStyle w:val="CommentText"/>
      </w:pPr>
      <w:r>
        <w:rPr>
          <w:rStyle w:val="CommentReference"/>
        </w:rPr>
        <w:annotationRef/>
      </w:r>
      <w:r>
        <w:t>This is not a reference. This is a footnote.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348443" w15:done="0"/>
  <w15:commentEx w15:paraId="46749024" w15:done="0"/>
  <w15:commentEx w15:paraId="7891A208" w15:done="0"/>
  <w15:commentEx w15:paraId="691E54DF" w15:done="0"/>
  <w15:commentEx w15:paraId="50DD4D62" w15:done="0"/>
  <w15:commentEx w15:paraId="4B864394" w15:done="0"/>
  <w15:commentEx w15:paraId="3E83540E" w15:done="0"/>
  <w15:commentEx w15:paraId="1A3F3391" w15:done="0"/>
  <w15:commentEx w15:paraId="1B502882" w15:done="0"/>
  <w15:commentEx w15:paraId="547A82DB" w15:done="0"/>
  <w15:commentEx w15:paraId="4272533B" w15:done="0"/>
  <w15:commentEx w15:paraId="708FC8FE" w15:done="0"/>
  <w15:commentEx w15:paraId="1B609F94" w15:done="0"/>
  <w15:commentEx w15:paraId="1619F060" w15:done="0"/>
  <w15:commentEx w15:paraId="3D48158A" w15:done="0"/>
  <w15:commentEx w15:paraId="10AE0AF4" w15:done="0"/>
  <w15:commentEx w15:paraId="72E91A97" w15:done="0"/>
  <w15:commentEx w15:paraId="16F3C7E8" w15:done="0"/>
  <w15:commentEx w15:paraId="51C4FA22" w15:done="0"/>
  <w15:commentEx w15:paraId="59C75253" w15:done="0"/>
  <w15:commentEx w15:paraId="13A42D8E" w15:done="0"/>
  <w15:commentEx w15:paraId="4D2BE220" w15:done="0"/>
  <w15:commentEx w15:paraId="6C6E5F2C" w15:done="0"/>
  <w15:commentEx w15:paraId="70EAD7E9" w15:done="0"/>
  <w15:commentEx w15:paraId="6BAA4B77" w15:done="0"/>
  <w15:commentEx w15:paraId="02E38CB1" w15:done="0"/>
  <w15:commentEx w15:paraId="19A270E8" w15:done="0"/>
  <w15:commentEx w15:paraId="750D8A87" w15:done="0"/>
  <w15:commentEx w15:paraId="65F539BC" w15:done="0"/>
  <w15:commentEx w15:paraId="74E0E483" w15:done="0"/>
  <w15:commentEx w15:paraId="217C2A21" w15:done="0"/>
  <w15:commentEx w15:paraId="14E46E31" w15:done="0"/>
  <w15:commentEx w15:paraId="44545C85" w15:done="0"/>
  <w15:commentEx w15:paraId="44518CCE" w15:done="0"/>
  <w15:commentEx w15:paraId="113FE96C" w15:done="0"/>
  <w15:commentEx w15:paraId="601AD98C" w15:done="0"/>
  <w15:commentEx w15:paraId="316766B3" w15:done="0"/>
  <w15:commentEx w15:paraId="7D00B09A" w15:done="0"/>
  <w15:commentEx w15:paraId="4F02A733" w15:done="0"/>
  <w15:commentEx w15:paraId="639E8AEB" w15:done="0"/>
  <w15:commentEx w15:paraId="046FF21F" w15:done="0"/>
  <w15:commentEx w15:paraId="3E92D3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348443" w16cid:durableId="1E7B5F6F"/>
  <w16cid:commentId w16cid:paraId="46749024" w16cid:durableId="1E785DDE"/>
  <w16cid:commentId w16cid:paraId="7891A208" w16cid:durableId="1E78605A"/>
  <w16cid:commentId w16cid:paraId="691E54DF" w16cid:durableId="1E79B5E9"/>
  <w16cid:commentId w16cid:paraId="50DD4D62" w16cid:durableId="1E79B6B3"/>
  <w16cid:commentId w16cid:paraId="4B864394" w16cid:durableId="1E79B798"/>
  <w16cid:commentId w16cid:paraId="3E83540E" w16cid:durableId="1E79B7D8"/>
  <w16cid:commentId w16cid:paraId="1A3F3391" w16cid:durableId="1E79B830"/>
  <w16cid:commentId w16cid:paraId="1B502882" w16cid:durableId="1E7B5A03"/>
  <w16cid:commentId w16cid:paraId="547A82DB" w16cid:durableId="1E79B93D"/>
  <w16cid:commentId w16cid:paraId="4272533B" w16cid:durableId="1E79B954"/>
  <w16cid:commentId w16cid:paraId="708FC8FE" w16cid:durableId="1E79B972"/>
  <w16cid:commentId w16cid:paraId="1B609F94" w16cid:durableId="1E79BA5F"/>
  <w16cid:commentId w16cid:paraId="1619F060" w16cid:durableId="1E79BA6E"/>
  <w16cid:commentId w16cid:paraId="3D48158A" w16cid:durableId="1E79B9DC"/>
  <w16cid:commentId w16cid:paraId="10AE0AF4" w16cid:durableId="1E79B9FC"/>
  <w16cid:commentId w16cid:paraId="72E91A97" w16cid:durableId="1E79BA97"/>
  <w16cid:commentId w16cid:paraId="16F3C7E8" w16cid:durableId="1E7B52DF"/>
  <w16cid:commentId w16cid:paraId="51C4FA22" w16cid:durableId="1E7B51D4"/>
  <w16cid:commentId w16cid:paraId="59C75253" w16cid:durableId="1E7B5342"/>
  <w16cid:commentId w16cid:paraId="13A42D8E" w16cid:durableId="1E7B2673"/>
  <w16cid:commentId w16cid:paraId="4D2BE220" w16cid:durableId="1E7B54B1"/>
  <w16cid:commentId w16cid:paraId="6C6E5F2C" w16cid:durableId="1E7B5657"/>
  <w16cid:commentId w16cid:paraId="70EAD7E9" w16cid:durableId="1E7B56D9"/>
  <w16cid:commentId w16cid:paraId="6BAA4B77" w16cid:durableId="1E7B5C5F"/>
  <w16cid:commentId w16cid:paraId="02E38CB1" w16cid:durableId="1E7B5BBC"/>
  <w16cid:commentId w16cid:paraId="19A270E8" w16cid:durableId="1E7B5B0F"/>
  <w16cid:commentId w16cid:paraId="750D8A87" w16cid:durableId="1E7B5CE9"/>
  <w16cid:commentId w16cid:paraId="65F539BC" w16cid:durableId="1E7B5CF2"/>
  <w16cid:commentId w16cid:paraId="74E0E483" w16cid:durableId="1E7B5D01"/>
  <w16cid:commentId w16cid:paraId="217C2A21" w16cid:durableId="1E7B5C4A"/>
  <w16cid:commentId w16cid:paraId="14E46E31" w16cid:durableId="1E7B5EA1"/>
  <w16cid:commentId w16cid:paraId="44545C85" w16cid:durableId="1E79BCC1"/>
  <w16cid:commentId w16cid:paraId="44518CCE" w16cid:durableId="1E79BCA3"/>
  <w16cid:commentId w16cid:paraId="113FE96C" w16cid:durableId="1E7B5EFB"/>
  <w16cid:commentId w16cid:paraId="601AD98C" w16cid:durableId="1E7B5F28"/>
  <w16cid:commentId w16cid:paraId="316766B3" w16cid:durableId="1E79BC22"/>
  <w16cid:commentId w16cid:paraId="7D00B09A" w16cid:durableId="1E79BBD4"/>
  <w16cid:commentId w16cid:paraId="4F02A733" w16cid:durableId="1E79BBED"/>
  <w16cid:commentId w16cid:paraId="639E8AEB" w16cid:durableId="1E79BC0F"/>
  <w16cid:commentId w16cid:paraId="046FF21F" w16cid:durableId="1E79BC55"/>
  <w16cid:commentId w16cid:paraId="3E92D30D" w16cid:durableId="1E79B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271DC" w14:textId="77777777" w:rsidR="009F762A" w:rsidRDefault="009F762A">
      <w:r>
        <w:separator/>
      </w:r>
    </w:p>
  </w:endnote>
  <w:endnote w:type="continuationSeparator" w:id="0">
    <w:p w14:paraId="4E91C24A" w14:textId="77777777" w:rsidR="009F762A" w:rsidRDefault="009F762A">
      <w:r>
        <w:continuationSeparator/>
      </w:r>
    </w:p>
  </w:endnote>
  <w:endnote w:type="continuationNotice" w:id="1">
    <w:p w14:paraId="097F7FE5" w14:textId="77777777" w:rsidR="009F762A" w:rsidRDefault="009F76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ms Rmn">
    <w:altName w:val="Times New Roman"/>
    <w:panose1 w:val="020B06040202020202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Segoe UI">
    <w:altName w:val="Arial"/>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2B09D9DB" w14:paraId="47C4EDD5" w14:textId="77777777" w:rsidTr="2B09D9DB">
      <w:tc>
        <w:tcPr>
          <w:tcW w:w="2306" w:type="dxa"/>
        </w:tcPr>
        <w:p w14:paraId="320D15DF" w14:textId="76F7A351" w:rsidR="2B09D9DB" w:rsidRDefault="2B09D9DB" w:rsidP="00C139E5">
          <w:pPr>
            <w:pStyle w:val="Header"/>
            <w:ind w:left="-115"/>
            <w:jc w:val="left"/>
          </w:pPr>
        </w:p>
      </w:tc>
      <w:tc>
        <w:tcPr>
          <w:tcW w:w="2306" w:type="dxa"/>
        </w:tcPr>
        <w:p w14:paraId="35D9A29D" w14:textId="0269DED4" w:rsidR="2B09D9DB" w:rsidRDefault="2B09D9DB" w:rsidP="00C139E5">
          <w:pPr>
            <w:pStyle w:val="Header"/>
            <w:jc w:val="center"/>
          </w:pPr>
        </w:p>
      </w:tc>
      <w:tc>
        <w:tcPr>
          <w:tcW w:w="2306" w:type="dxa"/>
        </w:tcPr>
        <w:p w14:paraId="1930E621" w14:textId="201D8267" w:rsidR="2B09D9DB" w:rsidRDefault="2B09D9DB" w:rsidP="00C139E5">
          <w:pPr>
            <w:pStyle w:val="Header"/>
            <w:ind w:right="-115"/>
            <w:jc w:val="right"/>
          </w:pPr>
        </w:p>
      </w:tc>
    </w:tr>
  </w:tbl>
  <w:p w14:paraId="398DC736" w14:textId="38902D7D" w:rsidR="00F94175" w:rsidRDefault="00F94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2B09D9DB" w14:paraId="631D37C2" w14:textId="77777777" w:rsidTr="2B09D9DB">
      <w:tc>
        <w:tcPr>
          <w:tcW w:w="2306" w:type="dxa"/>
        </w:tcPr>
        <w:p w14:paraId="40448A84" w14:textId="7AC54994" w:rsidR="2B09D9DB" w:rsidRDefault="2B09D9DB" w:rsidP="00C139E5">
          <w:pPr>
            <w:pStyle w:val="Header"/>
            <w:ind w:left="-115"/>
            <w:jc w:val="left"/>
          </w:pPr>
        </w:p>
      </w:tc>
      <w:tc>
        <w:tcPr>
          <w:tcW w:w="2306" w:type="dxa"/>
        </w:tcPr>
        <w:p w14:paraId="480421F0" w14:textId="130A85DA" w:rsidR="2B09D9DB" w:rsidRDefault="2B09D9DB" w:rsidP="00C139E5">
          <w:pPr>
            <w:pStyle w:val="Header"/>
            <w:jc w:val="center"/>
          </w:pPr>
        </w:p>
      </w:tc>
      <w:tc>
        <w:tcPr>
          <w:tcW w:w="2306" w:type="dxa"/>
        </w:tcPr>
        <w:p w14:paraId="3259A1AF" w14:textId="29BD139C" w:rsidR="2B09D9DB" w:rsidRDefault="2B09D9DB" w:rsidP="00C139E5">
          <w:pPr>
            <w:pStyle w:val="Header"/>
            <w:ind w:right="-115"/>
            <w:jc w:val="right"/>
          </w:pPr>
        </w:p>
      </w:tc>
    </w:tr>
  </w:tbl>
  <w:p w14:paraId="32C31B21" w14:textId="746E3D65" w:rsidR="00F94175" w:rsidRDefault="00F94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2B09D9DB" w14:paraId="3CBFE547" w14:textId="77777777" w:rsidTr="2B09D9DB">
      <w:tc>
        <w:tcPr>
          <w:tcW w:w="2306" w:type="dxa"/>
        </w:tcPr>
        <w:p w14:paraId="01CF1474" w14:textId="28DC5C68" w:rsidR="2B09D9DB" w:rsidRDefault="2B09D9DB" w:rsidP="00C139E5">
          <w:pPr>
            <w:pStyle w:val="Header"/>
            <w:ind w:left="-115"/>
            <w:jc w:val="left"/>
          </w:pPr>
        </w:p>
      </w:tc>
      <w:tc>
        <w:tcPr>
          <w:tcW w:w="2306" w:type="dxa"/>
        </w:tcPr>
        <w:p w14:paraId="087DFC3D" w14:textId="1383F091" w:rsidR="2B09D9DB" w:rsidRDefault="2B09D9DB" w:rsidP="00C139E5">
          <w:pPr>
            <w:pStyle w:val="Header"/>
            <w:jc w:val="center"/>
          </w:pPr>
        </w:p>
      </w:tc>
      <w:tc>
        <w:tcPr>
          <w:tcW w:w="2306" w:type="dxa"/>
        </w:tcPr>
        <w:p w14:paraId="5DA882C7" w14:textId="11A8804C" w:rsidR="2B09D9DB" w:rsidRDefault="2B09D9DB" w:rsidP="00C139E5">
          <w:pPr>
            <w:pStyle w:val="Header"/>
            <w:ind w:right="-115"/>
            <w:jc w:val="right"/>
          </w:pPr>
        </w:p>
      </w:tc>
    </w:tr>
  </w:tbl>
  <w:p w14:paraId="1EFFD3F1" w14:textId="4331E89F" w:rsidR="00F94175" w:rsidRDefault="00F94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5C81F" w14:textId="77777777" w:rsidR="009F762A" w:rsidRDefault="009F762A">
      <w:r>
        <w:separator/>
      </w:r>
    </w:p>
  </w:footnote>
  <w:footnote w:type="continuationSeparator" w:id="0">
    <w:p w14:paraId="78553A0E" w14:textId="77777777" w:rsidR="009F762A" w:rsidRDefault="009F762A">
      <w:r>
        <w:continuationSeparator/>
      </w:r>
    </w:p>
  </w:footnote>
  <w:footnote w:type="continuationNotice" w:id="1">
    <w:p w14:paraId="5A40050B" w14:textId="77777777" w:rsidR="009F762A" w:rsidRDefault="009F76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2B09D9DB" w14:paraId="0DD124CB" w14:textId="77777777" w:rsidTr="2B09D9DB">
      <w:tc>
        <w:tcPr>
          <w:tcW w:w="2306" w:type="dxa"/>
        </w:tcPr>
        <w:p w14:paraId="2B04BAAC" w14:textId="18594BAD" w:rsidR="2B09D9DB" w:rsidRDefault="2B09D9DB" w:rsidP="00C139E5">
          <w:pPr>
            <w:pStyle w:val="Header"/>
            <w:ind w:left="-115"/>
            <w:jc w:val="left"/>
          </w:pPr>
        </w:p>
      </w:tc>
      <w:tc>
        <w:tcPr>
          <w:tcW w:w="2306" w:type="dxa"/>
        </w:tcPr>
        <w:p w14:paraId="52EEE337" w14:textId="5E1D0FEA" w:rsidR="2B09D9DB" w:rsidRDefault="2B09D9DB" w:rsidP="00C139E5">
          <w:pPr>
            <w:pStyle w:val="Header"/>
            <w:jc w:val="center"/>
          </w:pPr>
        </w:p>
      </w:tc>
      <w:tc>
        <w:tcPr>
          <w:tcW w:w="2306" w:type="dxa"/>
        </w:tcPr>
        <w:p w14:paraId="5B8A0F31" w14:textId="1C5AABFB" w:rsidR="2B09D9DB" w:rsidRDefault="2B09D9DB" w:rsidP="00C139E5">
          <w:pPr>
            <w:pStyle w:val="Header"/>
            <w:ind w:right="-115"/>
            <w:jc w:val="right"/>
          </w:pPr>
        </w:p>
      </w:tc>
    </w:tr>
  </w:tbl>
  <w:p w14:paraId="3D82CE01" w14:textId="26DDF70F" w:rsidR="00F94175" w:rsidRDefault="00F941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2B09D9DB" w14:paraId="6E113D99" w14:textId="77777777" w:rsidTr="2B09D9DB">
      <w:tc>
        <w:tcPr>
          <w:tcW w:w="2306" w:type="dxa"/>
        </w:tcPr>
        <w:p w14:paraId="6CFE7C4E" w14:textId="4BD3582F" w:rsidR="2B09D9DB" w:rsidRDefault="2B09D9DB" w:rsidP="00C139E5">
          <w:pPr>
            <w:pStyle w:val="Header"/>
            <w:ind w:left="-115"/>
            <w:jc w:val="left"/>
          </w:pPr>
        </w:p>
      </w:tc>
      <w:tc>
        <w:tcPr>
          <w:tcW w:w="2306" w:type="dxa"/>
        </w:tcPr>
        <w:p w14:paraId="7019C4D1" w14:textId="7A827212" w:rsidR="2B09D9DB" w:rsidRDefault="2B09D9DB" w:rsidP="00C139E5">
          <w:pPr>
            <w:pStyle w:val="Header"/>
            <w:jc w:val="center"/>
          </w:pPr>
        </w:p>
      </w:tc>
      <w:tc>
        <w:tcPr>
          <w:tcW w:w="2306" w:type="dxa"/>
        </w:tcPr>
        <w:p w14:paraId="1D90354B" w14:textId="21CA728B" w:rsidR="2B09D9DB" w:rsidRDefault="2B09D9DB" w:rsidP="00C139E5">
          <w:pPr>
            <w:pStyle w:val="Header"/>
            <w:ind w:right="-115"/>
            <w:jc w:val="right"/>
          </w:pPr>
        </w:p>
      </w:tc>
    </w:tr>
  </w:tbl>
  <w:p w14:paraId="3E025667" w14:textId="6E132DE0" w:rsidR="00F94175" w:rsidRDefault="00F941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2B09D9DB" w14:paraId="47755497" w14:textId="77777777" w:rsidTr="2B09D9DB">
      <w:tc>
        <w:tcPr>
          <w:tcW w:w="2306" w:type="dxa"/>
        </w:tcPr>
        <w:p w14:paraId="6AFB8F78" w14:textId="6D1E8A20" w:rsidR="2B09D9DB" w:rsidRDefault="2B09D9DB" w:rsidP="00C139E5">
          <w:pPr>
            <w:pStyle w:val="Header"/>
            <w:ind w:left="-115"/>
            <w:jc w:val="left"/>
          </w:pPr>
        </w:p>
      </w:tc>
      <w:tc>
        <w:tcPr>
          <w:tcW w:w="2306" w:type="dxa"/>
        </w:tcPr>
        <w:p w14:paraId="42F2DFF0" w14:textId="59CBE11E" w:rsidR="2B09D9DB" w:rsidRDefault="2B09D9DB" w:rsidP="00C139E5">
          <w:pPr>
            <w:pStyle w:val="Header"/>
            <w:jc w:val="center"/>
          </w:pPr>
        </w:p>
      </w:tc>
      <w:tc>
        <w:tcPr>
          <w:tcW w:w="2306" w:type="dxa"/>
        </w:tcPr>
        <w:p w14:paraId="24D6E5F9" w14:textId="202E55ED" w:rsidR="2B09D9DB" w:rsidRDefault="2B09D9DB" w:rsidP="00C139E5">
          <w:pPr>
            <w:pStyle w:val="Header"/>
            <w:ind w:right="-115"/>
            <w:jc w:val="right"/>
          </w:pPr>
        </w:p>
      </w:tc>
    </w:tr>
  </w:tbl>
  <w:p w14:paraId="649349BE" w14:textId="0CFC4B9A" w:rsidR="00F94175" w:rsidRDefault="00F941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046B3E81"/>
    <w:multiLevelType w:val="hybridMultilevel"/>
    <w:tmpl w:val="3274DE7E"/>
    <w:lvl w:ilvl="0" w:tplc="38FA2330">
      <w:start w:val="1"/>
      <w:numFmt w:val="decimal"/>
      <w:lvlText w:val="%1."/>
      <w:lvlJc w:val="left"/>
      <w:pPr>
        <w:ind w:left="720" w:hanging="360"/>
      </w:pPr>
    </w:lvl>
    <w:lvl w:ilvl="1" w:tplc="5BD0CEE8">
      <w:start w:val="1"/>
      <w:numFmt w:val="lowerLetter"/>
      <w:lvlText w:val="%2."/>
      <w:lvlJc w:val="left"/>
      <w:pPr>
        <w:ind w:left="1440" w:hanging="360"/>
      </w:pPr>
    </w:lvl>
    <w:lvl w:ilvl="2" w:tplc="4DEEF4F4">
      <w:start w:val="1"/>
      <w:numFmt w:val="lowerRoman"/>
      <w:lvlText w:val="%3."/>
      <w:lvlJc w:val="right"/>
      <w:pPr>
        <w:ind w:left="2160" w:hanging="180"/>
      </w:pPr>
    </w:lvl>
    <w:lvl w:ilvl="3" w:tplc="C130EA74">
      <w:start w:val="1"/>
      <w:numFmt w:val="decimal"/>
      <w:lvlText w:val="%4."/>
      <w:lvlJc w:val="left"/>
      <w:pPr>
        <w:ind w:left="2880" w:hanging="360"/>
      </w:pPr>
    </w:lvl>
    <w:lvl w:ilvl="4" w:tplc="24EA789A">
      <w:start w:val="1"/>
      <w:numFmt w:val="lowerLetter"/>
      <w:lvlText w:val="%5."/>
      <w:lvlJc w:val="left"/>
      <w:pPr>
        <w:ind w:left="3600" w:hanging="360"/>
      </w:pPr>
    </w:lvl>
    <w:lvl w:ilvl="5" w:tplc="14881C52">
      <w:start w:val="1"/>
      <w:numFmt w:val="lowerRoman"/>
      <w:lvlText w:val="%6."/>
      <w:lvlJc w:val="right"/>
      <w:pPr>
        <w:ind w:left="4320" w:hanging="180"/>
      </w:pPr>
    </w:lvl>
    <w:lvl w:ilvl="6" w:tplc="CA6E52DE">
      <w:start w:val="1"/>
      <w:numFmt w:val="decimal"/>
      <w:lvlText w:val="%7."/>
      <w:lvlJc w:val="left"/>
      <w:pPr>
        <w:ind w:left="5040" w:hanging="360"/>
      </w:pPr>
    </w:lvl>
    <w:lvl w:ilvl="7" w:tplc="77543D38">
      <w:start w:val="1"/>
      <w:numFmt w:val="lowerLetter"/>
      <w:lvlText w:val="%8."/>
      <w:lvlJc w:val="left"/>
      <w:pPr>
        <w:ind w:left="5760" w:hanging="360"/>
      </w:pPr>
    </w:lvl>
    <w:lvl w:ilvl="8" w:tplc="E5126A62">
      <w:start w:val="1"/>
      <w:numFmt w:val="lowerRoman"/>
      <w:lvlText w:val="%9."/>
      <w:lvlJc w:val="right"/>
      <w:pPr>
        <w:ind w:left="6480" w:hanging="180"/>
      </w:pPr>
    </w:lvl>
  </w:abstractNum>
  <w:abstractNum w:abstractNumId="2" w15:restartNumberingAfterBreak="0">
    <w:nsid w:val="11D84C28"/>
    <w:multiLevelType w:val="hybridMultilevel"/>
    <w:tmpl w:val="D7E624DC"/>
    <w:lvl w:ilvl="0" w:tplc="7C647FE4">
      <w:start w:val="1"/>
      <w:numFmt w:val="decimal"/>
      <w:lvlText w:val="%1."/>
      <w:lvlJc w:val="left"/>
      <w:pPr>
        <w:ind w:left="720" w:hanging="360"/>
      </w:pPr>
    </w:lvl>
    <w:lvl w:ilvl="1" w:tplc="F5660BD2">
      <w:start w:val="1"/>
      <w:numFmt w:val="lowerLetter"/>
      <w:lvlText w:val="%2."/>
      <w:lvlJc w:val="left"/>
      <w:pPr>
        <w:ind w:left="1440" w:hanging="360"/>
      </w:pPr>
    </w:lvl>
    <w:lvl w:ilvl="2" w:tplc="B636D8C8">
      <w:start w:val="1"/>
      <w:numFmt w:val="lowerRoman"/>
      <w:lvlText w:val="%3."/>
      <w:lvlJc w:val="right"/>
      <w:pPr>
        <w:ind w:left="2160" w:hanging="180"/>
      </w:pPr>
    </w:lvl>
    <w:lvl w:ilvl="3" w:tplc="F44A454C">
      <w:start w:val="1"/>
      <w:numFmt w:val="decimal"/>
      <w:lvlText w:val="%4."/>
      <w:lvlJc w:val="left"/>
      <w:pPr>
        <w:ind w:left="2880" w:hanging="360"/>
      </w:pPr>
    </w:lvl>
    <w:lvl w:ilvl="4" w:tplc="05EC8134">
      <w:start w:val="1"/>
      <w:numFmt w:val="lowerLetter"/>
      <w:lvlText w:val="%5."/>
      <w:lvlJc w:val="left"/>
      <w:pPr>
        <w:ind w:left="3600" w:hanging="360"/>
      </w:pPr>
    </w:lvl>
    <w:lvl w:ilvl="5" w:tplc="3C4EC7B4">
      <w:start w:val="1"/>
      <w:numFmt w:val="lowerRoman"/>
      <w:lvlText w:val="%6."/>
      <w:lvlJc w:val="right"/>
      <w:pPr>
        <w:ind w:left="4320" w:hanging="180"/>
      </w:pPr>
    </w:lvl>
    <w:lvl w:ilvl="6" w:tplc="C7E2A90C">
      <w:start w:val="1"/>
      <w:numFmt w:val="decimal"/>
      <w:lvlText w:val="%7."/>
      <w:lvlJc w:val="left"/>
      <w:pPr>
        <w:ind w:left="5040" w:hanging="360"/>
      </w:pPr>
    </w:lvl>
    <w:lvl w:ilvl="7" w:tplc="BD2609EC">
      <w:start w:val="1"/>
      <w:numFmt w:val="lowerLetter"/>
      <w:lvlText w:val="%8."/>
      <w:lvlJc w:val="left"/>
      <w:pPr>
        <w:ind w:left="5760" w:hanging="360"/>
      </w:pPr>
    </w:lvl>
    <w:lvl w:ilvl="8" w:tplc="16201804">
      <w:start w:val="1"/>
      <w:numFmt w:val="lowerRoman"/>
      <w:lvlText w:val="%9."/>
      <w:lvlJc w:val="right"/>
      <w:pPr>
        <w:ind w:left="6480" w:hanging="180"/>
      </w:pPr>
    </w:lvl>
  </w:abstractNum>
  <w:abstractNum w:abstractNumId="3" w15:restartNumberingAfterBreak="0">
    <w:nsid w:val="1495578F"/>
    <w:multiLevelType w:val="hybridMultilevel"/>
    <w:tmpl w:val="81DA3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27150298"/>
    <w:multiLevelType w:val="hybridMultilevel"/>
    <w:tmpl w:val="6500113A"/>
    <w:lvl w:ilvl="0" w:tplc="4FB0A2F4">
      <w:start w:val="1"/>
      <w:numFmt w:val="decimal"/>
      <w:lvlText w:val="%1."/>
      <w:lvlJc w:val="left"/>
      <w:pPr>
        <w:ind w:left="720" w:hanging="360"/>
      </w:pPr>
    </w:lvl>
    <w:lvl w:ilvl="1" w:tplc="F3CED018">
      <w:start w:val="1"/>
      <w:numFmt w:val="lowerLetter"/>
      <w:lvlText w:val="%2."/>
      <w:lvlJc w:val="left"/>
      <w:pPr>
        <w:ind w:left="1440" w:hanging="360"/>
      </w:pPr>
    </w:lvl>
    <w:lvl w:ilvl="2" w:tplc="B2A2A3F2">
      <w:start w:val="1"/>
      <w:numFmt w:val="lowerRoman"/>
      <w:lvlText w:val="%3."/>
      <w:lvlJc w:val="right"/>
      <w:pPr>
        <w:ind w:left="2160" w:hanging="180"/>
      </w:pPr>
    </w:lvl>
    <w:lvl w:ilvl="3" w:tplc="F02C53DA">
      <w:start w:val="1"/>
      <w:numFmt w:val="decimal"/>
      <w:lvlText w:val="%4."/>
      <w:lvlJc w:val="left"/>
      <w:pPr>
        <w:ind w:left="2880" w:hanging="360"/>
      </w:pPr>
    </w:lvl>
    <w:lvl w:ilvl="4" w:tplc="540A77AC">
      <w:start w:val="1"/>
      <w:numFmt w:val="lowerLetter"/>
      <w:lvlText w:val="%5."/>
      <w:lvlJc w:val="left"/>
      <w:pPr>
        <w:ind w:left="3600" w:hanging="360"/>
      </w:pPr>
    </w:lvl>
    <w:lvl w:ilvl="5" w:tplc="6CE40454">
      <w:start w:val="1"/>
      <w:numFmt w:val="lowerRoman"/>
      <w:lvlText w:val="%6."/>
      <w:lvlJc w:val="right"/>
      <w:pPr>
        <w:ind w:left="4320" w:hanging="180"/>
      </w:pPr>
    </w:lvl>
    <w:lvl w:ilvl="6" w:tplc="6C682AC4">
      <w:start w:val="1"/>
      <w:numFmt w:val="decimal"/>
      <w:lvlText w:val="%7."/>
      <w:lvlJc w:val="left"/>
      <w:pPr>
        <w:ind w:left="5040" w:hanging="360"/>
      </w:pPr>
    </w:lvl>
    <w:lvl w:ilvl="7" w:tplc="2D903BD2">
      <w:start w:val="1"/>
      <w:numFmt w:val="lowerLetter"/>
      <w:lvlText w:val="%8."/>
      <w:lvlJc w:val="left"/>
      <w:pPr>
        <w:ind w:left="5760" w:hanging="360"/>
      </w:pPr>
    </w:lvl>
    <w:lvl w:ilvl="8" w:tplc="7B54A13A">
      <w:start w:val="1"/>
      <w:numFmt w:val="lowerRoman"/>
      <w:lvlText w:val="%9."/>
      <w:lvlJc w:val="right"/>
      <w:pPr>
        <w:ind w:left="6480" w:hanging="180"/>
      </w:pPr>
    </w:lvl>
  </w:abstractNum>
  <w:abstractNum w:abstractNumId="5"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6"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15:restartNumberingAfterBreak="0">
    <w:nsid w:val="37D057A3"/>
    <w:multiLevelType w:val="hybridMultilevel"/>
    <w:tmpl w:val="91C00972"/>
    <w:lvl w:ilvl="0" w:tplc="C4D4A0A6">
      <w:start w:val="1"/>
      <w:numFmt w:val="decimal"/>
      <w:lvlText w:val="%1."/>
      <w:lvlJc w:val="left"/>
      <w:pPr>
        <w:ind w:left="720" w:hanging="360"/>
      </w:pPr>
    </w:lvl>
    <w:lvl w:ilvl="1" w:tplc="69BE3766">
      <w:start w:val="1"/>
      <w:numFmt w:val="lowerLetter"/>
      <w:lvlText w:val="%2."/>
      <w:lvlJc w:val="left"/>
      <w:pPr>
        <w:ind w:left="1440" w:hanging="360"/>
      </w:pPr>
    </w:lvl>
    <w:lvl w:ilvl="2" w:tplc="9FB2092E">
      <w:start w:val="1"/>
      <w:numFmt w:val="lowerRoman"/>
      <w:lvlText w:val="%3."/>
      <w:lvlJc w:val="right"/>
      <w:pPr>
        <w:ind w:left="2160" w:hanging="180"/>
      </w:pPr>
    </w:lvl>
    <w:lvl w:ilvl="3" w:tplc="7A32648A">
      <w:start w:val="1"/>
      <w:numFmt w:val="decimal"/>
      <w:lvlText w:val="%4."/>
      <w:lvlJc w:val="left"/>
      <w:pPr>
        <w:ind w:left="2880" w:hanging="360"/>
      </w:pPr>
    </w:lvl>
    <w:lvl w:ilvl="4" w:tplc="7FA66CDE">
      <w:start w:val="1"/>
      <w:numFmt w:val="lowerLetter"/>
      <w:lvlText w:val="%5."/>
      <w:lvlJc w:val="left"/>
      <w:pPr>
        <w:ind w:left="3600" w:hanging="360"/>
      </w:pPr>
    </w:lvl>
    <w:lvl w:ilvl="5" w:tplc="0400E32A">
      <w:start w:val="1"/>
      <w:numFmt w:val="lowerRoman"/>
      <w:lvlText w:val="%6."/>
      <w:lvlJc w:val="right"/>
      <w:pPr>
        <w:ind w:left="4320" w:hanging="180"/>
      </w:pPr>
    </w:lvl>
    <w:lvl w:ilvl="6" w:tplc="5D0CEC4A">
      <w:start w:val="1"/>
      <w:numFmt w:val="decimal"/>
      <w:lvlText w:val="%7."/>
      <w:lvlJc w:val="left"/>
      <w:pPr>
        <w:ind w:left="5040" w:hanging="360"/>
      </w:pPr>
    </w:lvl>
    <w:lvl w:ilvl="7" w:tplc="8C4E112E">
      <w:start w:val="1"/>
      <w:numFmt w:val="lowerLetter"/>
      <w:lvlText w:val="%8."/>
      <w:lvlJc w:val="left"/>
      <w:pPr>
        <w:ind w:left="5760" w:hanging="360"/>
      </w:pPr>
    </w:lvl>
    <w:lvl w:ilvl="8" w:tplc="5810B5B4">
      <w:start w:val="1"/>
      <w:numFmt w:val="lowerRoman"/>
      <w:lvlText w:val="%9."/>
      <w:lvlJc w:val="right"/>
      <w:pPr>
        <w:ind w:left="6480" w:hanging="180"/>
      </w:pPr>
    </w:lvl>
  </w:abstractNum>
  <w:abstractNum w:abstractNumId="8" w15:restartNumberingAfterBreak="0">
    <w:nsid w:val="386663EF"/>
    <w:multiLevelType w:val="hybridMultilevel"/>
    <w:tmpl w:val="121C2D7C"/>
    <w:lvl w:ilvl="0" w:tplc="5636DBBC">
      <w:start w:val="1"/>
      <w:numFmt w:val="decimal"/>
      <w:lvlText w:val="%1."/>
      <w:lvlJc w:val="left"/>
      <w:pPr>
        <w:ind w:left="720" w:hanging="360"/>
      </w:pPr>
    </w:lvl>
    <w:lvl w:ilvl="1" w:tplc="6ED092EE">
      <w:start w:val="1"/>
      <w:numFmt w:val="lowerLetter"/>
      <w:lvlText w:val="%2."/>
      <w:lvlJc w:val="left"/>
      <w:pPr>
        <w:ind w:left="1440" w:hanging="360"/>
      </w:pPr>
    </w:lvl>
    <w:lvl w:ilvl="2" w:tplc="1AAC8BBE">
      <w:start w:val="1"/>
      <w:numFmt w:val="lowerRoman"/>
      <w:lvlText w:val="%3."/>
      <w:lvlJc w:val="right"/>
      <w:pPr>
        <w:ind w:left="2160" w:hanging="180"/>
      </w:pPr>
    </w:lvl>
    <w:lvl w:ilvl="3" w:tplc="868E8870">
      <w:start w:val="1"/>
      <w:numFmt w:val="decimal"/>
      <w:lvlText w:val="%4."/>
      <w:lvlJc w:val="left"/>
      <w:pPr>
        <w:ind w:left="2880" w:hanging="360"/>
      </w:pPr>
    </w:lvl>
    <w:lvl w:ilvl="4" w:tplc="959C1AFA">
      <w:start w:val="1"/>
      <w:numFmt w:val="lowerLetter"/>
      <w:lvlText w:val="%5."/>
      <w:lvlJc w:val="left"/>
      <w:pPr>
        <w:ind w:left="3600" w:hanging="360"/>
      </w:pPr>
    </w:lvl>
    <w:lvl w:ilvl="5" w:tplc="61601D46">
      <w:start w:val="1"/>
      <w:numFmt w:val="lowerRoman"/>
      <w:lvlText w:val="%6."/>
      <w:lvlJc w:val="right"/>
      <w:pPr>
        <w:ind w:left="4320" w:hanging="180"/>
      </w:pPr>
    </w:lvl>
    <w:lvl w:ilvl="6" w:tplc="7B4463EC">
      <w:start w:val="1"/>
      <w:numFmt w:val="decimal"/>
      <w:lvlText w:val="%7."/>
      <w:lvlJc w:val="left"/>
      <w:pPr>
        <w:ind w:left="5040" w:hanging="360"/>
      </w:pPr>
    </w:lvl>
    <w:lvl w:ilvl="7" w:tplc="D6A2BBDE">
      <w:start w:val="1"/>
      <w:numFmt w:val="lowerLetter"/>
      <w:lvlText w:val="%8."/>
      <w:lvlJc w:val="left"/>
      <w:pPr>
        <w:ind w:left="5760" w:hanging="360"/>
      </w:pPr>
    </w:lvl>
    <w:lvl w:ilvl="8" w:tplc="EE8E782A">
      <w:start w:val="1"/>
      <w:numFmt w:val="lowerRoman"/>
      <w:lvlText w:val="%9."/>
      <w:lvlJc w:val="right"/>
      <w:pPr>
        <w:ind w:left="6480" w:hanging="180"/>
      </w:pPr>
    </w:lvl>
  </w:abstractNum>
  <w:abstractNum w:abstractNumId="9" w15:restartNumberingAfterBreak="0">
    <w:nsid w:val="41690C18"/>
    <w:multiLevelType w:val="hybridMultilevel"/>
    <w:tmpl w:val="4AA02F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56321207"/>
    <w:multiLevelType w:val="hybridMultilevel"/>
    <w:tmpl w:val="B81C82C8"/>
    <w:lvl w:ilvl="0" w:tplc="AF8880A0">
      <w:start w:val="1"/>
      <w:numFmt w:val="decimal"/>
      <w:lvlText w:val="%1."/>
      <w:lvlJc w:val="left"/>
      <w:pPr>
        <w:ind w:left="720" w:hanging="360"/>
      </w:pPr>
    </w:lvl>
    <w:lvl w:ilvl="1" w:tplc="FDA08A66">
      <w:start w:val="1"/>
      <w:numFmt w:val="lowerLetter"/>
      <w:lvlText w:val="%2."/>
      <w:lvlJc w:val="left"/>
      <w:pPr>
        <w:ind w:left="1440" w:hanging="360"/>
      </w:pPr>
    </w:lvl>
    <w:lvl w:ilvl="2" w:tplc="14B81FC4">
      <w:start w:val="1"/>
      <w:numFmt w:val="lowerRoman"/>
      <w:lvlText w:val="%3."/>
      <w:lvlJc w:val="right"/>
      <w:pPr>
        <w:ind w:left="2160" w:hanging="180"/>
      </w:pPr>
    </w:lvl>
    <w:lvl w:ilvl="3" w:tplc="13200E76">
      <w:start w:val="1"/>
      <w:numFmt w:val="decimal"/>
      <w:lvlText w:val="%4."/>
      <w:lvlJc w:val="left"/>
      <w:pPr>
        <w:ind w:left="2880" w:hanging="360"/>
      </w:pPr>
    </w:lvl>
    <w:lvl w:ilvl="4" w:tplc="47505B38">
      <w:start w:val="1"/>
      <w:numFmt w:val="lowerLetter"/>
      <w:lvlText w:val="%5."/>
      <w:lvlJc w:val="left"/>
      <w:pPr>
        <w:ind w:left="3600" w:hanging="360"/>
      </w:pPr>
    </w:lvl>
    <w:lvl w:ilvl="5" w:tplc="FD506A7C">
      <w:start w:val="1"/>
      <w:numFmt w:val="lowerRoman"/>
      <w:lvlText w:val="%6."/>
      <w:lvlJc w:val="right"/>
      <w:pPr>
        <w:ind w:left="4320" w:hanging="180"/>
      </w:pPr>
    </w:lvl>
    <w:lvl w:ilvl="6" w:tplc="9D0678BE">
      <w:start w:val="1"/>
      <w:numFmt w:val="decimal"/>
      <w:lvlText w:val="%7."/>
      <w:lvlJc w:val="left"/>
      <w:pPr>
        <w:ind w:left="5040" w:hanging="360"/>
      </w:pPr>
    </w:lvl>
    <w:lvl w:ilvl="7" w:tplc="79B2148C">
      <w:start w:val="1"/>
      <w:numFmt w:val="lowerLetter"/>
      <w:lvlText w:val="%8."/>
      <w:lvlJc w:val="left"/>
      <w:pPr>
        <w:ind w:left="5760" w:hanging="360"/>
      </w:pPr>
    </w:lvl>
    <w:lvl w:ilvl="8" w:tplc="7EC4A9D6">
      <w:start w:val="1"/>
      <w:numFmt w:val="lowerRoman"/>
      <w:lvlText w:val="%9."/>
      <w:lvlJc w:val="right"/>
      <w:pPr>
        <w:ind w:left="6480" w:hanging="180"/>
      </w:pPr>
    </w:lvl>
  </w:abstractNum>
  <w:abstractNum w:abstractNumId="11" w15:restartNumberingAfterBreak="0">
    <w:nsid w:val="595D1F4A"/>
    <w:multiLevelType w:val="hybridMultilevel"/>
    <w:tmpl w:val="FD0C673C"/>
    <w:lvl w:ilvl="0" w:tplc="CF9C08F4">
      <w:start w:val="1"/>
      <w:numFmt w:val="decimal"/>
      <w:lvlText w:val="%1."/>
      <w:lvlJc w:val="left"/>
      <w:pPr>
        <w:ind w:left="720" w:hanging="360"/>
      </w:pPr>
    </w:lvl>
    <w:lvl w:ilvl="1" w:tplc="CA6AD9D2">
      <w:start w:val="1"/>
      <w:numFmt w:val="lowerLetter"/>
      <w:lvlText w:val="%2."/>
      <w:lvlJc w:val="left"/>
      <w:pPr>
        <w:ind w:left="1440" w:hanging="360"/>
      </w:pPr>
    </w:lvl>
    <w:lvl w:ilvl="2" w:tplc="F61E8264">
      <w:start w:val="1"/>
      <w:numFmt w:val="lowerRoman"/>
      <w:lvlText w:val="%3."/>
      <w:lvlJc w:val="right"/>
      <w:pPr>
        <w:ind w:left="2160" w:hanging="180"/>
      </w:pPr>
    </w:lvl>
    <w:lvl w:ilvl="3" w:tplc="C20CD832">
      <w:start w:val="1"/>
      <w:numFmt w:val="decimal"/>
      <w:lvlText w:val="%4."/>
      <w:lvlJc w:val="left"/>
      <w:pPr>
        <w:ind w:left="2880" w:hanging="360"/>
      </w:pPr>
    </w:lvl>
    <w:lvl w:ilvl="4" w:tplc="A8460CF2">
      <w:start w:val="1"/>
      <w:numFmt w:val="lowerLetter"/>
      <w:lvlText w:val="%5."/>
      <w:lvlJc w:val="left"/>
      <w:pPr>
        <w:ind w:left="3600" w:hanging="360"/>
      </w:pPr>
    </w:lvl>
    <w:lvl w:ilvl="5" w:tplc="DA768390">
      <w:start w:val="1"/>
      <w:numFmt w:val="lowerRoman"/>
      <w:lvlText w:val="%6."/>
      <w:lvlJc w:val="right"/>
      <w:pPr>
        <w:ind w:left="4320" w:hanging="180"/>
      </w:pPr>
    </w:lvl>
    <w:lvl w:ilvl="6" w:tplc="BDBEC774">
      <w:start w:val="1"/>
      <w:numFmt w:val="decimal"/>
      <w:lvlText w:val="%7."/>
      <w:lvlJc w:val="left"/>
      <w:pPr>
        <w:ind w:left="5040" w:hanging="360"/>
      </w:pPr>
    </w:lvl>
    <w:lvl w:ilvl="7" w:tplc="3378F236">
      <w:start w:val="1"/>
      <w:numFmt w:val="lowerLetter"/>
      <w:lvlText w:val="%8."/>
      <w:lvlJc w:val="left"/>
      <w:pPr>
        <w:ind w:left="5760" w:hanging="360"/>
      </w:pPr>
    </w:lvl>
    <w:lvl w:ilvl="8" w:tplc="B06481FE">
      <w:start w:val="1"/>
      <w:numFmt w:val="lowerRoman"/>
      <w:lvlText w:val="%9."/>
      <w:lvlJc w:val="right"/>
      <w:pPr>
        <w:ind w:left="6480" w:hanging="180"/>
      </w:pPr>
    </w:lvl>
  </w:abstractNum>
  <w:abstractNum w:abstractNumId="12" w15:restartNumberingAfterBreak="0">
    <w:nsid w:val="59BC3901"/>
    <w:multiLevelType w:val="hybridMultilevel"/>
    <w:tmpl w:val="42D2ED90"/>
    <w:lvl w:ilvl="0" w:tplc="4554F65E">
      <w:start w:val="1"/>
      <w:numFmt w:val="decimal"/>
      <w:lvlText w:val="%1."/>
      <w:lvlJc w:val="left"/>
      <w:pPr>
        <w:ind w:left="720" w:hanging="360"/>
      </w:pPr>
    </w:lvl>
    <w:lvl w:ilvl="1" w:tplc="0304F30A">
      <w:start w:val="1"/>
      <w:numFmt w:val="lowerLetter"/>
      <w:lvlText w:val="%2."/>
      <w:lvlJc w:val="left"/>
      <w:pPr>
        <w:ind w:left="1440" w:hanging="360"/>
      </w:pPr>
    </w:lvl>
    <w:lvl w:ilvl="2" w:tplc="7F0E9BAA">
      <w:start w:val="1"/>
      <w:numFmt w:val="lowerRoman"/>
      <w:lvlText w:val="%3."/>
      <w:lvlJc w:val="right"/>
      <w:pPr>
        <w:ind w:left="2160" w:hanging="180"/>
      </w:pPr>
    </w:lvl>
    <w:lvl w:ilvl="3" w:tplc="4D4262DE">
      <w:start w:val="1"/>
      <w:numFmt w:val="decimal"/>
      <w:lvlText w:val="%4."/>
      <w:lvlJc w:val="left"/>
      <w:pPr>
        <w:ind w:left="2880" w:hanging="360"/>
      </w:pPr>
    </w:lvl>
    <w:lvl w:ilvl="4" w:tplc="413E327A">
      <w:start w:val="1"/>
      <w:numFmt w:val="lowerLetter"/>
      <w:lvlText w:val="%5."/>
      <w:lvlJc w:val="left"/>
      <w:pPr>
        <w:ind w:left="3600" w:hanging="360"/>
      </w:pPr>
    </w:lvl>
    <w:lvl w:ilvl="5" w:tplc="CCE4D226">
      <w:start w:val="1"/>
      <w:numFmt w:val="lowerRoman"/>
      <w:lvlText w:val="%6."/>
      <w:lvlJc w:val="right"/>
      <w:pPr>
        <w:ind w:left="4320" w:hanging="180"/>
      </w:pPr>
    </w:lvl>
    <w:lvl w:ilvl="6" w:tplc="9B5C8E7A">
      <w:start w:val="1"/>
      <w:numFmt w:val="decimal"/>
      <w:lvlText w:val="%7."/>
      <w:lvlJc w:val="left"/>
      <w:pPr>
        <w:ind w:left="5040" w:hanging="360"/>
      </w:pPr>
    </w:lvl>
    <w:lvl w:ilvl="7" w:tplc="661258B6">
      <w:start w:val="1"/>
      <w:numFmt w:val="lowerLetter"/>
      <w:lvlText w:val="%8."/>
      <w:lvlJc w:val="left"/>
      <w:pPr>
        <w:ind w:left="5760" w:hanging="360"/>
      </w:pPr>
    </w:lvl>
    <w:lvl w:ilvl="8" w:tplc="CCCA06D0">
      <w:start w:val="1"/>
      <w:numFmt w:val="lowerRoman"/>
      <w:lvlText w:val="%9."/>
      <w:lvlJc w:val="right"/>
      <w:pPr>
        <w:ind w:left="6480" w:hanging="180"/>
      </w:pPr>
    </w:lvl>
  </w:abstractNum>
  <w:abstractNum w:abstractNumId="13" w15:restartNumberingAfterBreak="0">
    <w:nsid w:val="5A733930"/>
    <w:multiLevelType w:val="hybridMultilevel"/>
    <w:tmpl w:val="5776C444"/>
    <w:lvl w:ilvl="0" w:tplc="D7429CC8">
      <w:start w:val="1"/>
      <w:numFmt w:val="decimal"/>
      <w:lvlText w:val="%1."/>
      <w:lvlJc w:val="left"/>
      <w:pPr>
        <w:ind w:left="720" w:hanging="360"/>
      </w:pPr>
    </w:lvl>
    <w:lvl w:ilvl="1" w:tplc="200CD796">
      <w:start w:val="1"/>
      <w:numFmt w:val="lowerLetter"/>
      <w:lvlText w:val="%2."/>
      <w:lvlJc w:val="left"/>
      <w:pPr>
        <w:ind w:left="1440" w:hanging="360"/>
      </w:pPr>
    </w:lvl>
    <w:lvl w:ilvl="2" w:tplc="43AC8E88">
      <w:start w:val="1"/>
      <w:numFmt w:val="lowerRoman"/>
      <w:lvlText w:val="%3."/>
      <w:lvlJc w:val="right"/>
      <w:pPr>
        <w:ind w:left="2160" w:hanging="180"/>
      </w:pPr>
    </w:lvl>
    <w:lvl w:ilvl="3" w:tplc="9FBEA4A2">
      <w:start w:val="1"/>
      <w:numFmt w:val="decimal"/>
      <w:lvlText w:val="%4."/>
      <w:lvlJc w:val="left"/>
      <w:pPr>
        <w:ind w:left="2880" w:hanging="360"/>
      </w:pPr>
    </w:lvl>
    <w:lvl w:ilvl="4" w:tplc="5204C6C6">
      <w:start w:val="1"/>
      <w:numFmt w:val="lowerLetter"/>
      <w:lvlText w:val="%5."/>
      <w:lvlJc w:val="left"/>
      <w:pPr>
        <w:ind w:left="3600" w:hanging="360"/>
      </w:pPr>
    </w:lvl>
    <w:lvl w:ilvl="5" w:tplc="26D87D58">
      <w:start w:val="1"/>
      <w:numFmt w:val="lowerRoman"/>
      <w:lvlText w:val="%6."/>
      <w:lvlJc w:val="right"/>
      <w:pPr>
        <w:ind w:left="4320" w:hanging="180"/>
      </w:pPr>
    </w:lvl>
    <w:lvl w:ilvl="6" w:tplc="256CE47A">
      <w:start w:val="1"/>
      <w:numFmt w:val="decimal"/>
      <w:lvlText w:val="%7."/>
      <w:lvlJc w:val="left"/>
      <w:pPr>
        <w:ind w:left="5040" w:hanging="360"/>
      </w:pPr>
    </w:lvl>
    <w:lvl w:ilvl="7" w:tplc="9EA2371A">
      <w:start w:val="1"/>
      <w:numFmt w:val="lowerLetter"/>
      <w:lvlText w:val="%8."/>
      <w:lvlJc w:val="left"/>
      <w:pPr>
        <w:ind w:left="5760" w:hanging="360"/>
      </w:pPr>
    </w:lvl>
    <w:lvl w:ilvl="8" w:tplc="3DB6F4B6">
      <w:start w:val="1"/>
      <w:numFmt w:val="lowerRoman"/>
      <w:lvlText w:val="%9."/>
      <w:lvlJc w:val="right"/>
      <w:pPr>
        <w:ind w:left="6480" w:hanging="180"/>
      </w:pPr>
    </w:lvl>
  </w:abstractNum>
  <w:abstractNum w:abstractNumId="14" w15:restartNumberingAfterBreak="0">
    <w:nsid w:val="617921CE"/>
    <w:multiLevelType w:val="hybridMultilevel"/>
    <w:tmpl w:val="0C1273E4"/>
    <w:lvl w:ilvl="0" w:tplc="929035CC">
      <w:start w:val="1"/>
      <w:numFmt w:val="decimal"/>
      <w:lvlText w:val="%1."/>
      <w:lvlJc w:val="left"/>
      <w:pPr>
        <w:ind w:left="720" w:hanging="360"/>
      </w:pPr>
    </w:lvl>
    <w:lvl w:ilvl="1" w:tplc="21283E7C">
      <w:start w:val="1"/>
      <w:numFmt w:val="lowerLetter"/>
      <w:lvlText w:val="%2."/>
      <w:lvlJc w:val="left"/>
      <w:pPr>
        <w:ind w:left="1440" w:hanging="360"/>
      </w:pPr>
    </w:lvl>
    <w:lvl w:ilvl="2" w:tplc="960A8DEE">
      <w:start w:val="1"/>
      <w:numFmt w:val="lowerRoman"/>
      <w:lvlText w:val="%3."/>
      <w:lvlJc w:val="right"/>
      <w:pPr>
        <w:ind w:left="2160" w:hanging="180"/>
      </w:pPr>
    </w:lvl>
    <w:lvl w:ilvl="3" w:tplc="7A00D12A">
      <w:start w:val="1"/>
      <w:numFmt w:val="decimal"/>
      <w:lvlText w:val="%4."/>
      <w:lvlJc w:val="left"/>
      <w:pPr>
        <w:ind w:left="2880" w:hanging="360"/>
      </w:pPr>
    </w:lvl>
    <w:lvl w:ilvl="4" w:tplc="E3F6F0CE">
      <w:start w:val="1"/>
      <w:numFmt w:val="lowerLetter"/>
      <w:lvlText w:val="%5."/>
      <w:lvlJc w:val="left"/>
      <w:pPr>
        <w:ind w:left="3600" w:hanging="360"/>
      </w:pPr>
    </w:lvl>
    <w:lvl w:ilvl="5" w:tplc="D6F042DA">
      <w:start w:val="1"/>
      <w:numFmt w:val="lowerRoman"/>
      <w:lvlText w:val="%6."/>
      <w:lvlJc w:val="right"/>
      <w:pPr>
        <w:ind w:left="4320" w:hanging="180"/>
      </w:pPr>
    </w:lvl>
    <w:lvl w:ilvl="6" w:tplc="144AADCA">
      <w:start w:val="1"/>
      <w:numFmt w:val="decimal"/>
      <w:lvlText w:val="%7."/>
      <w:lvlJc w:val="left"/>
      <w:pPr>
        <w:ind w:left="5040" w:hanging="360"/>
      </w:pPr>
    </w:lvl>
    <w:lvl w:ilvl="7" w:tplc="BA6EC674">
      <w:start w:val="1"/>
      <w:numFmt w:val="lowerLetter"/>
      <w:lvlText w:val="%8."/>
      <w:lvlJc w:val="left"/>
      <w:pPr>
        <w:ind w:left="5760" w:hanging="360"/>
      </w:pPr>
    </w:lvl>
    <w:lvl w:ilvl="8" w:tplc="F2ECD872">
      <w:start w:val="1"/>
      <w:numFmt w:val="lowerRoman"/>
      <w:lvlText w:val="%9."/>
      <w:lvlJc w:val="right"/>
      <w:pPr>
        <w:ind w:left="6480" w:hanging="180"/>
      </w:pPr>
    </w:lvl>
  </w:abstractNum>
  <w:abstractNum w:abstractNumId="15" w15:restartNumberingAfterBreak="0">
    <w:nsid w:val="63DD58FF"/>
    <w:multiLevelType w:val="hybridMultilevel"/>
    <w:tmpl w:val="CBBA1E50"/>
    <w:lvl w:ilvl="0" w:tplc="3DC2AF8A">
      <w:start w:val="1"/>
      <w:numFmt w:val="decimal"/>
      <w:lvlText w:val="%1."/>
      <w:lvlJc w:val="left"/>
      <w:pPr>
        <w:ind w:left="720" w:hanging="360"/>
      </w:pPr>
    </w:lvl>
    <w:lvl w:ilvl="1" w:tplc="ECC00C44">
      <w:start w:val="1"/>
      <w:numFmt w:val="lowerLetter"/>
      <w:lvlText w:val="%2."/>
      <w:lvlJc w:val="left"/>
      <w:pPr>
        <w:ind w:left="1440" w:hanging="360"/>
      </w:pPr>
    </w:lvl>
    <w:lvl w:ilvl="2" w:tplc="092E7E8A">
      <w:start w:val="1"/>
      <w:numFmt w:val="lowerRoman"/>
      <w:lvlText w:val="%3."/>
      <w:lvlJc w:val="right"/>
      <w:pPr>
        <w:ind w:left="2160" w:hanging="180"/>
      </w:pPr>
    </w:lvl>
    <w:lvl w:ilvl="3" w:tplc="16146AC6">
      <w:start w:val="1"/>
      <w:numFmt w:val="decimal"/>
      <w:lvlText w:val="%4."/>
      <w:lvlJc w:val="left"/>
      <w:pPr>
        <w:ind w:left="2880" w:hanging="360"/>
      </w:pPr>
    </w:lvl>
    <w:lvl w:ilvl="4" w:tplc="9BCEC1DC">
      <w:start w:val="1"/>
      <w:numFmt w:val="lowerLetter"/>
      <w:lvlText w:val="%5."/>
      <w:lvlJc w:val="left"/>
      <w:pPr>
        <w:ind w:left="3600" w:hanging="360"/>
      </w:pPr>
    </w:lvl>
    <w:lvl w:ilvl="5" w:tplc="B414CFBE">
      <w:start w:val="1"/>
      <w:numFmt w:val="lowerRoman"/>
      <w:lvlText w:val="%6."/>
      <w:lvlJc w:val="right"/>
      <w:pPr>
        <w:ind w:left="4320" w:hanging="180"/>
      </w:pPr>
    </w:lvl>
    <w:lvl w:ilvl="6" w:tplc="4FE094AC">
      <w:start w:val="1"/>
      <w:numFmt w:val="decimal"/>
      <w:lvlText w:val="%7."/>
      <w:lvlJc w:val="left"/>
      <w:pPr>
        <w:ind w:left="5040" w:hanging="360"/>
      </w:pPr>
    </w:lvl>
    <w:lvl w:ilvl="7" w:tplc="32FEA262">
      <w:start w:val="1"/>
      <w:numFmt w:val="lowerLetter"/>
      <w:lvlText w:val="%8."/>
      <w:lvlJc w:val="left"/>
      <w:pPr>
        <w:ind w:left="5760" w:hanging="360"/>
      </w:pPr>
    </w:lvl>
    <w:lvl w:ilvl="8" w:tplc="0D60703E">
      <w:start w:val="1"/>
      <w:numFmt w:val="lowerRoman"/>
      <w:lvlText w:val="%9."/>
      <w:lvlJc w:val="right"/>
      <w:pPr>
        <w:ind w:left="6480" w:hanging="180"/>
      </w:pPr>
    </w:lvl>
  </w:abstractNum>
  <w:abstractNum w:abstractNumId="16" w15:restartNumberingAfterBreak="0">
    <w:nsid w:val="6A72628D"/>
    <w:multiLevelType w:val="hybridMultilevel"/>
    <w:tmpl w:val="F52C2D32"/>
    <w:lvl w:ilvl="0" w:tplc="3508C714">
      <w:start w:val="1"/>
      <w:numFmt w:val="decimal"/>
      <w:lvlText w:val="%1."/>
      <w:lvlJc w:val="left"/>
      <w:pPr>
        <w:ind w:left="720" w:hanging="360"/>
      </w:pPr>
    </w:lvl>
    <w:lvl w:ilvl="1" w:tplc="D806FADE">
      <w:start w:val="1"/>
      <w:numFmt w:val="lowerLetter"/>
      <w:lvlText w:val="%2."/>
      <w:lvlJc w:val="left"/>
      <w:pPr>
        <w:ind w:left="1440" w:hanging="360"/>
      </w:pPr>
    </w:lvl>
    <w:lvl w:ilvl="2" w:tplc="DD8E21AA">
      <w:start w:val="1"/>
      <w:numFmt w:val="lowerRoman"/>
      <w:lvlText w:val="%3."/>
      <w:lvlJc w:val="right"/>
      <w:pPr>
        <w:ind w:left="2160" w:hanging="180"/>
      </w:pPr>
    </w:lvl>
    <w:lvl w:ilvl="3" w:tplc="BF861F26">
      <w:start w:val="1"/>
      <w:numFmt w:val="decimal"/>
      <w:lvlText w:val="%4."/>
      <w:lvlJc w:val="left"/>
      <w:pPr>
        <w:ind w:left="2880" w:hanging="360"/>
      </w:pPr>
    </w:lvl>
    <w:lvl w:ilvl="4" w:tplc="5D8421AE">
      <w:start w:val="1"/>
      <w:numFmt w:val="lowerLetter"/>
      <w:lvlText w:val="%5."/>
      <w:lvlJc w:val="left"/>
      <w:pPr>
        <w:ind w:left="3600" w:hanging="360"/>
      </w:pPr>
    </w:lvl>
    <w:lvl w:ilvl="5" w:tplc="5F5CC5EE">
      <w:start w:val="1"/>
      <w:numFmt w:val="lowerRoman"/>
      <w:lvlText w:val="%6."/>
      <w:lvlJc w:val="right"/>
      <w:pPr>
        <w:ind w:left="4320" w:hanging="180"/>
      </w:pPr>
    </w:lvl>
    <w:lvl w:ilvl="6" w:tplc="C288606E">
      <w:start w:val="1"/>
      <w:numFmt w:val="decimal"/>
      <w:lvlText w:val="%7."/>
      <w:lvlJc w:val="left"/>
      <w:pPr>
        <w:ind w:left="5040" w:hanging="360"/>
      </w:pPr>
    </w:lvl>
    <w:lvl w:ilvl="7" w:tplc="D4F415CC">
      <w:start w:val="1"/>
      <w:numFmt w:val="lowerLetter"/>
      <w:lvlText w:val="%8."/>
      <w:lvlJc w:val="left"/>
      <w:pPr>
        <w:ind w:left="5760" w:hanging="360"/>
      </w:pPr>
    </w:lvl>
    <w:lvl w:ilvl="8" w:tplc="B248F3AC">
      <w:start w:val="1"/>
      <w:numFmt w:val="lowerRoman"/>
      <w:lvlText w:val="%9."/>
      <w:lvlJc w:val="right"/>
      <w:pPr>
        <w:ind w:left="6480" w:hanging="180"/>
      </w:pPr>
    </w:lvl>
  </w:abstractNum>
  <w:abstractNum w:abstractNumId="17" w15:restartNumberingAfterBreak="0">
    <w:nsid w:val="6C400F4C"/>
    <w:multiLevelType w:val="hybridMultilevel"/>
    <w:tmpl w:val="2D6A9532"/>
    <w:lvl w:ilvl="0" w:tplc="1FE4AF78">
      <w:start w:val="1"/>
      <w:numFmt w:val="decimal"/>
      <w:lvlText w:val="%1."/>
      <w:lvlJc w:val="left"/>
      <w:pPr>
        <w:ind w:left="720" w:hanging="360"/>
      </w:pPr>
    </w:lvl>
    <w:lvl w:ilvl="1" w:tplc="096E28AA">
      <w:start w:val="1"/>
      <w:numFmt w:val="lowerLetter"/>
      <w:lvlText w:val="%2."/>
      <w:lvlJc w:val="left"/>
      <w:pPr>
        <w:ind w:left="1440" w:hanging="360"/>
      </w:pPr>
    </w:lvl>
    <w:lvl w:ilvl="2" w:tplc="4674319C">
      <w:start w:val="1"/>
      <w:numFmt w:val="lowerRoman"/>
      <w:lvlText w:val="%3."/>
      <w:lvlJc w:val="right"/>
      <w:pPr>
        <w:ind w:left="2160" w:hanging="180"/>
      </w:pPr>
    </w:lvl>
    <w:lvl w:ilvl="3" w:tplc="75441566">
      <w:start w:val="1"/>
      <w:numFmt w:val="decimal"/>
      <w:lvlText w:val="%4."/>
      <w:lvlJc w:val="left"/>
      <w:pPr>
        <w:ind w:left="2880" w:hanging="360"/>
      </w:pPr>
    </w:lvl>
    <w:lvl w:ilvl="4" w:tplc="4CEEBB9E">
      <w:start w:val="1"/>
      <w:numFmt w:val="lowerLetter"/>
      <w:lvlText w:val="%5."/>
      <w:lvlJc w:val="left"/>
      <w:pPr>
        <w:ind w:left="3600" w:hanging="360"/>
      </w:pPr>
    </w:lvl>
    <w:lvl w:ilvl="5" w:tplc="0D34EC8C">
      <w:start w:val="1"/>
      <w:numFmt w:val="lowerRoman"/>
      <w:lvlText w:val="%6."/>
      <w:lvlJc w:val="right"/>
      <w:pPr>
        <w:ind w:left="4320" w:hanging="180"/>
      </w:pPr>
    </w:lvl>
    <w:lvl w:ilvl="6" w:tplc="54468418">
      <w:start w:val="1"/>
      <w:numFmt w:val="decimal"/>
      <w:lvlText w:val="%7."/>
      <w:lvlJc w:val="left"/>
      <w:pPr>
        <w:ind w:left="5040" w:hanging="360"/>
      </w:pPr>
    </w:lvl>
    <w:lvl w:ilvl="7" w:tplc="159417D2">
      <w:start w:val="1"/>
      <w:numFmt w:val="lowerLetter"/>
      <w:lvlText w:val="%8."/>
      <w:lvlJc w:val="left"/>
      <w:pPr>
        <w:ind w:left="5760" w:hanging="360"/>
      </w:pPr>
    </w:lvl>
    <w:lvl w:ilvl="8" w:tplc="36E417D6">
      <w:start w:val="1"/>
      <w:numFmt w:val="lowerRoman"/>
      <w:lvlText w:val="%9."/>
      <w:lvlJc w:val="right"/>
      <w:pPr>
        <w:ind w:left="6480" w:hanging="180"/>
      </w:pPr>
    </w:lvl>
  </w:abstractNum>
  <w:abstractNum w:abstractNumId="18" w15:restartNumberingAfterBreak="0">
    <w:nsid w:val="6D397539"/>
    <w:multiLevelType w:val="hybridMultilevel"/>
    <w:tmpl w:val="BE4E6AE6"/>
    <w:lvl w:ilvl="0" w:tplc="5BB0C67E">
      <w:start w:val="1"/>
      <w:numFmt w:val="decimal"/>
      <w:lvlText w:val="%1."/>
      <w:lvlJc w:val="left"/>
      <w:pPr>
        <w:ind w:left="720" w:hanging="360"/>
      </w:pPr>
    </w:lvl>
    <w:lvl w:ilvl="1" w:tplc="67BC163C">
      <w:start w:val="1"/>
      <w:numFmt w:val="lowerLetter"/>
      <w:lvlText w:val="%2."/>
      <w:lvlJc w:val="left"/>
      <w:pPr>
        <w:ind w:left="1440" w:hanging="360"/>
      </w:pPr>
    </w:lvl>
    <w:lvl w:ilvl="2" w:tplc="8110E298">
      <w:start w:val="1"/>
      <w:numFmt w:val="lowerRoman"/>
      <w:lvlText w:val="%3."/>
      <w:lvlJc w:val="right"/>
      <w:pPr>
        <w:ind w:left="2160" w:hanging="180"/>
      </w:pPr>
    </w:lvl>
    <w:lvl w:ilvl="3" w:tplc="7EE00024">
      <w:start w:val="1"/>
      <w:numFmt w:val="decimal"/>
      <w:lvlText w:val="%4."/>
      <w:lvlJc w:val="left"/>
      <w:pPr>
        <w:ind w:left="2880" w:hanging="360"/>
      </w:pPr>
    </w:lvl>
    <w:lvl w:ilvl="4" w:tplc="B54CAE7C">
      <w:start w:val="1"/>
      <w:numFmt w:val="lowerLetter"/>
      <w:lvlText w:val="%5."/>
      <w:lvlJc w:val="left"/>
      <w:pPr>
        <w:ind w:left="3600" w:hanging="360"/>
      </w:pPr>
    </w:lvl>
    <w:lvl w:ilvl="5" w:tplc="426EDA12">
      <w:start w:val="1"/>
      <w:numFmt w:val="lowerRoman"/>
      <w:lvlText w:val="%6."/>
      <w:lvlJc w:val="right"/>
      <w:pPr>
        <w:ind w:left="4320" w:hanging="180"/>
      </w:pPr>
    </w:lvl>
    <w:lvl w:ilvl="6" w:tplc="7D4A1670">
      <w:start w:val="1"/>
      <w:numFmt w:val="decimal"/>
      <w:lvlText w:val="%7."/>
      <w:lvlJc w:val="left"/>
      <w:pPr>
        <w:ind w:left="5040" w:hanging="360"/>
      </w:pPr>
    </w:lvl>
    <w:lvl w:ilvl="7" w:tplc="0A3CE31A">
      <w:start w:val="1"/>
      <w:numFmt w:val="lowerLetter"/>
      <w:lvlText w:val="%8."/>
      <w:lvlJc w:val="left"/>
      <w:pPr>
        <w:ind w:left="5760" w:hanging="360"/>
      </w:pPr>
    </w:lvl>
    <w:lvl w:ilvl="8" w:tplc="05D65912">
      <w:start w:val="1"/>
      <w:numFmt w:val="lowerRoman"/>
      <w:lvlText w:val="%9."/>
      <w:lvlJc w:val="right"/>
      <w:pPr>
        <w:ind w:left="6480" w:hanging="180"/>
      </w:pPr>
    </w:lvl>
  </w:abstractNum>
  <w:abstractNum w:abstractNumId="19" w15:restartNumberingAfterBreak="0">
    <w:nsid w:val="721E354F"/>
    <w:multiLevelType w:val="hybridMultilevel"/>
    <w:tmpl w:val="A5949792"/>
    <w:lvl w:ilvl="0" w:tplc="3EC2F258">
      <w:start w:val="1"/>
      <w:numFmt w:val="decimal"/>
      <w:lvlText w:val="%1."/>
      <w:lvlJc w:val="left"/>
      <w:pPr>
        <w:ind w:left="720" w:hanging="360"/>
      </w:pPr>
    </w:lvl>
    <w:lvl w:ilvl="1" w:tplc="ADD40F5A">
      <w:start w:val="1"/>
      <w:numFmt w:val="lowerLetter"/>
      <w:lvlText w:val="%2."/>
      <w:lvlJc w:val="left"/>
      <w:pPr>
        <w:ind w:left="1440" w:hanging="360"/>
      </w:pPr>
    </w:lvl>
    <w:lvl w:ilvl="2" w:tplc="54A81244">
      <w:start w:val="1"/>
      <w:numFmt w:val="lowerRoman"/>
      <w:lvlText w:val="%3."/>
      <w:lvlJc w:val="right"/>
      <w:pPr>
        <w:ind w:left="2160" w:hanging="180"/>
      </w:pPr>
    </w:lvl>
    <w:lvl w:ilvl="3" w:tplc="03CE3C74">
      <w:start w:val="1"/>
      <w:numFmt w:val="decimal"/>
      <w:lvlText w:val="%4."/>
      <w:lvlJc w:val="left"/>
      <w:pPr>
        <w:ind w:left="2880" w:hanging="360"/>
      </w:pPr>
    </w:lvl>
    <w:lvl w:ilvl="4" w:tplc="8A44D5C6">
      <w:start w:val="1"/>
      <w:numFmt w:val="lowerLetter"/>
      <w:lvlText w:val="%5."/>
      <w:lvlJc w:val="left"/>
      <w:pPr>
        <w:ind w:left="3600" w:hanging="360"/>
      </w:pPr>
    </w:lvl>
    <w:lvl w:ilvl="5" w:tplc="9D52F830">
      <w:start w:val="1"/>
      <w:numFmt w:val="lowerRoman"/>
      <w:lvlText w:val="%6."/>
      <w:lvlJc w:val="right"/>
      <w:pPr>
        <w:ind w:left="4320" w:hanging="180"/>
      </w:pPr>
    </w:lvl>
    <w:lvl w:ilvl="6" w:tplc="E1D8E12E">
      <w:start w:val="1"/>
      <w:numFmt w:val="decimal"/>
      <w:lvlText w:val="%7."/>
      <w:lvlJc w:val="left"/>
      <w:pPr>
        <w:ind w:left="5040" w:hanging="360"/>
      </w:pPr>
    </w:lvl>
    <w:lvl w:ilvl="7" w:tplc="6292EA5A">
      <w:start w:val="1"/>
      <w:numFmt w:val="lowerLetter"/>
      <w:lvlText w:val="%8."/>
      <w:lvlJc w:val="left"/>
      <w:pPr>
        <w:ind w:left="5760" w:hanging="360"/>
      </w:pPr>
    </w:lvl>
    <w:lvl w:ilvl="8" w:tplc="FBA0B038">
      <w:start w:val="1"/>
      <w:numFmt w:val="lowerRoman"/>
      <w:lvlText w:val="%9."/>
      <w:lvlJc w:val="right"/>
      <w:pPr>
        <w:ind w:left="6480" w:hanging="180"/>
      </w:pPr>
    </w:lvl>
  </w:abstractNum>
  <w:num w:numId="1">
    <w:abstractNumId w:val="0"/>
  </w:num>
  <w:num w:numId="2">
    <w:abstractNumId w:val="6"/>
  </w:num>
  <w:num w:numId="3">
    <w:abstractNumId w:val="5"/>
  </w:num>
  <w:num w:numId="4">
    <w:abstractNumId w:val="9"/>
  </w:num>
  <w:num w:numId="5">
    <w:abstractNumId w:val="3"/>
  </w:num>
  <w:num w:numId="6">
    <w:abstractNumId w:val="17"/>
  </w:num>
  <w:num w:numId="7">
    <w:abstractNumId w:val="15"/>
  </w:num>
  <w:num w:numId="8">
    <w:abstractNumId w:val="8"/>
  </w:num>
  <w:num w:numId="9">
    <w:abstractNumId w:val="4"/>
  </w:num>
  <w:num w:numId="10">
    <w:abstractNumId w:val="11"/>
  </w:num>
  <w:num w:numId="11">
    <w:abstractNumId w:val="14"/>
  </w:num>
  <w:num w:numId="12">
    <w:abstractNumId w:val="2"/>
  </w:num>
  <w:num w:numId="13">
    <w:abstractNumId w:val="16"/>
  </w:num>
  <w:num w:numId="14">
    <w:abstractNumId w:val="13"/>
  </w:num>
  <w:num w:numId="15">
    <w:abstractNumId w:val="7"/>
  </w:num>
  <w:num w:numId="16">
    <w:abstractNumId w:val="1"/>
  </w:num>
  <w:num w:numId="17">
    <w:abstractNumId w:val="12"/>
  </w:num>
  <w:num w:numId="18">
    <w:abstractNumId w:val="10"/>
  </w:num>
  <w:num w:numId="19">
    <w:abstractNumId w:val="19"/>
  </w:num>
  <w:num w:numId="2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Engels">
    <w15:presenceInfo w15:providerId="None" w15:userId="Daniel Engel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2DC"/>
    <w:rsid w:val="0000284F"/>
    <w:rsid w:val="00006CCC"/>
    <w:rsid w:val="00010127"/>
    <w:rsid w:val="00013CD2"/>
    <w:rsid w:val="0001462F"/>
    <w:rsid w:val="00015B9C"/>
    <w:rsid w:val="00015E48"/>
    <w:rsid w:val="000342D0"/>
    <w:rsid w:val="00040D46"/>
    <w:rsid w:val="00050703"/>
    <w:rsid w:val="00050DFE"/>
    <w:rsid w:val="0005630C"/>
    <w:rsid w:val="00061096"/>
    <w:rsid w:val="000665BF"/>
    <w:rsid w:val="000669AD"/>
    <w:rsid w:val="00094440"/>
    <w:rsid w:val="000A2617"/>
    <w:rsid w:val="000A2FA3"/>
    <w:rsid w:val="000A7361"/>
    <w:rsid w:val="000B06B0"/>
    <w:rsid w:val="000C3E11"/>
    <w:rsid w:val="000C7546"/>
    <w:rsid w:val="000C79DA"/>
    <w:rsid w:val="000E17F3"/>
    <w:rsid w:val="000E378A"/>
    <w:rsid w:val="000E5BC4"/>
    <w:rsid w:val="000E755D"/>
    <w:rsid w:val="000F074F"/>
    <w:rsid w:val="001011B4"/>
    <w:rsid w:val="00104916"/>
    <w:rsid w:val="00104B89"/>
    <w:rsid w:val="0010557B"/>
    <w:rsid w:val="00110730"/>
    <w:rsid w:val="00127677"/>
    <w:rsid w:val="001366EC"/>
    <w:rsid w:val="0014343D"/>
    <w:rsid w:val="00145810"/>
    <w:rsid w:val="00146FD6"/>
    <w:rsid w:val="00153157"/>
    <w:rsid w:val="00153837"/>
    <w:rsid w:val="00156BE3"/>
    <w:rsid w:val="0016048C"/>
    <w:rsid w:val="00163B23"/>
    <w:rsid w:val="00165C6D"/>
    <w:rsid w:val="00166F2B"/>
    <w:rsid w:val="0016718C"/>
    <w:rsid w:val="00170EA2"/>
    <w:rsid w:val="001732E4"/>
    <w:rsid w:val="00187E23"/>
    <w:rsid w:val="00190B07"/>
    <w:rsid w:val="00195DCA"/>
    <w:rsid w:val="001B2871"/>
    <w:rsid w:val="001B5C6F"/>
    <w:rsid w:val="001C2179"/>
    <w:rsid w:val="001C764F"/>
    <w:rsid w:val="001D3036"/>
    <w:rsid w:val="001D6EF1"/>
    <w:rsid w:val="001E1AA6"/>
    <w:rsid w:val="001E2B8E"/>
    <w:rsid w:val="001E46C8"/>
    <w:rsid w:val="001F3591"/>
    <w:rsid w:val="00203798"/>
    <w:rsid w:val="002049D0"/>
    <w:rsid w:val="00205816"/>
    <w:rsid w:val="00213298"/>
    <w:rsid w:val="002159D9"/>
    <w:rsid w:val="002330B0"/>
    <w:rsid w:val="002414A6"/>
    <w:rsid w:val="00252BAB"/>
    <w:rsid w:val="00255A08"/>
    <w:rsid w:val="00260F97"/>
    <w:rsid w:val="00265B90"/>
    <w:rsid w:val="00266FF9"/>
    <w:rsid w:val="00281F87"/>
    <w:rsid w:val="00284BD0"/>
    <w:rsid w:val="00285A21"/>
    <w:rsid w:val="002868F6"/>
    <w:rsid w:val="002925ED"/>
    <w:rsid w:val="002A3EE9"/>
    <w:rsid w:val="002B029F"/>
    <w:rsid w:val="002B3C8E"/>
    <w:rsid w:val="002C04B9"/>
    <w:rsid w:val="002C75F9"/>
    <w:rsid w:val="002D0335"/>
    <w:rsid w:val="002D0A46"/>
    <w:rsid w:val="002D1A90"/>
    <w:rsid w:val="002D39FE"/>
    <w:rsid w:val="002E2A70"/>
    <w:rsid w:val="002E2CB4"/>
    <w:rsid w:val="002E5952"/>
    <w:rsid w:val="002E7E91"/>
    <w:rsid w:val="00302229"/>
    <w:rsid w:val="00302FFB"/>
    <w:rsid w:val="00304113"/>
    <w:rsid w:val="00316007"/>
    <w:rsid w:val="003160F1"/>
    <w:rsid w:val="00316F0D"/>
    <w:rsid w:val="003175E5"/>
    <w:rsid w:val="00325C33"/>
    <w:rsid w:val="00325CBE"/>
    <w:rsid w:val="00353699"/>
    <w:rsid w:val="00355571"/>
    <w:rsid w:val="00357688"/>
    <w:rsid w:val="00360375"/>
    <w:rsid w:val="0036050F"/>
    <w:rsid w:val="00362B02"/>
    <w:rsid w:val="00371779"/>
    <w:rsid w:val="00382126"/>
    <w:rsid w:val="00386CCA"/>
    <w:rsid w:val="0038701F"/>
    <w:rsid w:val="00393686"/>
    <w:rsid w:val="0039667C"/>
    <w:rsid w:val="003A2339"/>
    <w:rsid w:val="003A297E"/>
    <w:rsid w:val="003A5F91"/>
    <w:rsid w:val="003B12A1"/>
    <w:rsid w:val="003B32C8"/>
    <w:rsid w:val="003B40DE"/>
    <w:rsid w:val="003B4D7A"/>
    <w:rsid w:val="003C5FA0"/>
    <w:rsid w:val="003D1217"/>
    <w:rsid w:val="003D1D67"/>
    <w:rsid w:val="003D2351"/>
    <w:rsid w:val="003D2ED1"/>
    <w:rsid w:val="003D3C40"/>
    <w:rsid w:val="003D4D62"/>
    <w:rsid w:val="003D5C52"/>
    <w:rsid w:val="003E336F"/>
    <w:rsid w:val="003E7542"/>
    <w:rsid w:val="003F6993"/>
    <w:rsid w:val="00414B56"/>
    <w:rsid w:val="00430BE7"/>
    <w:rsid w:val="00430EE1"/>
    <w:rsid w:val="0043103B"/>
    <w:rsid w:val="004313E9"/>
    <w:rsid w:val="00432FBB"/>
    <w:rsid w:val="004345AC"/>
    <w:rsid w:val="004358A1"/>
    <w:rsid w:val="004403A5"/>
    <w:rsid w:val="00445E55"/>
    <w:rsid w:val="00454F1E"/>
    <w:rsid w:val="00462030"/>
    <w:rsid w:val="0046324A"/>
    <w:rsid w:val="004640E6"/>
    <w:rsid w:val="00464338"/>
    <w:rsid w:val="004812FC"/>
    <w:rsid w:val="00484CD5"/>
    <w:rsid w:val="004858EA"/>
    <w:rsid w:val="004910B6"/>
    <w:rsid w:val="00491C37"/>
    <w:rsid w:val="004939C2"/>
    <w:rsid w:val="004948B3"/>
    <w:rsid w:val="00497943"/>
    <w:rsid w:val="004B0FBB"/>
    <w:rsid w:val="004B118D"/>
    <w:rsid w:val="004E040A"/>
    <w:rsid w:val="004E44B8"/>
    <w:rsid w:val="0050125F"/>
    <w:rsid w:val="005015DC"/>
    <w:rsid w:val="00502EAA"/>
    <w:rsid w:val="00512D4C"/>
    <w:rsid w:val="005221AD"/>
    <w:rsid w:val="0052288F"/>
    <w:rsid w:val="0052597C"/>
    <w:rsid w:val="00532934"/>
    <w:rsid w:val="00534D1C"/>
    <w:rsid w:val="00543595"/>
    <w:rsid w:val="0055163F"/>
    <w:rsid w:val="00551CBE"/>
    <w:rsid w:val="00555B1E"/>
    <w:rsid w:val="005655BF"/>
    <w:rsid w:val="005746D5"/>
    <w:rsid w:val="00585AE6"/>
    <w:rsid w:val="00586CFF"/>
    <w:rsid w:val="00586E36"/>
    <w:rsid w:val="00587EAE"/>
    <w:rsid w:val="005A51A7"/>
    <w:rsid w:val="005A5C21"/>
    <w:rsid w:val="005B030D"/>
    <w:rsid w:val="005B5090"/>
    <w:rsid w:val="005D0CFA"/>
    <w:rsid w:val="005D2B69"/>
    <w:rsid w:val="005D34F7"/>
    <w:rsid w:val="005D644D"/>
    <w:rsid w:val="005E1BEA"/>
    <w:rsid w:val="005E7FC2"/>
    <w:rsid w:val="005F3F3D"/>
    <w:rsid w:val="005F73B7"/>
    <w:rsid w:val="00603DB8"/>
    <w:rsid w:val="006077F9"/>
    <w:rsid w:val="00613B03"/>
    <w:rsid w:val="00616812"/>
    <w:rsid w:val="006202D5"/>
    <w:rsid w:val="006225EA"/>
    <w:rsid w:val="00652234"/>
    <w:rsid w:val="00654710"/>
    <w:rsid w:val="006563A7"/>
    <w:rsid w:val="00657488"/>
    <w:rsid w:val="00663895"/>
    <w:rsid w:val="00665DF7"/>
    <w:rsid w:val="0067058C"/>
    <w:rsid w:val="006722DF"/>
    <w:rsid w:val="0067313E"/>
    <w:rsid w:val="0067477F"/>
    <w:rsid w:val="00675CB5"/>
    <w:rsid w:val="006953C8"/>
    <w:rsid w:val="00695A42"/>
    <w:rsid w:val="006A0D9B"/>
    <w:rsid w:val="006A1BD8"/>
    <w:rsid w:val="006A1FA1"/>
    <w:rsid w:val="006B32AC"/>
    <w:rsid w:val="006C275A"/>
    <w:rsid w:val="006C31BC"/>
    <w:rsid w:val="006C71D5"/>
    <w:rsid w:val="006C74D1"/>
    <w:rsid w:val="006E459B"/>
    <w:rsid w:val="006E7574"/>
    <w:rsid w:val="00707337"/>
    <w:rsid w:val="00711EC4"/>
    <w:rsid w:val="00711F36"/>
    <w:rsid w:val="007131A7"/>
    <w:rsid w:val="00714FE9"/>
    <w:rsid w:val="00726C62"/>
    <w:rsid w:val="00727DC9"/>
    <w:rsid w:val="007309D0"/>
    <w:rsid w:val="0074013B"/>
    <w:rsid w:val="007431D2"/>
    <w:rsid w:val="0074487C"/>
    <w:rsid w:val="00744D40"/>
    <w:rsid w:val="00750235"/>
    <w:rsid w:val="00751DE9"/>
    <w:rsid w:val="00753E28"/>
    <w:rsid w:val="007660B3"/>
    <w:rsid w:val="00767F0D"/>
    <w:rsid w:val="00770011"/>
    <w:rsid w:val="00771D93"/>
    <w:rsid w:val="00773CA0"/>
    <w:rsid w:val="00783F20"/>
    <w:rsid w:val="007849DA"/>
    <w:rsid w:val="007868BF"/>
    <w:rsid w:val="00787523"/>
    <w:rsid w:val="00787A0C"/>
    <w:rsid w:val="007930E4"/>
    <w:rsid w:val="007A030F"/>
    <w:rsid w:val="007A2D1D"/>
    <w:rsid w:val="007A2EE7"/>
    <w:rsid w:val="007A451A"/>
    <w:rsid w:val="007B1D3E"/>
    <w:rsid w:val="007B61CB"/>
    <w:rsid w:val="007B6F07"/>
    <w:rsid w:val="007D4BFF"/>
    <w:rsid w:val="007E39C1"/>
    <w:rsid w:val="007E3DAA"/>
    <w:rsid w:val="007F00A6"/>
    <w:rsid w:val="007F2CEE"/>
    <w:rsid w:val="007F4424"/>
    <w:rsid w:val="0081061A"/>
    <w:rsid w:val="00816179"/>
    <w:rsid w:val="00817164"/>
    <w:rsid w:val="00826B1C"/>
    <w:rsid w:val="00832480"/>
    <w:rsid w:val="0083314F"/>
    <w:rsid w:val="00837C5C"/>
    <w:rsid w:val="0083D1C3"/>
    <w:rsid w:val="008449A6"/>
    <w:rsid w:val="00857DAB"/>
    <w:rsid w:val="00866080"/>
    <w:rsid w:val="008744D7"/>
    <w:rsid w:val="00882C85"/>
    <w:rsid w:val="0088639B"/>
    <w:rsid w:val="00890A1F"/>
    <w:rsid w:val="00897330"/>
    <w:rsid w:val="00897571"/>
    <w:rsid w:val="00897BD2"/>
    <w:rsid w:val="008A0799"/>
    <w:rsid w:val="008A3F4D"/>
    <w:rsid w:val="008D1FAE"/>
    <w:rsid w:val="008D7636"/>
    <w:rsid w:val="009050E7"/>
    <w:rsid w:val="00906BF5"/>
    <w:rsid w:val="0091167A"/>
    <w:rsid w:val="00914605"/>
    <w:rsid w:val="00917757"/>
    <w:rsid w:val="00922F23"/>
    <w:rsid w:val="0092479B"/>
    <w:rsid w:val="009255C9"/>
    <w:rsid w:val="009275D1"/>
    <w:rsid w:val="00933F07"/>
    <w:rsid w:val="009468A0"/>
    <w:rsid w:val="009546E1"/>
    <w:rsid w:val="0096562B"/>
    <w:rsid w:val="00973354"/>
    <w:rsid w:val="00980ACE"/>
    <w:rsid w:val="00982D14"/>
    <w:rsid w:val="00984CFA"/>
    <w:rsid w:val="00985323"/>
    <w:rsid w:val="009942DC"/>
    <w:rsid w:val="0099740F"/>
    <w:rsid w:val="009A413C"/>
    <w:rsid w:val="009A42E3"/>
    <w:rsid w:val="009A463C"/>
    <w:rsid w:val="009A709B"/>
    <w:rsid w:val="009B1D59"/>
    <w:rsid w:val="009B26F3"/>
    <w:rsid w:val="009C00C5"/>
    <w:rsid w:val="009C7558"/>
    <w:rsid w:val="009D1AC4"/>
    <w:rsid w:val="009D32EC"/>
    <w:rsid w:val="009E1ED9"/>
    <w:rsid w:val="009E3637"/>
    <w:rsid w:val="009F0480"/>
    <w:rsid w:val="009F17F9"/>
    <w:rsid w:val="009F4136"/>
    <w:rsid w:val="009F6814"/>
    <w:rsid w:val="009F762A"/>
    <w:rsid w:val="00A0037D"/>
    <w:rsid w:val="00A02F42"/>
    <w:rsid w:val="00A03351"/>
    <w:rsid w:val="00A04763"/>
    <w:rsid w:val="00A06295"/>
    <w:rsid w:val="00A068D8"/>
    <w:rsid w:val="00A06D60"/>
    <w:rsid w:val="00A07DFB"/>
    <w:rsid w:val="00A30529"/>
    <w:rsid w:val="00A35043"/>
    <w:rsid w:val="00A43BB5"/>
    <w:rsid w:val="00A525C2"/>
    <w:rsid w:val="00A61B46"/>
    <w:rsid w:val="00A6293C"/>
    <w:rsid w:val="00A64678"/>
    <w:rsid w:val="00A65E16"/>
    <w:rsid w:val="00A7034F"/>
    <w:rsid w:val="00A7035A"/>
    <w:rsid w:val="00A8258F"/>
    <w:rsid w:val="00A82AC2"/>
    <w:rsid w:val="00A8691D"/>
    <w:rsid w:val="00A93ABF"/>
    <w:rsid w:val="00A959DF"/>
    <w:rsid w:val="00AB4378"/>
    <w:rsid w:val="00AB51D7"/>
    <w:rsid w:val="00AC1CC4"/>
    <w:rsid w:val="00AC7F4E"/>
    <w:rsid w:val="00AD6510"/>
    <w:rsid w:val="00AD6560"/>
    <w:rsid w:val="00AF2019"/>
    <w:rsid w:val="00AF2A00"/>
    <w:rsid w:val="00AF2E81"/>
    <w:rsid w:val="00AF5AA0"/>
    <w:rsid w:val="00B02A5C"/>
    <w:rsid w:val="00B03913"/>
    <w:rsid w:val="00B069EE"/>
    <w:rsid w:val="00B1286D"/>
    <w:rsid w:val="00B16096"/>
    <w:rsid w:val="00B2796A"/>
    <w:rsid w:val="00B27D86"/>
    <w:rsid w:val="00B30D92"/>
    <w:rsid w:val="00B329EF"/>
    <w:rsid w:val="00B37B06"/>
    <w:rsid w:val="00B43F00"/>
    <w:rsid w:val="00B449A5"/>
    <w:rsid w:val="00B451BE"/>
    <w:rsid w:val="00B477A6"/>
    <w:rsid w:val="00B5181B"/>
    <w:rsid w:val="00B6582B"/>
    <w:rsid w:val="00B67AC5"/>
    <w:rsid w:val="00B83FE7"/>
    <w:rsid w:val="00B910B7"/>
    <w:rsid w:val="00B966F5"/>
    <w:rsid w:val="00BA0774"/>
    <w:rsid w:val="00BA1AD4"/>
    <w:rsid w:val="00BA3AED"/>
    <w:rsid w:val="00BA3FC2"/>
    <w:rsid w:val="00BA5D37"/>
    <w:rsid w:val="00BA6CAF"/>
    <w:rsid w:val="00BB2625"/>
    <w:rsid w:val="00BB470A"/>
    <w:rsid w:val="00BD4ADC"/>
    <w:rsid w:val="00BE7020"/>
    <w:rsid w:val="00BE74D8"/>
    <w:rsid w:val="00BE752E"/>
    <w:rsid w:val="00BF285D"/>
    <w:rsid w:val="00BF2B38"/>
    <w:rsid w:val="00BF4008"/>
    <w:rsid w:val="00C139E5"/>
    <w:rsid w:val="00C16D18"/>
    <w:rsid w:val="00C208CD"/>
    <w:rsid w:val="00C21DCE"/>
    <w:rsid w:val="00C22270"/>
    <w:rsid w:val="00C27686"/>
    <w:rsid w:val="00C34710"/>
    <w:rsid w:val="00C36583"/>
    <w:rsid w:val="00C43844"/>
    <w:rsid w:val="00C51744"/>
    <w:rsid w:val="00C61C56"/>
    <w:rsid w:val="00C71C75"/>
    <w:rsid w:val="00C727F2"/>
    <w:rsid w:val="00C76BBF"/>
    <w:rsid w:val="00C8213E"/>
    <w:rsid w:val="00C83E3D"/>
    <w:rsid w:val="00C84A96"/>
    <w:rsid w:val="00C9143F"/>
    <w:rsid w:val="00C92256"/>
    <w:rsid w:val="00C93F65"/>
    <w:rsid w:val="00C951AE"/>
    <w:rsid w:val="00C96EBB"/>
    <w:rsid w:val="00CA274E"/>
    <w:rsid w:val="00CA7387"/>
    <w:rsid w:val="00CB0032"/>
    <w:rsid w:val="00CB1F7A"/>
    <w:rsid w:val="00CC1BC4"/>
    <w:rsid w:val="00CC2214"/>
    <w:rsid w:val="00CD18B9"/>
    <w:rsid w:val="00CE5DAD"/>
    <w:rsid w:val="00CF0521"/>
    <w:rsid w:val="00D03AED"/>
    <w:rsid w:val="00D04EF9"/>
    <w:rsid w:val="00D15949"/>
    <w:rsid w:val="00D15D54"/>
    <w:rsid w:val="00D25733"/>
    <w:rsid w:val="00D445EE"/>
    <w:rsid w:val="00D45D5C"/>
    <w:rsid w:val="00D46E59"/>
    <w:rsid w:val="00D47508"/>
    <w:rsid w:val="00D47B23"/>
    <w:rsid w:val="00D52F3E"/>
    <w:rsid w:val="00D5619F"/>
    <w:rsid w:val="00D6216D"/>
    <w:rsid w:val="00D67609"/>
    <w:rsid w:val="00D81D97"/>
    <w:rsid w:val="00D86F24"/>
    <w:rsid w:val="00D8750D"/>
    <w:rsid w:val="00D91C50"/>
    <w:rsid w:val="00D9662D"/>
    <w:rsid w:val="00DA2822"/>
    <w:rsid w:val="00DA284D"/>
    <w:rsid w:val="00DB040E"/>
    <w:rsid w:val="00DB2546"/>
    <w:rsid w:val="00DB432C"/>
    <w:rsid w:val="00DB5DB7"/>
    <w:rsid w:val="00DB6CED"/>
    <w:rsid w:val="00DC0BEB"/>
    <w:rsid w:val="00DC1546"/>
    <w:rsid w:val="00DC2926"/>
    <w:rsid w:val="00DD771D"/>
    <w:rsid w:val="00DE27B0"/>
    <w:rsid w:val="00DE7D89"/>
    <w:rsid w:val="00DF1FF8"/>
    <w:rsid w:val="00DF3328"/>
    <w:rsid w:val="00DF48A9"/>
    <w:rsid w:val="00E04A1F"/>
    <w:rsid w:val="00E10D3C"/>
    <w:rsid w:val="00E13605"/>
    <w:rsid w:val="00E3194C"/>
    <w:rsid w:val="00E3223D"/>
    <w:rsid w:val="00E3380D"/>
    <w:rsid w:val="00E3776A"/>
    <w:rsid w:val="00E407A2"/>
    <w:rsid w:val="00E4263B"/>
    <w:rsid w:val="00E46406"/>
    <w:rsid w:val="00E46F49"/>
    <w:rsid w:val="00E507B7"/>
    <w:rsid w:val="00E542D5"/>
    <w:rsid w:val="00E6516C"/>
    <w:rsid w:val="00E72491"/>
    <w:rsid w:val="00EA1D86"/>
    <w:rsid w:val="00EA1E74"/>
    <w:rsid w:val="00EA3C57"/>
    <w:rsid w:val="00EC06E6"/>
    <w:rsid w:val="00EC14F0"/>
    <w:rsid w:val="00EC7A6A"/>
    <w:rsid w:val="00ED0CBC"/>
    <w:rsid w:val="00ED6D83"/>
    <w:rsid w:val="00EF21B4"/>
    <w:rsid w:val="00EF493E"/>
    <w:rsid w:val="00F13486"/>
    <w:rsid w:val="00F17BA9"/>
    <w:rsid w:val="00F265FB"/>
    <w:rsid w:val="00F30C1C"/>
    <w:rsid w:val="00F3375B"/>
    <w:rsid w:val="00F35037"/>
    <w:rsid w:val="00F35526"/>
    <w:rsid w:val="00F41016"/>
    <w:rsid w:val="00F434A7"/>
    <w:rsid w:val="00F44493"/>
    <w:rsid w:val="00F4676E"/>
    <w:rsid w:val="00F51BC3"/>
    <w:rsid w:val="00F57E50"/>
    <w:rsid w:val="00F6415C"/>
    <w:rsid w:val="00F65A20"/>
    <w:rsid w:val="00F67464"/>
    <w:rsid w:val="00F8750F"/>
    <w:rsid w:val="00F94175"/>
    <w:rsid w:val="00F96E86"/>
    <w:rsid w:val="00FA156A"/>
    <w:rsid w:val="00FA2200"/>
    <w:rsid w:val="00FA61E3"/>
    <w:rsid w:val="00FB3096"/>
    <w:rsid w:val="00FB5340"/>
    <w:rsid w:val="00FC36A8"/>
    <w:rsid w:val="00FD0E3D"/>
    <w:rsid w:val="00FE1EA4"/>
    <w:rsid w:val="00FE219C"/>
    <w:rsid w:val="00FE398A"/>
    <w:rsid w:val="00FE4309"/>
    <w:rsid w:val="00FE63B3"/>
    <w:rsid w:val="00FF3B86"/>
    <w:rsid w:val="00FF4234"/>
    <w:rsid w:val="00FF5CDF"/>
    <w:rsid w:val="015E07B2"/>
    <w:rsid w:val="044D95EA"/>
    <w:rsid w:val="05D5902B"/>
    <w:rsid w:val="06DE5733"/>
    <w:rsid w:val="0883BBF8"/>
    <w:rsid w:val="0A8E08EC"/>
    <w:rsid w:val="0CBF184D"/>
    <w:rsid w:val="0F2F098D"/>
    <w:rsid w:val="11DAC433"/>
    <w:rsid w:val="1375703C"/>
    <w:rsid w:val="13F1F814"/>
    <w:rsid w:val="167BC8F1"/>
    <w:rsid w:val="185E7254"/>
    <w:rsid w:val="19983E80"/>
    <w:rsid w:val="1BA51846"/>
    <w:rsid w:val="1BD31D7A"/>
    <w:rsid w:val="1C371372"/>
    <w:rsid w:val="1E249EB8"/>
    <w:rsid w:val="1E963A15"/>
    <w:rsid w:val="1F90232B"/>
    <w:rsid w:val="21762AAA"/>
    <w:rsid w:val="25173142"/>
    <w:rsid w:val="27B0E6C8"/>
    <w:rsid w:val="28D1B850"/>
    <w:rsid w:val="2B09D9DB"/>
    <w:rsid w:val="2BB16C77"/>
    <w:rsid w:val="2BC71E2F"/>
    <w:rsid w:val="2E325F42"/>
    <w:rsid w:val="2ED003B6"/>
    <w:rsid w:val="300D8C54"/>
    <w:rsid w:val="344548DD"/>
    <w:rsid w:val="34B024A9"/>
    <w:rsid w:val="38E37B64"/>
    <w:rsid w:val="38F638BF"/>
    <w:rsid w:val="3B988EEE"/>
    <w:rsid w:val="3C200DD9"/>
    <w:rsid w:val="3DC20BD3"/>
    <w:rsid w:val="4225F0FD"/>
    <w:rsid w:val="463C450A"/>
    <w:rsid w:val="46668005"/>
    <w:rsid w:val="46DEE395"/>
    <w:rsid w:val="472D500E"/>
    <w:rsid w:val="4A68AF76"/>
    <w:rsid w:val="4B3CE005"/>
    <w:rsid w:val="4D2818FE"/>
    <w:rsid w:val="4D98E917"/>
    <w:rsid w:val="4DC9032F"/>
    <w:rsid w:val="4ECBFD28"/>
    <w:rsid w:val="52BD403E"/>
    <w:rsid w:val="5568DF39"/>
    <w:rsid w:val="56C62E45"/>
    <w:rsid w:val="59838869"/>
    <w:rsid w:val="5C7370B0"/>
    <w:rsid w:val="5CB9B657"/>
    <w:rsid w:val="5CBC51A0"/>
    <w:rsid w:val="5E703814"/>
    <w:rsid w:val="5EC9A638"/>
    <w:rsid w:val="66F4C64E"/>
    <w:rsid w:val="68A0C9D4"/>
    <w:rsid w:val="695FEABB"/>
    <w:rsid w:val="6AA07AFD"/>
    <w:rsid w:val="6B9D6C99"/>
    <w:rsid w:val="6ED4FA2D"/>
    <w:rsid w:val="7022DF62"/>
    <w:rsid w:val="715E7C8E"/>
    <w:rsid w:val="7287C4E0"/>
    <w:rsid w:val="76540950"/>
    <w:rsid w:val="76B6E361"/>
    <w:rsid w:val="771B980F"/>
    <w:rsid w:val="7A30B88B"/>
    <w:rsid w:val="7AA4FF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D5BF37"/>
  <w15:chartTrackingRefBased/>
  <w15:docId w15:val="{D93B869A-C674-4B85-AA6F-7D61458A7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6"/>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1D59"/>
    <w:pPr>
      <w:ind w:firstLine="227"/>
      <w:jc w:val="both"/>
    </w:pPr>
    <w:rPr>
      <w:rFonts w:ascii="Times" w:hAnsi="Times"/>
      <w:lang w:eastAsia="de-DE"/>
    </w:rPr>
  </w:style>
  <w:style w:type="paragraph" w:styleId="Heading1">
    <w:name w:val="heading 1"/>
    <w:basedOn w:val="Normal"/>
    <w:next w:val="Normal"/>
    <w:qFormat/>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ind w:firstLine="0"/>
      <w:outlineLvl w:val="6"/>
    </w:pPr>
    <w:rPr>
      <w:rFonts w:ascii="Arial" w:hAnsi="Arial"/>
    </w:rPr>
  </w:style>
  <w:style w:type="paragraph" w:styleId="Heading8">
    <w:name w:val="heading 8"/>
    <w:basedOn w:val="Normal"/>
    <w:next w:val="Normal"/>
    <w:qFormat/>
    <w:pPr>
      <w:numPr>
        <w:ilvl w:val="7"/>
        <w:numId w:val="1"/>
      </w:numPr>
      <w:spacing w:before="240" w:after="60"/>
      <w:ind w:firstLine="0"/>
      <w:outlineLvl w:val="7"/>
    </w:pPr>
    <w:rPr>
      <w:rFonts w:ascii="Arial" w:hAnsi="Arial"/>
      <w:i/>
    </w:rPr>
  </w:style>
  <w:style w:type="paragraph" w:styleId="Heading9">
    <w:name w:val="heading 9"/>
    <w:basedOn w:val="Normal"/>
    <w:next w:val="Normal"/>
    <w:qFormat/>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pPr>
      <w:keepNext/>
      <w:keepLines/>
      <w:tabs>
        <w:tab w:val="left" w:pos="454"/>
      </w:tabs>
      <w:suppressAutoHyphens/>
      <w:spacing w:before="520" w:after="280"/>
      <w:ind w:firstLine="0"/>
    </w:pPr>
    <w:rPr>
      <w:b/>
      <w:sz w:val="24"/>
    </w:rPr>
  </w:style>
  <w:style w:type="paragraph" w:customStyle="1" w:styleId="heading20">
    <w:name w:val="heading2"/>
    <w:basedOn w:val="Normal"/>
    <w:next w:val="p1a"/>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pPr>
      <w:keepNext/>
      <w:keepLines/>
      <w:tabs>
        <w:tab w:val="left" w:pos="284"/>
      </w:tabs>
      <w:suppressAutoHyphen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legend">
    <w:name w:val="figlegend"/>
    <w:basedOn w:val="Normal"/>
    <w:next w:val="Normal"/>
    <w:pPr>
      <w:keepNext/>
      <w:keepLines/>
      <w:spacing w:before="120" w:after="240"/>
      <w:ind w:firstLine="0"/>
    </w:pPr>
    <w:rPr>
      <w:sz w:val="18"/>
    </w:rPr>
  </w:style>
  <w:style w:type="paragraph" w:customStyle="1" w:styleId="tablelegend">
    <w:name w:val="tablelegend"/>
    <w:basedOn w:val="Normal"/>
    <w:next w:val="Normal"/>
    <w:pPr>
      <w:keepNext/>
      <w:keepLines/>
      <w:spacing w:before="240" w:after="120"/>
      <w:ind w:firstLine="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ind w:firstLine="0"/>
    </w:pPr>
  </w:style>
  <w:style w:type="paragraph" w:customStyle="1" w:styleId="reference">
    <w:name w:val="reference"/>
    <w:basedOn w:val="Normal"/>
    <w:pPr>
      <w:ind w:left="227" w:hanging="227"/>
    </w:pPr>
    <w:rPr>
      <w:sz w:val="18"/>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0">
    <w:name w:val="heading4"/>
    <w:basedOn w:val="Normal"/>
    <w:next w:val="p1a"/>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CommentReference">
    <w:name w:val="annotation reference"/>
    <w:uiPriority w:val="99"/>
    <w:semiHidden/>
    <w:unhideWhenUsed/>
    <w:rsid w:val="00FA61E3"/>
    <w:rPr>
      <w:sz w:val="16"/>
      <w:szCs w:val="16"/>
    </w:rPr>
  </w:style>
  <w:style w:type="paragraph" w:styleId="CommentText">
    <w:name w:val="annotation text"/>
    <w:basedOn w:val="Normal"/>
    <w:link w:val="CommentTextChar"/>
    <w:uiPriority w:val="99"/>
    <w:semiHidden/>
    <w:unhideWhenUsed/>
    <w:rsid w:val="00FA61E3"/>
  </w:style>
  <w:style w:type="character" w:customStyle="1" w:styleId="CommentTextChar">
    <w:name w:val="Comment Text Char"/>
    <w:link w:val="CommentText"/>
    <w:uiPriority w:val="99"/>
    <w:semiHidden/>
    <w:rsid w:val="00FA61E3"/>
    <w:rPr>
      <w:rFonts w:ascii="Times" w:hAnsi="Times"/>
      <w:lang w:eastAsia="de-DE"/>
    </w:rPr>
  </w:style>
  <w:style w:type="paragraph" w:styleId="CommentSubject">
    <w:name w:val="annotation subject"/>
    <w:basedOn w:val="CommentText"/>
    <w:next w:val="CommentText"/>
    <w:link w:val="CommentSubjectChar"/>
    <w:uiPriority w:val="99"/>
    <w:semiHidden/>
    <w:unhideWhenUsed/>
    <w:rsid w:val="00FA61E3"/>
    <w:rPr>
      <w:b/>
      <w:bCs/>
    </w:rPr>
  </w:style>
  <w:style w:type="character" w:customStyle="1" w:styleId="CommentSubjectChar">
    <w:name w:val="Comment Subject Char"/>
    <w:link w:val="CommentSubject"/>
    <w:uiPriority w:val="99"/>
    <w:semiHidden/>
    <w:rsid w:val="00FA61E3"/>
    <w:rPr>
      <w:rFonts w:ascii="Times" w:hAnsi="Times"/>
      <w:b/>
      <w:bCs/>
      <w:lang w:eastAsia="de-DE"/>
    </w:rPr>
  </w:style>
  <w:style w:type="paragraph" w:styleId="BalloonText">
    <w:name w:val="Balloon Text"/>
    <w:basedOn w:val="Normal"/>
    <w:link w:val="BalloonTextChar"/>
    <w:uiPriority w:val="99"/>
    <w:semiHidden/>
    <w:unhideWhenUsed/>
    <w:rsid w:val="00FA61E3"/>
    <w:rPr>
      <w:rFonts w:ascii="Segoe UI" w:hAnsi="Segoe UI" w:cs="Segoe UI"/>
      <w:sz w:val="18"/>
      <w:szCs w:val="18"/>
    </w:rPr>
  </w:style>
  <w:style w:type="character" w:customStyle="1" w:styleId="BalloonTextChar">
    <w:name w:val="Balloon Text Char"/>
    <w:link w:val="BalloonText"/>
    <w:uiPriority w:val="99"/>
    <w:semiHidden/>
    <w:rsid w:val="00FA61E3"/>
    <w:rPr>
      <w:rFonts w:ascii="Segoe UI" w:hAnsi="Segoe UI" w:cs="Segoe UI"/>
      <w:sz w:val="18"/>
      <w:szCs w:val="18"/>
      <w:lang w:eastAsia="de-D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5181B"/>
    <w:pPr>
      <w:spacing w:after="160" w:line="256" w:lineRule="auto"/>
      <w:ind w:left="720" w:firstLine="0"/>
      <w:contextualSpacing/>
      <w:jc w:val="left"/>
    </w:pPr>
    <w:rPr>
      <w:rFonts w:ascii="Calibri" w:eastAsia="Calibri" w:hAnsi="Calibri"/>
      <w:sz w:val="22"/>
      <w:szCs w:val="22"/>
      <w:lang w:eastAsia="en-US"/>
    </w:rPr>
  </w:style>
  <w:style w:type="character" w:styleId="UnresolvedMention">
    <w:name w:val="Unresolved Mention"/>
    <w:basedOn w:val="DefaultParagraphFont"/>
    <w:uiPriority w:val="99"/>
    <w:semiHidden/>
    <w:unhideWhenUsed/>
    <w:rsid w:val="004345AC"/>
    <w:rPr>
      <w:color w:val="808080"/>
      <w:shd w:val="clear" w:color="auto" w:fill="E6E6E6"/>
    </w:rPr>
  </w:style>
  <w:style w:type="character" w:customStyle="1" w:styleId="gi">
    <w:name w:val="gi"/>
    <w:basedOn w:val="DefaultParagraphFont"/>
    <w:rsid w:val="00750235"/>
  </w:style>
  <w:style w:type="paragraph" w:styleId="Revision">
    <w:name w:val="Revision"/>
    <w:hidden/>
    <w:uiPriority w:val="71"/>
    <w:rsid w:val="002C04B9"/>
    <w:rPr>
      <w:rFonts w:ascii="Times" w:hAnsi="Times"/>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96453">
      <w:bodyDiv w:val="1"/>
      <w:marLeft w:val="0"/>
      <w:marRight w:val="0"/>
      <w:marTop w:val="0"/>
      <w:marBottom w:val="0"/>
      <w:divBdr>
        <w:top w:val="none" w:sz="0" w:space="0" w:color="auto"/>
        <w:left w:val="none" w:sz="0" w:space="0" w:color="auto"/>
        <w:bottom w:val="none" w:sz="0" w:space="0" w:color="auto"/>
        <w:right w:val="none" w:sz="0" w:space="0" w:color="auto"/>
      </w:divBdr>
    </w:div>
    <w:div w:id="152568298">
      <w:bodyDiv w:val="1"/>
      <w:marLeft w:val="0"/>
      <w:marRight w:val="0"/>
      <w:marTop w:val="0"/>
      <w:marBottom w:val="0"/>
      <w:divBdr>
        <w:top w:val="none" w:sz="0" w:space="0" w:color="auto"/>
        <w:left w:val="none" w:sz="0" w:space="0" w:color="auto"/>
        <w:bottom w:val="none" w:sz="0" w:space="0" w:color="auto"/>
        <w:right w:val="none" w:sz="0" w:space="0" w:color="auto"/>
      </w:divBdr>
    </w:div>
    <w:div w:id="220873665">
      <w:bodyDiv w:val="1"/>
      <w:marLeft w:val="0"/>
      <w:marRight w:val="0"/>
      <w:marTop w:val="0"/>
      <w:marBottom w:val="0"/>
      <w:divBdr>
        <w:top w:val="none" w:sz="0" w:space="0" w:color="auto"/>
        <w:left w:val="none" w:sz="0" w:space="0" w:color="auto"/>
        <w:bottom w:val="none" w:sz="0" w:space="0" w:color="auto"/>
        <w:right w:val="none" w:sz="0" w:space="0" w:color="auto"/>
      </w:divBdr>
    </w:div>
    <w:div w:id="246773319">
      <w:bodyDiv w:val="1"/>
      <w:marLeft w:val="0"/>
      <w:marRight w:val="0"/>
      <w:marTop w:val="0"/>
      <w:marBottom w:val="0"/>
      <w:divBdr>
        <w:top w:val="none" w:sz="0" w:space="0" w:color="auto"/>
        <w:left w:val="none" w:sz="0" w:space="0" w:color="auto"/>
        <w:bottom w:val="none" w:sz="0" w:space="0" w:color="auto"/>
        <w:right w:val="none" w:sz="0" w:space="0" w:color="auto"/>
      </w:divBdr>
    </w:div>
    <w:div w:id="285552978">
      <w:bodyDiv w:val="1"/>
      <w:marLeft w:val="0"/>
      <w:marRight w:val="0"/>
      <w:marTop w:val="0"/>
      <w:marBottom w:val="0"/>
      <w:divBdr>
        <w:top w:val="none" w:sz="0" w:space="0" w:color="auto"/>
        <w:left w:val="none" w:sz="0" w:space="0" w:color="auto"/>
        <w:bottom w:val="none" w:sz="0" w:space="0" w:color="auto"/>
        <w:right w:val="none" w:sz="0" w:space="0" w:color="auto"/>
      </w:divBdr>
    </w:div>
    <w:div w:id="320083372">
      <w:bodyDiv w:val="1"/>
      <w:marLeft w:val="0"/>
      <w:marRight w:val="0"/>
      <w:marTop w:val="0"/>
      <w:marBottom w:val="0"/>
      <w:divBdr>
        <w:top w:val="none" w:sz="0" w:space="0" w:color="auto"/>
        <w:left w:val="none" w:sz="0" w:space="0" w:color="auto"/>
        <w:bottom w:val="none" w:sz="0" w:space="0" w:color="auto"/>
        <w:right w:val="none" w:sz="0" w:space="0" w:color="auto"/>
      </w:divBdr>
    </w:div>
    <w:div w:id="389352883">
      <w:bodyDiv w:val="1"/>
      <w:marLeft w:val="0"/>
      <w:marRight w:val="0"/>
      <w:marTop w:val="0"/>
      <w:marBottom w:val="0"/>
      <w:divBdr>
        <w:top w:val="none" w:sz="0" w:space="0" w:color="auto"/>
        <w:left w:val="none" w:sz="0" w:space="0" w:color="auto"/>
        <w:bottom w:val="none" w:sz="0" w:space="0" w:color="auto"/>
        <w:right w:val="none" w:sz="0" w:space="0" w:color="auto"/>
      </w:divBdr>
    </w:div>
    <w:div w:id="394743162">
      <w:bodyDiv w:val="1"/>
      <w:marLeft w:val="0"/>
      <w:marRight w:val="0"/>
      <w:marTop w:val="0"/>
      <w:marBottom w:val="0"/>
      <w:divBdr>
        <w:top w:val="none" w:sz="0" w:space="0" w:color="auto"/>
        <w:left w:val="none" w:sz="0" w:space="0" w:color="auto"/>
        <w:bottom w:val="none" w:sz="0" w:space="0" w:color="auto"/>
        <w:right w:val="none" w:sz="0" w:space="0" w:color="auto"/>
      </w:divBdr>
    </w:div>
    <w:div w:id="566376107">
      <w:bodyDiv w:val="1"/>
      <w:marLeft w:val="0"/>
      <w:marRight w:val="0"/>
      <w:marTop w:val="0"/>
      <w:marBottom w:val="0"/>
      <w:divBdr>
        <w:top w:val="none" w:sz="0" w:space="0" w:color="auto"/>
        <w:left w:val="none" w:sz="0" w:space="0" w:color="auto"/>
        <w:bottom w:val="none" w:sz="0" w:space="0" w:color="auto"/>
        <w:right w:val="none" w:sz="0" w:space="0" w:color="auto"/>
      </w:divBdr>
    </w:div>
    <w:div w:id="601497147">
      <w:bodyDiv w:val="1"/>
      <w:marLeft w:val="0"/>
      <w:marRight w:val="0"/>
      <w:marTop w:val="0"/>
      <w:marBottom w:val="0"/>
      <w:divBdr>
        <w:top w:val="none" w:sz="0" w:space="0" w:color="auto"/>
        <w:left w:val="none" w:sz="0" w:space="0" w:color="auto"/>
        <w:bottom w:val="none" w:sz="0" w:space="0" w:color="auto"/>
        <w:right w:val="none" w:sz="0" w:space="0" w:color="auto"/>
      </w:divBdr>
    </w:div>
    <w:div w:id="616447271">
      <w:bodyDiv w:val="1"/>
      <w:marLeft w:val="0"/>
      <w:marRight w:val="0"/>
      <w:marTop w:val="0"/>
      <w:marBottom w:val="0"/>
      <w:divBdr>
        <w:top w:val="none" w:sz="0" w:space="0" w:color="auto"/>
        <w:left w:val="none" w:sz="0" w:space="0" w:color="auto"/>
        <w:bottom w:val="none" w:sz="0" w:space="0" w:color="auto"/>
        <w:right w:val="none" w:sz="0" w:space="0" w:color="auto"/>
      </w:divBdr>
    </w:div>
    <w:div w:id="664284878">
      <w:bodyDiv w:val="1"/>
      <w:marLeft w:val="0"/>
      <w:marRight w:val="0"/>
      <w:marTop w:val="0"/>
      <w:marBottom w:val="0"/>
      <w:divBdr>
        <w:top w:val="none" w:sz="0" w:space="0" w:color="auto"/>
        <w:left w:val="none" w:sz="0" w:space="0" w:color="auto"/>
        <w:bottom w:val="none" w:sz="0" w:space="0" w:color="auto"/>
        <w:right w:val="none" w:sz="0" w:space="0" w:color="auto"/>
      </w:divBdr>
    </w:div>
    <w:div w:id="890771513">
      <w:bodyDiv w:val="1"/>
      <w:marLeft w:val="0"/>
      <w:marRight w:val="0"/>
      <w:marTop w:val="0"/>
      <w:marBottom w:val="0"/>
      <w:divBdr>
        <w:top w:val="none" w:sz="0" w:space="0" w:color="auto"/>
        <w:left w:val="none" w:sz="0" w:space="0" w:color="auto"/>
        <w:bottom w:val="none" w:sz="0" w:space="0" w:color="auto"/>
        <w:right w:val="none" w:sz="0" w:space="0" w:color="auto"/>
      </w:divBdr>
    </w:div>
    <w:div w:id="911045874">
      <w:bodyDiv w:val="1"/>
      <w:marLeft w:val="0"/>
      <w:marRight w:val="0"/>
      <w:marTop w:val="0"/>
      <w:marBottom w:val="0"/>
      <w:divBdr>
        <w:top w:val="none" w:sz="0" w:space="0" w:color="auto"/>
        <w:left w:val="none" w:sz="0" w:space="0" w:color="auto"/>
        <w:bottom w:val="none" w:sz="0" w:space="0" w:color="auto"/>
        <w:right w:val="none" w:sz="0" w:space="0" w:color="auto"/>
      </w:divBdr>
    </w:div>
    <w:div w:id="995958780">
      <w:bodyDiv w:val="1"/>
      <w:marLeft w:val="0"/>
      <w:marRight w:val="0"/>
      <w:marTop w:val="0"/>
      <w:marBottom w:val="0"/>
      <w:divBdr>
        <w:top w:val="none" w:sz="0" w:space="0" w:color="auto"/>
        <w:left w:val="none" w:sz="0" w:space="0" w:color="auto"/>
        <w:bottom w:val="none" w:sz="0" w:space="0" w:color="auto"/>
        <w:right w:val="none" w:sz="0" w:space="0" w:color="auto"/>
      </w:divBdr>
    </w:div>
    <w:div w:id="1037703146">
      <w:bodyDiv w:val="1"/>
      <w:marLeft w:val="0"/>
      <w:marRight w:val="0"/>
      <w:marTop w:val="0"/>
      <w:marBottom w:val="0"/>
      <w:divBdr>
        <w:top w:val="none" w:sz="0" w:space="0" w:color="auto"/>
        <w:left w:val="none" w:sz="0" w:space="0" w:color="auto"/>
        <w:bottom w:val="none" w:sz="0" w:space="0" w:color="auto"/>
        <w:right w:val="none" w:sz="0" w:space="0" w:color="auto"/>
      </w:divBdr>
    </w:div>
    <w:div w:id="1080834353">
      <w:bodyDiv w:val="1"/>
      <w:marLeft w:val="0"/>
      <w:marRight w:val="0"/>
      <w:marTop w:val="0"/>
      <w:marBottom w:val="0"/>
      <w:divBdr>
        <w:top w:val="none" w:sz="0" w:space="0" w:color="auto"/>
        <w:left w:val="none" w:sz="0" w:space="0" w:color="auto"/>
        <w:bottom w:val="none" w:sz="0" w:space="0" w:color="auto"/>
        <w:right w:val="none" w:sz="0" w:space="0" w:color="auto"/>
      </w:divBdr>
    </w:div>
    <w:div w:id="1082412731">
      <w:bodyDiv w:val="1"/>
      <w:marLeft w:val="0"/>
      <w:marRight w:val="0"/>
      <w:marTop w:val="0"/>
      <w:marBottom w:val="0"/>
      <w:divBdr>
        <w:top w:val="none" w:sz="0" w:space="0" w:color="auto"/>
        <w:left w:val="none" w:sz="0" w:space="0" w:color="auto"/>
        <w:bottom w:val="none" w:sz="0" w:space="0" w:color="auto"/>
        <w:right w:val="none" w:sz="0" w:space="0" w:color="auto"/>
      </w:divBdr>
    </w:div>
    <w:div w:id="1161434157">
      <w:bodyDiv w:val="1"/>
      <w:marLeft w:val="0"/>
      <w:marRight w:val="0"/>
      <w:marTop w:val="0"/>
      <w:marBottom w:val="0"/>
      <w:divBdr>
        <w:top w:val="none" w:sz="0" w:space="0" w:color="auto"/>
        <w:left w:val="none" w:sz="0" w:space="0" w:color="auto"/>
        <w:bottom w:val="none" w:sz="0" w:space="0" w:color="auto"/>
        <w:right w:val="none" w:sz="0" w:space="0" w:color="auto"/>
      </w:divBdr>
    </w:div>
    <w:div w:id="1215970251">
      <w:bodyDiv w:val="1"/>
      <w:marLeft w:val="0"/>
      <w:marRight w:val="0"/>
      <w:marTop w:val="0"/>
      <w:marBottom w:val="0"/>
      <w:divBdr>
        <w:top w:val="none" w:sz="0" w:space="0" w:color="auto"/>
        <w:left w:val="none" w:sz="0" w:space="0" w:color="auto"/>
        <w:bottom w:val="none" w:sz="0" w:space="0" w:color="auto"/>
        <w:right w:val="none" w:sz="0" w:space="0" w:color="auto"/>
      </w:divBdr>
    </w:div>
    <w:div w:id="1441413102">
      <w:bodyDiv w:val="1"/>
      <w:marLeft w:val="0"/>
      <w:marRight w:val="0"/>
      <w:marTop w:val="0"/>
      <w:marBottom w:val="0"/>
      <w:divBdr>
        <w:top w:val="none" w:sz="0" w:space="0" w:color="auto"/>
        <w:left w:val="none" w:sz="0" w:space="0" w:color="auto"/>
        <w:bottom w:val="none" w:sz="0" w:space="0" w:color="auto"/>
        <w:right w:val="none" w:sz="0" w:space="0" w:color="auto"/>
      </w:divBdr>
    </w:div>
    <w:div w:id="1511330844">
      <w:bodyDiv w:val="1"/>
      <w:marLeft w:val="0"/>
      <w:marRight w:val="0"/>
      <w:marTop w:val="0"/>
      <w:marBottom w:val="0"/>
      <w:divBdr>
        <w:top w:val="none" w:sz="0" w:space="0" w:color="auto"/>
        <w:left w:val="none" w:sz="0" w:space="0" w:color="auto"/>
        <w:bottom w:val="none" w:sz="0" w:space="0" w:color="auto"/>
        <w:right w:val="none" w:sz="0" w:space="0" w:color="auto"/>
      </w:divBdr>
    </w:div>
    <w:div w:id="1571231375">
      <w:bodyDiv w:val="1"/>
      <w:marLeft w:val="0"/>
      <w:marRight w:val="0"/>
      <w:marTop w:val="0"/>
      <w:marBottom w:val="0"/>
      <w:divBdr>
        <w:top w:val="none" w:sz="0" w:space="0" w:color="auto"/>
        <w:left w:val="none" w:sz="0" w:space="0" w:color="auto"/>
        <w:bottom w:val="none" w:sz="0" w:space="0" w:color="auto"/>
        <w:right w:val="none" w:sz="0" w:space="0" w:color="auto"/>
      </w:divBdr>
    </w:div>
    <w:div w:id="1585141940">
      <w:bodyDiv w:val="1"/>
      <w:marLeft w:val="0"/>
      <w:marRight w:val="0"/>
      <w:marTop w:val="0"/>
      <w:marBottom w:val="0"/>
      <w:divBdr>
        <w:top w:val="none" w:sz="0" w:space="0" w:color="auto"/>
        <w:left w:val="none" w:sz="0" w:space="0" w:color="auto"/>
        <w:bottom w:val="none" w:sz="0" w:space="0" w:color="auto"/>
        <w:right w:val="none" w:sz="0" w:space="0" w:color="auto"/>
      </w:divBdr>
    </w:div>
    <w:div w:id="1588424312">
      <w:bodyDiv w:val="1"/>
      <w:marLeft w:val="0"/>
      <w:marRight w:val="0"/>
      <w:marTop w:val="0"/>
      <w:marBottom w:val="0"/>
      <w:divBdr>
        <w:top w:val="none" w:sz="0" w:space="0" w:color="auto"/>
        <w:left w:val="none" w:sz="0" w:space="0" w:color="auto"/>
        <w:bottom w:val="none" w:sz="0" w:space="0" w:color="auto"/>
        <w:right w:val="none" w:sz="0" w:space="0" w:color="auto"/>
      </w:divBdr>
    </w:div>
    <w:div w:id="1945914254">
      <w:bodyDiv w:val="1"/>
      <w:marLeft w:val="0"/>
      <w:marRight w:val="0"/>
      <w:marTop w:val="0"/>
      <w:marBottom w:val="0"/>
      <w:divBdr>
        <w:top w:val="none" w:sz="0" w:space="0" w:color="auto"/>
        <w:left w:val="none" w:sz="0" w:space="0" w:color="auto"/>
        <w:bottom w:val="none" w:sz="0" w:space="0" w:color="auto"/>
        <w:right w:val="none" w:sz="0" w:space="0" w:color="auto"/>
      </w:divBdr>
    </w:div>
    <w:div w:id="213786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E:\Dokumente und Einstellungen\Kramer.SPRINGER-SBM\Desktop\in here\AuthorsInstructions\Wordnew\trial.dot</Template>
  <TotalTime>201</TotalTime>
  <Pages>10</Pages>
  <Words>4231</Words>
  <Characters>24121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28296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Daniel Engels</cp:lastModifiedBy>
  <cp:revision>12</cp:revision>
  <cp:lastPrinted>2006-03-24T09:58:00Z</cp:lastPrinted>
  <dcterms:created xsi:type="dcterms:W3CDTF">2018-03-14T23:53:00Z</dcterms:created>
  <dcterms:modified xsi:type="dcterms:W3CDTF">2018-04-13T22:01:00Z</dcterms:modified>
</cp:coreProperties>
</file>